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9522164"/>
        <w:lock w:val="contentLocked"/>
        <w:placeholder>
          <w:docPart w:val="4836B1F6E817457DA4D47D47D6B3B379"/>
        </w:placeholder>
        <w:group/>
      </w:sdtPr>
      <w:sdtEndPr/>
      <w:sdtContent>
        <w:p w14:paraId="5E69D226" w14:textId="77777777" w:rsidR="00C31290" w:rsidRDefault="00316E45" w:rsidP="00C31290">
          <w:pPr>
            <w:pStyle w:val="BasistekstCEDelft"/>
          </w:pPr>
          <w:r>
            <w:t xml:space="preserve"> </w:t>
          </w:r>
          <w:r w:rsidR="00070182">
            <w:rPr>
              <w:noProof/>
            </w:rPr>
            <mc:AlternateContent>
              <mc:Choice Requires="wpg">
                <w:drawing>
                  <wp:anchor distT="0" distB="0" distL="114300" distR="114300" simplePos="0" relativeHeight="251658243" behindDoc="0" locked="0" layoutInCell="0" allowOverlap="1" wp14:anchorId="551E4226" wp14:editId="04DCA21F">
                    <wp:simplePos x="0" y="0"/>
                    <wp:positionH relativeFrom="page">
                      <wp:posOffset>2983865</wp:posOffset>
                    </wp:positionH>
                    <wp:positionV relativeFrom="page">
                      <wp:posOffset>9511030</wp:posOffset>
                    </wp:positionV>
                    <wp:extent cx="2016000" cy="874800"/>
                    <wp:effectExtent l="0" t="0" r="3810" b="1905"/>
                    <wp:wrapNone/>
                    <wp:docPr id="8" name="Logo"/>
                    <wp:cNvGraphicFramePr/>
                    <a:graphic xmlns:a="http://schemas.openxmlformats.org/drawingml/2006/main">
                      <a:graphicData uri="http://schemas.microsoft.com/office/word/2010/wordprocessingGroup">
                        <wpg:wgp>
                          <wpg:cNvGrpSpPr/>
                          <wpg:grpSpPr>
                            <a:xfrm>
                              <a:off x="0" y="0"/>
                              <a:ext cx="2016000" cy="874800"/>
                              <a:chOff x="2988310" y="9512300"/>
                              <a:chExt cx="2016760" cy="873125"/>
                            </a:xfrm>
                          </wpg:grpSpPr>
                          <wps:wsp>
                            <wps:cNvPr id="9" name="Freeform 8"/>
                            <wps:cNvSpPr>
                              <a:spLocks/>
                            </wps:cNvSpPr>
                            <wps:spPr bwMode="auto">
                              <a:xfrm>
                                <a:off x="3665855" y="9724390"/>
                                <a:ext cx="251460" cy="217170"/>
                              </a:xfrm>
                              <a:custGeom>
                                <a:avLst/>
                                <a:gdLst>
                                  <a:gd name="T0" fmla="*/ 294 w 396"/>
                                  <a:gd name="T1" fmla="*/ 0 h 342"/>
                                  <a:gd name="T2" fmla="*/ 0 w 396"/>
                                  <a:gd name="T3" fmla="*/ 342 h 342"/>
                                  <a:gd name="T4" fmla="*/ 396 w 396"/>
                                  <a:gd name="T5" fmla="*/ 342 h 342"/>
                                  <a:gd name="T6" fmla="*/ 294 w 396"/>
                                  <a:gd name="T7" fmla="*/ 0 h 342"/>
                                </a:gdLst>
                                <a:ahLst/>
                                <a:cxnLst>
                                  <a:cxn ang="0">
                                    <a:pos x="T0" y="T1"/>
                                  </a:cxn>
                                  <a:cxn ang="0">
                                    <a:pos x="T2" y="T3"/>
                                  </a:cxn>
                                  <a:cxn ang="0">
                                    <a:pos x="T4" y="T5"/>
                                  </a:cxn>
                                  <a:cxn ang="0">
                                    <a:pos x="T6" y="T7"/>
                                  </a:cxn>
                                </a:cxnLst>
                                <a:rect l="0" t="0" r="r" b="b"/>
                                <a:pathLst>
                                  <a:path w="396" h="342">
                                    <a:moveTo>
                                      <a:pt x="294" y="0"/>
                                    </a:moveTo>
                                    <a:lnTo>
                                      <a:pt x="0" y="342"/>
                                    </a:lnTo>
                                    <a:lnTo>
                                      <a:pt x="396" y="342"/>
                                    </a:lnTo>
                                    <a:lnTo>
                                      <a:pt x="294" y="0"/>
                                    </a:lnTo>
                                    <a:close/>
                                  </a:path>
                                </a:pathLst>
                              </a:custGeom>
                              <a:solidFill>
                                <a:srgbClr val="009F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noEditPoints="1"/>
                            </wps:cNvSpPr>
                            <wps:spPr bwMode="auto">
                              <a:xfrm>
                                <a:off x="4004945" y="9726930"/>
                                <a:ext cx="1000125" cy="221615"/>
                              </a:xfrm>
                              <a:custGeom>
                                <a:avLst/>
                                <a:gdLst>
                                  <a:gd name="T0" fmla="*/ 274 w 3150"/>
                                  <a:gd name="T1" fmla="*/ 699 h 699"/>
                                  <a:gd name="T2" fmla="*/ 151 w 3150"/>
                                  <a:gd name="T3" fmla="*/ 111 h 699"/>
                                  <a:gd name="T4" fmla="*/ 531 w 3150"/>
                                  <a:gd name="T5" fmla="*/ 64 h 699"/>
                                  <a:gd name="T6" fmla="*/ 377 w 3150"/>
                                  <a:gd name="T7" fmla="*/ 131 h 699"/>
                                  <a:gd name="T8" fmla="*/ 120 w 3150"/>
                                  <a:gd name="T9" fmla="*/ 414 h 699"/>
                                  <a:gd name="T10" fmla="*/ 431 w 3150"/>
                                  <a:gd name="T11" fmla="*/ 578 h 699"/>
                                  <a:gd name="T12" fmla="*/ 993 w 3150"/>
                                  <a:gd name="T13" fmla="*/ 308 h 699"/>
                                  <a:gd name="T14" fmla="*/ 794 w 3150"/>
                                  <a:gd name="T15" fmla="*/ 139 h 699"/>
                                  <a:gd name="T16" fmla="*/ 1057 w 3150"/>
                                  <a:gd name="T17" fmla="*/ 45 h 699"/>
                                  <a:gd name="T18" fmla="*/ 578 w 3150"/>
                                  <a:gd name="T19" fmla="*/ 688 h 699"/>
                                  <a:gd name="T20" fmla="*/ 968 w 3150"/>
                                  <a:gd name="T21" fmla="*/ 594 h 699"/>
                                  <a:gd name="T22" fmla="*/ 744 w 3150"/>
                                  <a:gd name="T23" fmla="*/ 402 h 699"/>
                                  <a:gd name="T24" fmla="*/ 993 w 3150"/>
                                  <a:gd name="T25" fmla="*/ 308 h 699"/>
                                  <a:gd name="T26" fmla="*/ 1590 w 3150"/>
                                  <a:gd name="T27" fmla="*/ 105 h 699"/>
                                  <a:gd name="T28" fmla="*/ 1718 w 3150"/>
                                  <a:gd name="T29" fmla="*/ 541 h 699"/>
                                  <a:gd name="T30" fmla="*/ 1406 w 3150"/>
                                  <a:gd name="T31" fmla="*/ 622 h 699"/>
                                  <a:gd name="T32" fmla="*/ 1314 w 3150"/>
                                  <a:gd name="T33" fmla="*/ 684 h 699"/>
                                  <a:gd name="T34" fmla="*/ 1761 w 3150"/>
                                  <a:gd name="T35" fmla="*/ 603 h 699"/>
                                  <a:gd name="T36" fmla="*/ 1830 w 3150"/>
                                  <a:gd name="T37" fmla="*/ 126 h 699"/>
                                  <a:gd name="T38" fmla="*/ 1434 w 3150"/>
                                  <a:gd name="T39" fmla="*/ 54 h 699"/>
                                  <a:gd name="T40" fmla="*/ 2243 w 3150"/>
                                  <a:gd name="T41" fmla="*/ 337 h 699"/>
                                  <a:gd name="T42" fmla="*/ 2173 w 3150"/>
                                  <a:gd name="T43" fmla="*/ 278 h 699"/>
                                  <a:gd name="T44" fmla="*/ 2243 w 3150"/>
                                  <a:gd name="T45" fmla="*/ 337 h 699"/>
                                  <a:gd name="T46" fmla="*/ 2125 w 3150"/>
                                  <a:gd name="T47" fmla="*/ 635 h 699"/>
                                  <a:gd name="T48" fmla="*/ 2012 w 3150"/>
                                  <a:gd name="T49" fmla="*/ 485 h 699"/>
                                  <a:gd name="T50" fmla="*/ 2184 w 3150"/>
                                  <a:gd name="T51" fmla="*/ 216 h 699"/>
                                  <a:gd name="T52" fmla="*/ 2108 w 3150"/>
                                  <a:gd name="T53" fmla="*/ 699 h 699"/>
                                  <a:gd name="T54" fmla="*/ 2249 w 3150"/>
                                  <a:gd name="T55" fmla="*/ 602 h 699"/>
                                  <a:gd name="T56" fmla="*/ 2569 w 3150"/>
                                  <a:gd name="T57" fmla="*/ 11 h 699"/>
                                  <a:gd name="T58" fmla="*/ 2361 w 3150"/>
                                  <a:gd name="T59" fmla="*/ 688 h 699"/>
                                  <a:gd name="T60" fmla="*/ 2668 w 3150"/>
                                  <a:gd name="T61" fmla="*/ 688 h 699"/>
                                  <a:gd name="T62" fmla="*/ 2846 w 3150"/>
                                  <a:gd name="T63" fmla="*/ 289 h 699"/>
                                  <a:gd name="T64" fmla="*/ 2756 w 3150"/>
                                  <a:gd name="T65" fmla="*/ 226 h 699"/>
                                  <a:gd name="T66" fmla="*/ 2866 w 3150"/>
                                  <a:gd name="T67" fmla="*/ 67 h 699"/>
                                  <a:gd name="T68" fmla="*/ 2930 w 3150"/>
                                  <a:gd name="T69" fmla="*/ 12 h 699"/>
                                  <a:gd name="T70" fmla="*/ 2757 w 3150"/>
                                  <a:gd name="T71" fmla="*/ 41 h 699"/>
                                  <a:gd name="T72" fmla="*/ 2677 w 3150"/>
                                  <a:gd name="T73" fmla="*/ 226 h 699"/>
                                  <a:gd name="T74" fmla="*/ 2604 w 3150"/>
                                  <a:gd name="T75" fmla="*/ 289 h 699"/>
                                  <a:gd name="T76" fmla="*/ 2590 w 3150"/>
                                  <a:gd name="T77" fmla="*/ 688 h 699"/>
                                  <a:gd name="T78" fmla="*/ 2977 w 3150"/>
                                  <a:gd name="T79" fmla="*/ 141 h 699"/>
                                  <a:gd name="T80" fmla="*/ 2895 w 3150"/>
                                  <a:gd name="T81" fmla="*/ 226 h 699"/>
                                  <a:gd name="T82" fmla="*/ 2949 w 3150"/>
                                  <a:gd name="T83" fmla="*/ 288 h 699"/>
                                  <a:gd name="T84" fmla="*/ 2894 w 3150"/>
                                  <a:gd name="T85" fmla="*/ 609 h 699"/>
                                  <a:gd name="T86" fmla="*/ 3052 w 3150"/>
                                  <a:gd name="T87" fmla="*/ 690 h 699"/>
                                  <a:gd name="T88" fmla="*/ 3019 w 3150"/>
                                  <a:gd name="T89" fmla="*/ 631 h 699"/>
                                  <a:gd name="T90" fmla="*/ 2984 w 3150"/>
                                  <a:gd name="T91" fmla="*/ 512 h 699"/>
                                  <a:gd name="T92" fmla="*/ 3137 w 3150"/>
                                  <a:gd name="T93" fmla="*/ 288 h 699"/>
                                  <a:gd name="T94" fmla="*/ 3039 w 3150"/>
                                  <a:gd name="T95" fmla="*/ 226 h 699"/>
                                  <a:gd name="T96" fmla="*/ 2977 w 3150"/>
                                  <a:gd name="T97" fmla="*/ 141 h 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150" h="699">
                                    <a:moveTo>
                                      <a:pt x="442" y="669"/>
                                    </a:moveTo>
                                    <a:cubicBezTo>
                                      <a:pt x="408" y="684"/>
                                      <a:pt x="349" y="699"/>
                                      <a:pt x="274" y="699"/>
                                    </a:cubicBezTo>
                                    <a:cubicBezTo>
                                      <a:pt x="107" y="699"/>
                                      <a:pt x="0" y="595"/>
                                      <a:pt x="0" y="428"/>
                                    </a:cubicBezTo>
                                    <a:cubicBezTo>
                                      <a:pt x="0" y="294"/>
                                      <a:pt x="57" y="180"/>
                                      <a:pt x="151" y="111"/>
                                    </a:cubicBezTo>
                                    <a:cubicBezTo>
                                      <a:pt x="218" y="60"/>
                                      <a:pt x="298" y="34"/>
                                      <a:pt x="390" y="34"/>
                                    </a:cubicBezTo>
                                    <a:cubicBezTo>
                                      <a:pt x="461" y="34"/>
                                      <a:pt x="512" y="52"/>
                                      <a:pt x="531" y="64"/>
                                    </a:cubicBezTo>
                                    <a:cubicBezTo>
                                      <a:pt x="498" y="154"/>
                                      <a:pt x="498" y="154"/>
                                      <a:pt x="498" y="154"/>
                                    </a:cubicBezTo>
                                    <a:cubicBezTo>
                                      <a:pt x="477" y="142"/>
                                      <a:pt x="433" y="131"/>
                                      <a:pt x="377" y="131"/>
                                    </a:cubicBezTo>
                                    <a:cubicBezTo>
                                      <a:pt x="316" y="131"/>
                                      <a:pt x="257" y="152"/>
                                      <a:pt x="213" y="190"/>
                                    </a:cubicBezTo>
                                    <a:cubicBezTo>
                                      <a:pt x="157" y="240"/>
                                      <a:pt x="120" y="321"/>
                                      <a:pt x="120" y="414"/>
                                    </a:cubicBezTo>
                                    <a:cubicBezTo>
                                      <a:pt x="120" y="522"/>
                                      <a:pt x="176" y="603"/>
                                      <a:pt x="303" y="603"/>
                                    </a:cubicBezTo>
                                    <a:cubicBezTo>
                                      <a:pt x="349" y="603"/>
                                      <a:pt x="397" y="595"/>
                                      <a:pt x="431" y="578"/>
                                    </a:cubicBezTo>
                                    <a:lnTo>
                                      <a:pt x="442" y="669"/>
                                    </a:lnTo>
                                    <a:close/>
                                    <a:moveTo>
                                      <a:pt x="993" y="308"/>
                                    </a:moveTo>
                                    <a:cubicBezTo>
                                      <a:pt x="761" y="308"/>
                                      <a:pt x="761" y="308"/>
                                      <a:pt x="761" y="308"/>
                                    </a:cubicBezTo>
                                    <a:cubicBezTo>
                                      <a:pt x="794" y="139"/>
                                      <a:pt x="794" y="139"/>
                                      <a:pt x="794" y="139"/>
                                    </a:cubicBezTo>
                                    <a:cubicBezTo>
                                      <a:pt x="1039" y="139"/>
                                      <a:pt x="1039" y="139"/>
                                      <a:pt x="1039" y="139"/>
                                    </a:cubicBezTo>
                                    <a:cubicBezTo>
                                      <a:pt x="1057" y="45"/>
                                      <a:pt x="1057" y="45"/>
                                      <a:pt x="1057" y="45"/>
                                    </a:cubicBezTo>
                                    <a:cubicBezTo>
                                      <a:pt x="700" y="45"/>
                                      <a:pt x="700" y="45"/>
                                      <a:pt x="700" y="45"/>
                                    </a:cubicBezTo>
                                    <a:cubicBezTo>
                                      <a:pt x="578" y="688"/>
                                      <a:pt x="578" y="688"/>
                                      <a:pt x="578" y="688"/>
                                    </a:cubicBezTo>
                                    <a:cubicBezTo>
                                      <a:pt x="949" y="688"/>
                                      <a:pt x="949" y="688"/>
                                      <a:pt x="949" y="688"/>
                                    </a:cubicBezTo>
                                    <a:cubicBezTo>
                                      <a:pt x="968" y="594"/>
                                      <a:pt x="968" y="594"/>
                                      <a:pt x="968" y="594"/>
                                    </a:cubicBezTo>
                                    <a:cubicBezTo>
                                      <a:pt x="708" y="594"/>
                                      <a:pt x="708" y="594"/>
                                      <a:pt x="708" y="594"/>
                                    </a:cubicBezTo>
                                    <a:cubicBezTo>
                                      <a:pt x="744" y="402"/>
                                      <a:pt x="744" y="402"/>
                                      <a:pt x="744" y="402"/>
                                    </a:cubicBezTo>
                                    <a:cubicBezTo>
                                      <a:pt x="975" y="402"/>
                                      <a:pt x="975" y="402"/>
                                      <a:pt x="975" y="402"/>
                                    </a:cubicBezTo>
                                    <a:lnTo>
                                      <a:pt x="993" y="308"/>
                                    </a:lnTo>
                                    <a:close/>
                                    <a:moveTo>
                                      <a:pt x="1502" y="112"/>
                                    </a:moveTo>
                                    <a:cubicBezTo>
                                      <a:pt x="1526" y="107"/>
                                      <a:pt x="1561" y="105"/>
                                      <a:pt x="1590" y="105"/>
                                    </a:cubicBezTo>
                                    <a:cubicBezTo>
                                      <a:pt x="1750" y="105"/>
                                      <a:pt x="1806" y="190"/>
                                      <a:pt x="1806" y="304"/>
                                    </a:cubicBezTo>
                                    <a:cubicBezTo>
                                      <a:pt x="1806" y="395"/>
                                      <a:pt x="1776" y="482"/>
                                      <a:pt x="1718" y="541"/>
                                    </a:cubicBezTo>
                                    <a:cubicBezTo>
                                      <a:pt x="1665" y="596"/>
                                      <a:pt x="1591" y="627"/>
                                      <a:pt x="1489" y="627"/>
                                    </a:cubicBezTo>
                                    <a:cubicBezTo>
                                      <a:pt x="1465" y="627"/>
                                      <a:pt x="1434" y="626"/>
                                      <a:pt x="1406" y="622"/>
                                    </a:cubicBezTo>
                                    <a:lnTo>
                                      <a:pt x="1502" y="112"/>
                                    </a:lnTo>
                                    <a:close/>
                                    <a:moveTo>
                                      <a:pt x="1314" y="684"/>
                                    </a:moveTo>
                                    <a:cubicBezTo>
                                      <a:pt x="1356" y="689"/>
                                      <a:pt x="1414" y="693"/>
                                      <a:pt x="1470" y="693"/>
                                    </a:cubicBezTo>
                                    <a:cubicBezTo>
                                      <a:pt x="1593" y="693"/>
                                      <a:pt x="1687" y="665"/>
                                      <a:pt x="1761" y="603"/>
                                    </a:cubicBezTo>
                                    <a:cubicBezTo>
                                      <a:pt x="1844" y="533"/>
                                      <a:pt x="1891" y="417"/>
                                      <a:pt x="1891" y="301"/>
                                    </a:cubicBezTo>
                                    <a:cubicBezTo>
                                      <a:pt x="1890" y="220"/>
                                      <a:pt x="1864" y="162"/>
                                      <a:pt x="1830" y="126"/>
                                    </a:cubicBezTo>
                                    <a:cubicBezTo>
                                      <a:pt x="1782" y="71"/>
                                      <a:pt x="1701" y="40"/>
                                      <a:pt x="1593" y="40"/>
                                    </a:cubicBezTo>
                                    <a:cubicBezTo>
                                      <a:pt x="1537" y="40"/>
                                      <a:pt x="1483" y="45"/>
                                      <a:pt x="1434" y="54"/>
                                    </a:cubicBezTo>
                                    <a:lnTo>
                                      <a:pt x="1314" y="684"/>
                                    </a:lnTo>
                                    <a:close/>
                                    <a:moveTo>
                                      <a:pt x="2243" y="337"/>
                                    </a:moveTo>
                                    <a:cubicBezTo>
                                      <a:pt x="2243" y="408"/>
                                      <a:pt x="2146" y="425"/>
                                      <a:pt x="2022" y="424"/>
                                    </a:cubicBezTo>
                                    <a:cubicBezTo>
                                      <a:pt x="2041" y="351"/>
                                      <a:pt x="2097" y="278"/>
                                      <a:pt x="2173" y="278"/>
                                    </a:cubicBezTo>
                                    <a:cubicBezTo>
                                      <a:pt x="2215" y="278"/>
                                      <a:pt x="2243" y="299"/>
                                      <a:pt x="2243" y="336"/>
                                    </a:cubicBezTo>
                                    <a:lnTo>
                                      <a:pt x="2243" y="337"/>
                                    </a:lnTo>
                                    <a:close/>
                                    <a:moveTo>
                                      <a:pt x="2249" y="602"/>
                                    </a:moveTo>
                                    <a:cubicBezTo>
                                      <a:pt x="2220" y="617"/>
                                      <a:pt x="2179" y="635"/>
                                      <a:pt x="2125" y="635"/>
                                    </a:cubicBezTo>
                                    <a:cubicBezTo>
                                      <a:pt x="2077" y="635"/>
                                      <a:pt x="2040" y="614"/>
                                      <a:pt x="2022" y="573"/>
                                    </a:cubicBezTo>
                                    <a:cubicBezTo>
                                      <a:pt x="2011" y="548"/>
                                      <a:pt x="2008" y="505"/>
                                      <a:pt x="2012" y="485"/>
                                    </a:cubicBezTo>
                                    <a:cubicBezTo>
                                      <a:pt x="2183" y="488"/>
                                      <a:pt x="2320" y="455"/>
                                      <a:pt x="2320" y="334"/>
                                    </a:cubicBezTo>
                                    <a:cubicBezTo>
                                      <a:pt x="2320" y="268"/>
                                      <a:pt x="2272" y="216"/>
                                      <a:pt x="2184" y="216"/>
                                    </a:cubicBezTo>
                                    <a:cubicBezTo>
                                      <a:pt x="2035" y="216"/>
                                      <a:pt x="1932" y="373"/>
                                      <a:pt x="1932" y="512"/>
                                    </a:cubicBezTo>
                                    <a:cubicBezTo>
                                      <a:pt x="1932" y="615"/>
                                      <a:pt x="1986" y="699"/>
                                      <a:pt x="2108" y="699"/>
                                    </a:cubicBezTo>
                                    <a:cubicBezTo>
                                      <a:pt x="2170" y="699"/>
                                      <a:pt x="2226" y="681"/>
                                      <a:pt x="2260" y="661"/>
                                    </a:cubicBezTo>
                                    <a:lnTo>
                                      <a:pt x="2249" y="602"/>
                                    </a:lnTo>
                                    <a:close/>
                                    <a:moveTo>
                                      <a:pt x="2439" y="688"/>
                                    </a:moveTo>
                                    <a:cubicBezTo>
                                      <a:pt x="2569" y="11"/>
                                      <a:pt x="2569" y="11"/>
                                      <a:pt x="2569" y="11"/>
                                    </a:cubicBezTo>
                                    <a:cubicBezTo>
                                      <a:pt x="2489" y="11"/>
                                      <a:pt x="2489" y="11"/>
                                      <a:pt x="2489" y="11"/>
                                    </a:cubicBezTo>
                                    <a:cubicBezTo>
                                      <a:pt x="2361" y="688"/>
                                      <a:pt x="2361" y="688"/>
                                      <a:pt x="2361" y="688"/>
                                    </a:cubicBezTo>
                                    <a:lnTo>
                                      <a:pt x="2439" y="688"/>
                                    </a:lnTo>
                                    <a:close/>
                                    <a:moveTo>
                                      <a:pt x="2668" y="688"/>
                                    </a:moveTo>
                                    <a:cubicBezTo>
                                      <a:pt x="2744" y="289"/>
                                      <a:pt x="2744" y="289"/>
                                      <a:pt x="2744" y="289"/>
                                    </a:cubicBezTo>
                                    <a:cubicBezTo>
                                      <a:pt x="2846" y="289"/>
                                      <a:pt x="2846" y="289"/>
                                      <a:pt x="2846" y="289"/>
                                    </a:cubicBezTo>
                                    <a:cubicBezTo>
                                      <a:pt x="2859" y="226"/>
                                      <a:pt x="2859" y="226"/>
                                      <a:pt x="2859" y="226"/>
                                    </a:cubicBezTo>
                                    <a:cubicBezTo>
                                      <a:pt x="2756" y="226"/>
                                      <a:pt x="2756" y="226"/>
                                      <a:pt x="2756" y="226"/>
                                    </a:cubicBezTo>
                                    <a:cubicBezTo>
                                      <a:pt x="2759" y="204"/>
                                      <a:pt x="2759" y="204"/>
                                      <a:pt x="2759" y="204"/>
                                    </a:cubicBezTo>
                                    <a:cubicBezTo>
                                      <a:pt x="2773" y="128"/>
                                      <a:pt x="2803" y="67"/>
                                      <a:pt x="2866" y="67"/>
                                    </a:cubicBezTo>
                                    <a:cubicBezTo>
                                      <a:pt x="2884" y="67"/>
                                      <a:pt x="2901" y="70"/>
                                      <a:pt x="2913" y="75"/>
                                    </a:cubicBezTo>
                                    <a:cubicBezTo>
                                      <a:pt x="2930" y="12"/>
                                      <a:pt x="2930" y="12"/>
                                      <a:pt x="2930" y="12"/>
                                    </a:cubicBezTo>
                                    <a:cubicBezTo>
                                      <a:pt x="2920" y="6"/>
                                      <a:pt x="2899" y="0"/>
                                      <a:pt x="2867" y="0"/>
                                    </a:cubicBezTo>
                                    <a:cubicBezTo>
                                      <a:pt x="2827" y="0"/>
                                      <a:pt x="2786" y="14"/>
                                      <a:pt x="2757" y="41"/>
                                    </a:cubicBezTo>
                                    <a:cubicBezTo>
                                      <a:pt x="2715" y="78"/>
                                      <a:pt x="2693" y="137"/>
                                      <a:pt x="2682" y="202"/>
                                    </a:cubicBezTo>
                                    <a:cubicBezTo>
                                      <a:pt x="2677" y="226"/>
                                      <a:pt x="2677" y="226"/>
                                      <a:pt x="2677" y="226"/>
                                    </a:cubicBezTo>
                                    <a:cubicBezTo>
                                      <a:pt x="2615" y="226"/>
                                      <a:pt x="2615" y="226"/>
                                      <a:pt x="2615" y="226"/>
                                    </a:cubicBezTo>
                                    <a:cubicBezTo>
                                      <a:pt x="2604" y="289"/>
                                      <a:pt x="2604" y="289"/>
                                      <a:pt x="2604" y="289"/>
                                    </a:cubicBezTo>
                                    <a:cubicBezTo>
                                      <a:pt x="2665" y="289"/>
                                      <a:pt x="2665" y="289"/>
                                      <a:pt x="2665" y="289"/>
                                    </a:cubicBezTo>
                                    <a:cubicBezTo>
                                      <a:pt x="2590" y="688"/>
                                      <a:pt x="2590" y="688"/>
                                      <a:pt x="2590" y="688"/>
                                    </a:cubicBezTo>
                                    <a:lnTo>
                                      <a:pt x="2668" y="688"/>
                                    </a:lnTo>
                                    <a:close/>
                                    <a:moveTo>
                                      <a:pt x="2977" y="141"/>
                                    </a:moveTo>
                                    <a:cubicBezTo>
                                      <a:pt x="2961" y="226"/>
                                      <a:pt x="2961" y="226"/>
                                      <a:pt x="2961" y="226"/>
                                    </a:cubicBezTo>
                                    <a:cubicBezTo>
                                      <a:pt x="2895" y="226"/>
                                      <a:pt x="2895" y="226"/>
                                      <a:pt x="2895" y="226"/>
                                    </a:cubicBezTo>
                                    <a:cubicBezTo>
                                      <a:pt x="2882" y="288"/>
                                      <a:pt x="2882" y="288"/>
                                      <a:pt x="2882" y="288"/>
                                    </a:cubicBezTo>
                                    <a:cubicBezTo>
                                      <a:pt x="2949" y="288"/>
                                      <a:pt x="2949" y="288"/>
                                      <a:pt x="2949" y="288"/>
                                    </a:cubicBezTo>
                                    <a:cubicBezTo>
                                      <a:pt x="2903" y="522"/>
                                      <a:pt x="2903" y="522"/>
                                      <a:pt x="2903" y="522"/>
                                    </a:cubicBezTo>
                                    <a:cubicBezTo>
                                      <a:pt x="2897" y="555"/>
                                      <a:pt x="2894" y="582"/>
                                      <a:pt x="2894" y="609"/>
                                    </a:cubicBezTo>
                                    <a:cubicBezTo>
                                      <a:pt x="2894" y="656"/>
                                      <a:pt x="2921" y="699"/>
                                      <a:pt x="2991" y="699"/>
                                    </a:cubicBezTo>
                                    <a:cubicBezTo>
                                      <a:pt x="3014" y="699"/>
                                      <a:pt x="3038" y="695"/>
                                      <a:pt x="3052" y="690"/>
                                    </a:cubicBezTo>
                                    <a:cubicBezTo>
                                      <a:pt x="3056" y="627"/>
                                      <a:pt x="3056" y="627"/>
                                      <a:pt x="3056" y="627"/>
                                    </a:cubicBezTo>
                                    <a:cubicBezTo>
                                      <a:pt x="3046" y="630"/>
                                      <a:pt x="3032" y="631"/>
                                      <a:pt x="3019" y="631"/>
                                    </a:cubicBezTo>
                                    <a:cubicBezTo>
                                      <a:pt x="2988" y="631"/>
                                      <a:pt x="2975" y="614"/>
                                      <a:pt x="2975" y="586"/>
                                    </a:cubicBezTo>
                                    <a:cubicBezTo>
                                      <a:pt x="2975" y="562"/>
                                      <a:pt x="2979" y="538"/>
                                      <a:pt x="2984" y="512"/>
                                    </a:cubicBezTo>
                                    <a:cubicBezTo>
                                      <a:pt x="3026" y="288"/>
                                      <a:pt x="3026" y="288"/>
                                      <a:pt x="3026" y="288"/>
                                    </a:cubicBezTo>
                                    <a:cubicBezTo>
                                      <a:pt x="3137" y="288"/>
                                      <a:pt x="3137" y="288"/>
                                      <a:pt x="3137" y="288"/>
                                    </a:cubicBezTo>
                                    <a:cubicBezTo>
                                      <a:pt x="3150" y="226"/>
                                      <a:pt x="3150" y="226"/>
                                      <a:pt x="3150" y="226"/>
                                    </a:cubicBezTo>
                                    <a:cubicBezTo>
                                      <a:pt x="3039" y="226"/>
                                      <a:pt x="3039" y="226"/>
                                      <a:pt x="3039" y="226"/>
                                    </a:cubicBezTo>
                                    <a:cubicBezTo>
                                      <a:pt x="3060" y="116"/>
                                      <a:pt x="3060" y="116"/>
                                      <a:pt x="3060" y="116"/>
                                    </a:cubicBezTo>
                                    <a:lnTo>
                                      <a:pt x="2977" y="141"/>
                                    </a:lnTo>
                                    <a:close/>
                                  </a:path>
                                </a:pathLst>
                              </a:custGeom>
                              <a:solidFill>
                                <a:srgbClr val="57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noEditPoints="1"/>
                            </wps:cNvSpPr>
                            <wps:spPr bwMode="auto">
                              <a:xfrm>
                                <a:off x="2988310" y="10279380"/>
                                <a:ext cx="1995805" cy="106045"/>
                              </a:xfrm>
                              <a:custGeom>
                                <a:avLst/>
                                <a:gdLst>
                                  <a:gd name="T0" fmla="*/ 2116 w 6286"/>
                                  <a:gd name="T1" fmla="*/ 0 h 334"/>
                                  <a:gd name="T2" fmla="*/ 2062 w 6286"/>
                                  <a:gd name="T3" fmla="*/ 329 h 334"/>
                                  <a:gd name="T4" fmla="*/ 1819 w 6286"/>
                                  <a:gd name="T5" fmla="*/ 139 h 334"/>
                                  <a:gd name="T6" fmla="*/ 1826 w 6286"/>
                                  <a:gd name="T7" fmla="*/ 98 h 334"/>
                                  <a:gd name="T8" fmla="*/ 1559 w 6286"/>
                                  <a:gd name="T9" fmla="*/ 103 h 334"/>
                                  <a:gd name="T10" fmla="*/ 1651 w 6286"/>
                                  <a:gd name="T11" fmla="*/ 288 h 334"/>
                                  <a:gd name="T12" fmla="*/ 1642 w 6286"/>
                                  <a:gd name="T13" fmla="*/ 103 h 334"/>
                                  <a:gd name="T14" fmla="*/ 1426 w 6286"/>
                                  <a:gd name="T15" fmla="*/ 145 h 334"/>
                                  <a:gd name="T16" fmla="*/ 1457 w 6286"/>
                                  <a:gd name="T17" fmla="*/ 269 h 334"/>
                                  <a:gd name="T18" fmla="*/ 1443 w 6286"/>
                                  <a:gd name="T19" fmla="*/ 55 h 334"/>
                                  <a:gd name="T20" fmla="*/ 1364 w 6286"/>
                                  <a:gd name="T21" fmla="*/ 103 h 334"/>
                                  <a:gd name="T22" fmla="*/ 1047 w 6286"/>
                                  <a:gd name="T23" fmla="*/ 175 h 334"/>
                                  <a:gd name="T24" fmla="*/ 1178 w 6286"/>
                                  <a:gd name="T25" fmla="*/ 203 h 334"/>
                                  <a:gd name="T26" fmla="*/ 1047 w 6286"/>
                                  <a:gd name="T27" fmla="*/ 98 h 334"/>
                                  <a:gd name="T28" fmla="*/ 938 w 6286"/>
                                  <a:gd name="T29" fmla="*/ 329 h 334"/>
                                  <a:gd name="T30" fmla="*/ 690 w 6286"/>
                                  <a:gd name="T31" fmla="*/ 329 h 334"/>
                                  <a:gd name="T32" fmla="*/ 850 w 6286"/>
                                  <a:gd name="T33" fmla="*/ 197 h 334"/>
                                  <a:gd name="T34" fmla="*/ 591 w 6286"/>
                                  <a:gd name="T35" fmla="*/ 103 h 334"/>
                                  <a:gd name="T36" fmla="*/ 357 w 6286"/>
                                  <a:gd name="T37" fmla="*/ 293 h 334"/>
                                  <a:gd name="T38" fmla="*/ 388 w 6286"/>
                                  <a:gd name="T39" fmla="*/ 98 h 334"/>
                                  <a:gd name="T40" fmla="*/ 258 w 6286"/>
                                  <a:gd name="T41" fmla="*/ 26 h 334"/>
                                  <a:gd name="T42" fmla="*/ 2636 w 6286"/>
                                  <a:gd name="T43" fmla="*/ 140 h 334"/>
                                  <a:gd name="T44" fmla="*/ 2604 w 6286"/>
                                  <a:gd name="T45" fmla="*/ 334 h 334"/>
                                  <a:gd name="T46" fmla="*/ 2397 w 6286"/>
                                  <a:gd name="T47" fmla="*/ 145 h 334"/>
                                  <a:gd name="T48" fmla="*/ 2429 w 6286"/>
                                  <a:gd name="T49" fmla="*/ 269 h 334"/>
                                  <a:gd name="T50" fmla="*/ 2415 w 6286"/>
                                  <a:gd name="T51" fmla="*/ 55 h 334"/>
                                  <a:gd name="T52" fmla="*/ 3426 w 6286"/>
                                  <a:gd name="T53" fmla="*/ 269 h 334"/>
                                  <a:gd name="T54" fmla="*/ 3534 w 6286"/>
                                  <a:gd name="T55" fmla="*/ 277 h 334"/>
                                  <a:gd name="T56" fmla="*/ 3301 w 6286"/>
                                  <a:gd name="T57" fmla="*/ 329 h 334"/>
                                  <a:gd name="T58" fmla="*/ 3169 w 6286"/>
                                  <a:gd name="T59" fmla="*/ 0 h 334"/>
                                  <a:gd name="T60" fmla="*/ 2996 w 6286"/>
                                  <a:gd name="T61" fmla="*/ 145 h 334"/>
                                  <a:gd name="T62" fmla="*/ 3027 w 6286"/>
                                  <a:gd name="T63" fmla="*/ 269 h 334"/>
                                  <a:gd name="T64" fmla="*/ 3013 w 6286"/>
                                  <a:gd name="T65" fmla="*/ 55 h 334"/>
                                  <a:gd name="T66" fmla="*/ 6150 w 6286"/>
                                  <a:gd name="T67" fmla="*/ 288 h 334"/>
                                  <a:gd name="T68" fmla="*/ 6227 w 6286"/>
                                  <a:gd name="T69" fmla="*/ 145 h 334"/>
                                  <a:gd name="T70" fmla="*/ 5949 w 6286"/>
                                  <a:gd name="T71" fmla="*/ 225 h 334"/>
                                  <a:gd name="T72" fmla="*/ 6100 w 6286"/>
                                  <a:gd name="T73" fmla="*/ 160 h 334"/>
                                  <a:gd name="T74" fmla="*/ 5876 w 6286"/>
                                  <a:gd name="T75" fmla="*/ 329 h 334"/>
                                  <a:gd name="T76" fmla="*/ 5764 w 6286"/>
                                  <a:gd name="T77" fmla="*/ 292 h 334"/>
                                  <a:gd name="T78" fmla="*/ 5831 w 6286"/>
                                  <a:gd name="T79" fmla="*/ 316 h 334"/>
                                  <a:gd name="T80" fmla="*/ 5407 w 6286"/>
                                  <a:gd name="T81" fmla="*/ 329 h 334"/>
                                  <a:gd name="T82" fmla="*/ 5594 w 6286"/>
                                  <a:gd name="T83" fmla="*/ 329 h 334"/>
                                  <a:gd name="T84" fmla="*/ 5355 w 6286"/>
                                  <a:gd name="T85" fmla="*/ 143 h 334"/>
                                  <a:gd name="T86" fmla="*/ 5091 w 6286"/>
                                  <a:gd name="T87" fmla="*/ 225 h 334"/>
                                  <a:gd name="T88" fmla="*/ 5241 w 6286"/>
                                  <a:gd name="T89" fmla="*/ 160 h 334"/>
                                  <a:gd name="T90" fmla="*/ 5018 w 6286"/>
                                  <a:gd name="T91" fmla="*/ 329 h 334"/>
                                  <a:gd name="T92" fmla="*/ 4902 w 6286"/>
                                  <a:gd name="T93" fmla="*/ 98 h 334"/>
                                  <a:gd name="T94" fmla="*/ 4748 w 6286"/>
                                  <a:gd name="T95" fmla="*/ 151 h 334"/>
                                  <a:gd name="T96" fmla="*/ 4643 w 6286"/>
                                  <a:gd name="T97" fmla="*/ 103 h 334"/>
                                  <a:gd name="T98" fmla="*/ 4541 w 6286"/>
                                  <a:gd name="T99" fmla="*/ 42 h 334"/>
                                  <a:gd name="T100" fmla="*/ 4277 w 6286"/>
                                  <a:gd name="T101" fmla="*/ 103 h 334"/>
                                  <a:gd name="T102" fmla="*/ 4353 w 6286"/>
                                  <a:gd name="T103" fmla="*/ 275 h 334"/>
                                  <a:gd name="T104" fmla="*/ 4176 w 6286"/>
                                  <a:gd name="T105" fmla="*/ 175 h 334"/>
                                  <a:gd name="T106" fmla="*/ 4094 w 6286"/>
                                  <a:gd name="T107" fmla="*/ 144 h 334"/>
                                  <a:gd name="T108" fmla="*/ 3982 w 6286"/>
                                  <a:gd name="T109" fmla="*/ 145 h 334"/>
                                  <a:gd name="T110" fmla="*/ 3961 w 6286"/>
                                  <a:gd name="T111" fmla="*/ 329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286" h="334">
                                    <a:moveTo>
                                      <a:pt x="2074" y="218"/>
                                    </a:moveTo>
                                    <a:cubicBezTo>
                                      <a:pt x="2065" y="264"/>
                                      <a:pt x="2036" y="291"/>
                                      <a:pt x="2012" y="291"/>
                                    </a:cubicBezTo>
                                    <a:cubicBezTo>
                                      <a:pt x="1987" y="291"/>
                                      <a:pt x="1976" y="269"/>
                                      <a:pt x="1976" y="242"/>
                                    </a:cubicBezTo>
                                    <a:cubicBezTo>
                                      <a:pt x="1976" y="192"/>
                                      <a:pt x="2010" y="140"/>
                                      <a:pt x="2057" y="140"/>
                                    </a:cubicBezTo>
                                    <a:cubicBezTo>
                                      <a:pt x="2070" y="140"/>
                                      <a:pt x="2081" y="144"/>
                                      <a:pt x="2088" y="149"/>
                                    </a:cubicBezTo>
                                    <a:lnTo>
                                      <a:pt x="2074" y="218"/>
                                    </a:lnTo>
                                    <a:close/>
                                    <a:moveTo>
                                      <a:pt x="2116" y="0"/>
                                    </a:moveTo>
                                    <a:cubicBezTo>
                                      <a:pt x="2096" y="105"/>
                                      <a:pt x="2096" y="105"/>
                                      <a:pt x="2096" y="105"/>
                                    </a:cubicBezTo>
                                    <a:cubicBezTo>
                                      <a:pt x="2086" y="101"/>
                                      <a:pt x="2073" y="98"/>
                                      <a:pt x="2061" y="98"/>
                                    </a:cubicBezTo>
                                    <a:cubicBezTo>
                                      <a:pt x="1978" y="98"/>
                                      <a:pt x="1920" y="171"/>
                                      <a:pt x="1920" y="250"/>
                                    </a:cubicBezTo>
                                    <a:cubicBezTo>
                                      <a:pt x="1920" y="302"/>
                                      <a:pt x="1948" y="334"/>
                                      <a:pt x="1989" y="334"/>
                                    </a:cubicBezTo>
                                    <a:cubicBezTo>
                                      <a:pt x="2018" y="334"/>
                                      <a:pt x="2046" y="320"/>
                                      <a:pt x="2066" y="289"/>
                                    </a:cubicBezTo>
                                    <a:cubicBezTo>
                                      <a:pt x="2067" y="289"/>
                                      <a:pt x="2067" y="289"/>
                                      <a:pt x="2067" y="289"/>
                                    </a:cubicBezTo>
                                    <a:cubicBezTo>
                                      <a:pt x="2062" y="329"/>
                                      <a:pt x="2062" y="329"/>
                                      <a:pt x="2062" y="329"/>
                                    </a:cubicBezTo>
                                    <a:cubicBezTo>
                                      <a:pt x="2112" y="329"/>
                                      <a:pt x="2112" y="329"/>
                                      <a:pt x="2112" y="329"/>
                                    </a:cubicBezTo>
                                    <a:cubicBezTo>
                                      <a:pt x="2113" y="305"/>
                                      <a:pt x="2117" y="275"/>
                                      <a:pt x="2122" y="249"/>
                                    </a:cubicBezTo>
                                    <a:cubicBezTo>
                                      <a:pt x="2170" y="0"/>
                                      <a:pt x="2170" y="0"/>
                                      <a:pt x="2170" y="0"/>
                                    </a:cubicBezTo>
                                    <a:lnTo>
                                      <a:pt x="2116" y="0"/>
                                    </a:lnTo>
                                    <a:close/>
                                    <a:moveTo>
                                      <a:pt x="1848" y="162"/>
                                    </a:moveTo>
                                    <a:cubicBezTo>
                                      <a:pt x="1848" y="189"/>
                                      <a:pt x="1812" y="197"/>
                                      <a:pt x="1756" y="196"/>
                                    </a:cubicBezTo>
                                    <a:cubicBezTo>
                                      <a:pt x="1763" y="169"/>
                                      <a:pt x="1785" y="139"/>
                                      <a:pt x="1819" y="139"/>
                                    </a:cubicBezTo>
                                    <a:cubicBezTo>
                                      <a:pt x="1836" y="139"/>
                                      <a:pt x="1848" y="147"/>
                                      <a:pt x="1848" y="162"/>
                                    </a:cubicBezTo>
                                    <a:close/>
                                    <a:moveTo>
                                      <a:pt x="1865" y="277"/>
                                    </a:moveTo>
                                    <a:cubicBezTo>
                                      <a:pt x="1849" y="285"/>
                                      <a:pt x="1829" y="292"/>
                                      <a:pt x="1803" y="292"/>
                                    </a:cubicBezTo>
                                    <a:cubicBezTo>
                                      <a:pt x="1782" y="292"/>
                                      <a:pt x="1765" y="284"/>
                                      <a:pt x="1757" y="269"/>
                                    </a:cubicBezTo>
                                    <a:cubicBezTo>
                                      <a:pt x="1752" y="260"/>
                                      <a:pt x="1750" y="244"/>
                                      <a:pt x="1751" y="237"/>
                                    </a:cubicBezTo>
                                    <a:cubicBezTo>
                                      <a:pt x="1838" y="238"/>
                                      <a:pt x="1899" y="220"/>
                                      <a:pt x="1899" y="162"/>
                                    </a:cubicBezTo>
                                    <a:cubicBezTo>
                                      <a:pt x="1899" y="124"/>
                                      <a:pt x="1870" y="98"/>
                                      <a:pt x="1826" y="98"/>
                                    </a:cubicBezTo>
                                    <a:cubicBezTo>
                                      <a:pt x="1748" y="98"/>
                                      <a:pt x="1698" y="173"/>
                                      <a:pt x="1698" y="241"/>
                                    </a:cubicBezTo>
                                    <a:cubicBezTo>
                                      <a:pt x="1698" y="296"/>
                                      <a:pt x="1728" y="334"/>
                                      <a:pt x="1791" y="334"/>
                                    </a:cubicBezTo>
                                    <a:cubicBezTo>
                                      <a:pt x="1818" y="334"/>
                                      <a:pt x="1848" y="328"/>
                                      <a:pt x="1870" y="316"/>
                                    </a:cubicBezTo>
                                    <a:lnTo>
                                      <a:pt x="1865" y="277"/>
                                    </a:lnTo>
                                    <a:close/>
                                    <a:moveTo>
                                      <a:pt x="1598" y="55"/>
                                    </a:moveTo>
                                    <a:cubicBezTo>
                                      <a:pt x="1589" y="103"/>
                                      <a:pt x="1589" y="103"/>
                                      <a:pt x="1589" y="103"/>
                                    </a:cubicBezTo>
                                    <a:cubicBezTo>
                                      <a:pt x="1559" y="103"/>
                                      <a:pt x="1559" y="103"/>
                                      <a:pt x="1559" y="103"/>
                                    </a:cubicBezTo>
                                    <a:cubicBezTo>
                                      <a:pt x="1551" y="145"/>
                                      <a:pt x="1551" y="145"/>
                                      <a:pt x="1551" y="145"/>
                                    </a:cubicBezTo>
                                    <a:cubicBezTo>
                                      <a:pt x="1581" y="145"/>
                                      <a:pt x="1581" y="145"/>
                                      <a:pt x="1581" y="145"/>
                                    </a:cubicBezTo>
                                    <a:cubicBezTo>
                                      <a:pt x="1562" y="246"/>
                                      <a:pt x="1562" y="246"/>
                                      <a:pt x="1562" y="246"/>
                                    </a:cubicBezTo>
                                    <a:cubicBezTo>
                                      <a:pt x="1558" y="263"/>
                                      <a:pt x="1557" y="275"/>
                                      <a:pt x="1557" y="288"/>
                                    </a:cubicBezTo>
                                    <a:cubicBezTo>
                                      <a:pt x="1557" y="314"/>
                                      <a:pt x="1573" y="334"/>
                                      <a:pt x="1610" y="334"/>
                                    </a:cubicBezTo>
                                    <a:cubicBezTo>
                                      <a:pt x="1623" y="334"/>
                                      <a:pt x="1638" y="333"/>
                                      <a:pt x="1646" y="330"/>
                                    </a:cubicBezTo>
                                    <a:cubicBezTo>
                                      <a:pt x="1651" y="288"/>
                                      <a:pt x="1651" y="288"/>
                                      <a:pt x="1651" y="288"/>
                                    </a:cubicBezTo>
                                    <a:cubicBezTo>
                                      <a:pt x="1645" y="289"/>
                                      <a:pt x="1639" y="289"/>
                                      <a:pt x="1632" y="289"/>
                                    </a:cubicBezTo>
                                    <a:cubicBezTo>
                                      <a:pt x="1618" y="289"/>
                                      <a:pt x="1612" y="281"/>
                                      <a:pt x="1612" y="269"/>
                                    </a:cubicBezTo>
                                    <a:cubicBezTo>
                                      <a:pt x="1612" y="259"/>
                                      <a:pt x="1614" y="247"/>
                                      <a:pt x="1616" y="237"/>
                                    </a:cubicBezTo>
                                    <a:cubicBezTo>
                                      <a:pt x="1634" y="145"/>
                                      <a:pt x="1634" y="145"/>
                                      <a:pt x="1634" y="145"/>
                                    </a:cubicBezTo>
                                    <a:cubicBezTo>
                                      <a:pt x="1685" y="145"/>
                                      <a:pt x="1685" y="145"/>
                                      <a:pt x="1685" y="145"/>
                                    </a:cubicBezTo>
                                    <a:cubicBezTo>
                                      <a:pt x="1693" y="103"/>
                                      <a:pt x="1693" y="103"/>
                                      <a:pt x="1693" y="103"/>
                                    </a:cubicBezTo>
                                    <a:cubicBezTo>
                                      <a:pt x="1642" y="103"/>
                                      <a:pt x="1642" y="103"/>
                                      <a:pt x="1642" y="103"/>
                                    </a:cubicBezTo>
                                    <a:cubicBezTo>
                                      <a:pt x="1654" y="41"/>
                                      <a:pt x="1654" y="41"/>
                                      <a:pt x="1654" y="41"/>
                                    </a:cubicBezTo>
                                    <a:lnTo>
                                      <a:pt x="1598" y="55"/>
                                    </a:lnTo>
                                    <a:close/>
                                    <a:moveTo>
                                      <a:pt x="1443" y="55"/>
                                    </a:moveTo>
                                    <a:cubicBezTo>
                                      <a:pt x="1434" y="103"/>
                                      <a:pt x="1434" y="103"/>
                                      <a:pt x="1434" y="103"/>
                                    </a:cubicBezTo>
                                    <a:cubicBezTo>
                                      <a:pt x="1404" y="103"/>
                                      <a:pt x="1404" y="103"/>
                                      <a:pt x="1404" y="103"/>
                                    </a:cubicBezTo>
                                    <a:cubicBezTo>
                                      <a:pt x="1396" y="145"/>
                                      <a:pt x="1396" y="145"/>
                                      <a:pt x="1396" y="145"/>
                                    </a:cubicBezTo>
                                    <a:cubicBezTo>
                                      <a:pt x="1426" y="145"/>
                                      <a:pt x="1426" y="145"/>
                                      <a:pt x="1426" y="145"/>
                                    </a:cubicBezTo>
                                    <a:cubicBezTo>
                                      <a:pt x="1407" y="246"/>
                                      <a:pt x="1407" y="246"/>
                                      <a:pt x="1407" y="246"/>
                                    </a:cubicBezTo>
                                    <a:cubicBezTo>
                                      <a:pt x="1403" y="263"/>
                                      <a:pt x="1402" y="275"/>
                                      <a:pt x="1402" y="288"/>
                                    </a:cubicBezTo>
                                    <a:cubicBezTo>
                                      <a:pt x="1402" y="314"/>
                                      <a:pt x="1418" y="334"/>
                                      <a:pt x="1456" y="334"/>
                                    </a:cubicBezTo>
                                    <a:cubicBezTo>
                                      <a:pt x="1469" y="334"/>
                                      <a:pt x="1483" y="333"/>
                                      <a:pt x="1491" y="330"/>
                                    </a:cubicBezTo>
                                    <a:cubicBezTo>
                                      <a:pt x="1496" y="288"/>
                                      <a:pt x="1496" y="288"/>
                                      <a:pt x="1496" y="288"/>
                                    </a:cubicBezTo>
                                    <a:cubicBezTo>
                                      <a:pt x="1490" y="289"/>
                                      <a:pt x="1484" y="289"/>
                                      <a:pt x="1477" y="289"/>
                                    </a:cubicBezTo>
                                    <a:cubicBezTo>
                                      <a:pt x="1463" y="289"/>
                                      <a:pt x="1457" y="281"/>
                                      <a:pt x="1457" y="269"/>
                                    </a:cubicBezTo>
                                    <a:cubicBezTo>
                                      <a:pt x="1457" y="259"/>
                                      <a:pt x="1459" y="247"/>
                                      <a:pt x="1461" y="237"/>
                                    </a:cubicBezTo>
                                    <a:cubicBezTo>
                                      <a:pt x="1479" y="145"/>
                                      <a:pt x="1479" y="145"/>
                                      <a:pt x="1479" y="145"/>
                                    </a:cubicBezTo>
                                    <a:cubicBezTo>
                                      <a:pt x="1530" y="145"/>
                                      <a:pt x="1530" y="145"/>
                                      <a:pt x="1530" y="145"/>
                                    </a:cubicBezTo>
                                    <a:cubicBezTo>
                                      <a:pt x="1538" y="103"/>
                                      <a:pt x="1538" y="103"/>
                                      <a:pt x="1538" y="103"/>
                                    </a:cubicBezTo>
                                    <a:cubicBezTo>
                                      <a:pt x="1487" y="103"/>
                                      <a:pt x="1487" y="103"/>
                                      <a:pt x="1487" y="103"/>
                                    </a:cubicBezTo>
                                    <a:cubicBezTo>
                                      <a:pt x="1499" y="41"/>
                                      <a:pt x="1499" y="41"/>
                                      <a:pt x="1499" y="41"/>
                                    </a:cubicBezTo>
                                    <a:lnTo>
                                      <a:pt x="1443" y="55"/>
                                    </a:lnTo>
                                    <a:close/>
                                    <a:moveTo>
                                      <a:pt x="1346" y="71"/>
                                    </a:moveTo>
                                    <a:cubicBezTo>
                                      <a:pt x="1365" y="71"/>
                                      <a:pt x="1379" y="58"/>
                                      <a:pt x="1380" y="38"/>
                                    </a:cubicBezTo>
                                    <a:cubicBezTo>
                                      <a:pt x="1380" y="21"/>
                                      <a:pt x="1368" y="9"/>
                                      <a:pt x="1351" y="9"/>
                                    </a:cubicBezTo>
                                    <a:cubicBezTo>
                                      <a:pt x="1334" y="9"/>
                                      <a:pt x="1319" y="23"/>
                                      <a:pt x="1319" y="42"/>
                                    </a:cubicBezTo>
                                    <a:cubicBezTo>
                                      <a:pt x="1318" y="59"/>
                                      <a:pt x="1330" y="71"/>
                                      <a:pt x="1346" y="71"/>
                                    </a:cubicBezTo>
                                    <a:close/>
                                    <a:moveTo>
                                      <a:pt x="1321" y="329"/>
                                    </a:moveTo>
                                    <a:cubicBezTo>
                                      <a:pt x="1364" y="103"/>
                                      <a:pt x="1364" y="103"/>
                                      <a:pt x="1364" y="103"/>
                                    </a:cubicBezTo>
                                    <a:cubicBezTo>
                                      <a:pt x="1310" y="103"/>
                                      <a:pt x="1310" y="103"/>
                                      <a:pt x="1310" y="103"/>
                                    </a:cubicBezTo>
                                    <a:cubicBezTo>
                                      <a:pt x="1267" y="329"/>
                                      <a:pt x="1267" y="329"/>
                                      <a:pt x="1267" y="329"/>
                                    </a:cubicBezTo>
                                    <a:lnTo>
                                      <a:pt x="1321" y="329"/>
                                    </a:lnTo>
                                    <a:close/>
                                    <a:moveTo>
                                      <a:pt x="938" y="329"/>
                                    </a:moveTo>
                                    <a:cubicBezTo>
                                      <a:pt x="958" y="222"/>
                                      <a:pt x="958" y="222"/>
                                      <a:pt x="958" y="222"/>
                                    </a:cubicBezTo>
                                    <a:cubicBezTo>
                                      <a:pt x="966" y="176"/>
                                      <a:pt x="995" y="142"/>
                                      <a:pt x="1020" y="142"/>
                                    </a:cubicBezTo>
                                    <a:cubicBezTo>
                                      <a:pt x="1042" y="142"/>
                                      <a:pt x="1047" y="158"/>
                                      <a:pt x="1047" y="175"/>
                                    </a:cubicBezTo>
                                    <a:cubicBezTo>
                                      <a:pt x="1047" y="183"/>
                                      <a:pt x="1046" y="192"/>
                                      <a:pt x="1044" y="201"/>
                                    </a:cubicBezTo>
                                    <a:cubicBezTo>
                                      <a:pt x="1020" y="329"/>
                                      <a:pt x="1020" y="329"/>
                                      <a:pt x="1020" y="329"/>
                                    </a:cubicBezTo>
                                    <a:cubicBezTo>
                                      <a:pt x="1072" y="329"/>
                                      <a:pt x="1072" y="329"/>
                                      <a:pt x="1072" y="329"/>
                                    </a:cubicBezTo>
                                    <a:cubicBezTo>
                                      <a:pt x="1092" y="221"/>
                                      <a:pt x="1092" y="221"/>
                                      <a:pt x="1092" y="221"/>
                                    </a:cubicBezTo>
                                    <a:cubicBezTo>
                                      <a:pt x="1101" y="173"/>
                                      <a:pt x="1128" y="142"/>
                                      <a:pt x="1153" y="142"/>
                                    </a:cubicBezTo>
                                    <a:cubicBezTo>
                                      <a:pt x="1173" y="142"/>
                                      <a:pt x="1181" y="155"/>
                                      <a:pt x="1181" y="174"/>
                                    </a:cubicBezTo>
                                    <a:cubicBezTo>
                                      <a:pt x="1181" y="184"/>
                                      <a:pt x="1179" y="194"/>
                                      <a:pt x="1178" y="203"/>
                                    </a:cubicBezTo>
                                    <a:cubicBezTo>
                                      <a:pt x="1154" y="329"/>
                                      <a:pt x="1154" y="329"/>
                                      <a:pt x="1154" y="329"/>
                                    </a:cubicBezTo>
                                    <a:cubicBezTo>
                                      <a:pt x="1206" y="329"/>
                                      <a:pt x="1206" y="329"/>
                                      <a:pt x="1206" y="329"/>
                                    </a:cubicBezTo>
                                    <a:cubicBezTo>
                                      <a:pt x="1231" y="197"/>
                                      <a:pt x="1231" y="197"/>
                                      <a:pt x="1231" y="197"/>
                                    </a:cubicBezTo>
                                    <a:cubicBezTo>
                                      <a:pt x="1233" y="185"/>
                                      <a:pt x="1235" y="168"/>
                                      <a:pt x="1235" y="159"/>
                                    </a:cubicBezTo>
                                    <a:cubicBezTo>
                                      <a:pt x="1235" y="118"/>
                                      <a:pt x="1211" y="98"/>
                                      <a:pt x="1180" y="98"/>
                                    </a:cubicBezTo>
                                    <a:cubicBezTo>
                                      <a:pt x="1149" y="99"/>
                                      <a:pt x="1120" y="114"/>
                                      <a:pt x="1100" y="145"/>
                                    </a:cubicBezTo>
                                    <a:cubicBezTo>
                                      <a:pt x="1098" y="121"/>
                                      <a:pt x="1082" y="98"/>
                                      <a:pt x="1047" y="98"/>
                                    </a:cubicBezTo>
                                    <a:cubicBezTo>
                                      <a:pt x="1018" y="98"/>
                                      <a:pt x="990" y="113"/>
                                      <a:pt x="968" y="143"/>
                                    </a:cubicBezTo>
                                    <a:cubicBezTo>
                                      <a:pt x="968" y="143"/>
                                      <a:pt x="968" y="143"/>
                                      <a:pt x="968" y="143"/>
                                    </a:cubicBezTo>
                                    <a:cubicBezTo>
                                      <a:pt x="973" y="103"/>
                                      <a:pt x="973" y="103"/>
                                      <a:pt x="973" y="103"/>
                                    </a:cubicBezTo>
                                    <a:cubicBezTo>
                                      <a:pt x="926" y="103"/>
                                      <a:pt x="926" y="103"/>
                                      <a:pt x="926" y="103"/>
                                    </a:cubicBezTo>
                                    <a:cubicBezTo>
                                      <a:pt x="923" y="123"/>
                                      <a:pt x="920" y="147"/>
                                      <a:pt x="915" y="173"/>
                                    </a:cubicBezTo>
                                    <a:cubicBezTo>
                                      <a:pt x="886" y="329"/>
                                      <a:pt x="886" y="329"/>
                                      <a:pt x="886" y="329"/>
                                    </a:cubicBezTo>
                                    <a:lnTo>
                                      <a:pt x="938" y="329"/>
                                    </a:lnTo>
                                    <a:close/>
                                    <a:moveTo>
                                      <a:pt x="557" y="329"/>
                                    </a:moveTo>
                                    <a:cubicBezTo>
                                      <a:pt x="576" y="222"/>
                                      <a:pt x="576" y="222"/>
                                      <a:pt x="576" y="222"/>
                                    </a:cubicBezTo>
                                    <a:cubicBezTo>
                                      <a:pt x="585" y="176"/>
                                      <a:pt x="613" y="142"/>
                                      <a:pt x="638" y="142"/>
                                    </a:cubicBezTo>
                                    <a:cubicBezTo>
                                      <a:pt x="660" y="142"/>
                                      <a:pt x="665" y="158"/>
                                      <a:pt x="665" y="175"/>
                                    </a:cubicBezTo>
                                    <a:cubicBezTo>
                                      <a:pt x="665" y="183"/>
                                      <a:pt x="664" y="192"/>
                                      <a:pt x="663" y="201"/>
                                    </a:cubicBezTo>
                                    <a:cubicBezTo>
                                      <a:pt x="638" y="329"/>
                                      <a:pt x="638" y="329"/>
                                      <a:pt x="638" y="329"/>
                                    </a:cubicBezTo>
                                    <a:cubicBezTo>
                                      <a:pt x="690" y="329"/>
                                      <a:pt x="690" y="329"/>
                                      <a:pt x="690" y="329"/>
                                    </a:cubicBezTo>
                                    <a:cubicBezTo>
                                      <a:pt x="711" y="221"/>
                                      <a:pt x="711" y="221"/>
                                      <a:pt x="711" y="221"/>
                                    </a:cubicBezTo>
                                    <a:cubicBezTo>
                                      <a:pt x="720" y="173"/>
                                      <a:pt x="747" y="142"/>
                                      <a:pt x="772" y="142"/>
                                    </a:cubicBezTo>
                                    <a:cubicBezTo>
                                      <a:pt x="792" y="142"/>
                                      <a:pt x="799" y="155"/>
                                      <a:pt x="799" y="174"/>
                                    </a:cubicBezTo>
                                    <a:cubicBezTo>
                                      <a:pt x="799" y="184"/>
                                      <a:pt x="798" y="194"/>
                                      <a:pt x="796" y="203"/>
                                    </a:cubicBezTo>
                                    <a:cubicBezTo>
                                      <a:pt x="773" y="329"/>
                                      <a:pt x="773" y="329"/>
                                      <a:pt x="773" y="329"/>
                                    </a:cubicBezTo>
                                    <a:cubicBezTo>
                                      <a:pt x="825" y="329"/>
                                      <a:pt x="825" y="329"/>
                                      <a:pt x="825" y="329"/>
                                    </a:cubicBezTo>
                                    <a:cubicBezTo>
                                      <a:pt x="850" y="197"/>
                                      <a:pt x="850" y="197"/>
                                      <a:pt x="850" y="197"/>
                                    </a:cubicBezTo>
                                    <a:cubicBezTo>
                                      <a:pt x="852" y="185"/>
                                      <a:pt x="854" y="168"/>
                                      <a:pt x="854" y="159"/>
                                    </a:cubicBezTo>
                                    <a:cubicBezTo>
                                      <a:pt x="854" y="118"/>
                                      <a:pt x="830" y="98"/>
                                      <a:pt x="799" y="98"/>
                                    </a:cubicBezTo>
                                    <a:cubicBezTo>
                                      <a:pt x="767" y="99"/>
                                      <a:pt x="739" y="114"/>
                                      <a:pt x="719" y="145"/>
                                    </a:cubicBezTo>
                                    <a:cubicBezTo>
                                      <a:pt x="717" y="121"/>
                                      <a:pt x="701" y="98"/>
                                      <a:pt x="665" y="98"/>
                                    </a:cubicBezTo>
                                    <a:cubicBezTo>
                                      <a:pt x="636" y="98"/>
                                      <a:pt x="608" y="113"/>
                                      <a:pt x="587" y="143"/>
                                    </a:cubicBezTo>
                                    <a:cubicBezTo>
                                      <a:pt x="587" y="143"/>
                                      <a:pt x="587" y="143"/>
                                      <a:pt x="587" y="143"/>
                                    </a:cubicBezTo>
                                    <a:cubicBezTo>
                                      <a:pt x="591" y="103"/>
                                      <a:pt x="591" y="103"/>
                                      <a:pt x="591" y="103"/>
                                    </a:cubicBezTo>
                                    <a:cubicBezTo>
                                      <a:pt x="544" y="103"/>
                                      <a:pt x="544" y="103"/>
                                      <a:pt x="544" y="103"/>
                                    </a:cubicBezTo>
                                    <a:cubicBezTo>
                                      <a:pt x="542" y="123"/>
                                      <a:pt x="538" y="147"/>
                                      <a:pt x="533" y="173"/>
                                    </a:cubicBezTo>
                                    <a:cubicBezTo>
                                      <a:pt x="504" y="329"/>
                                      <a:pt x="504" y="329"/>
                                      <a:pt x="504" y="329"/>
                                    </a:cubicBezTo>
                                    <a:lnTo>
                                      <a:pt x="557" y="329"/>
                                    </a:lnTo>
                                    <a:close/>
                                    <a:moveTo>
                                      <a:pt x="381" y="140"/>
                                    </a:moveTo>
                                    <a:cubicBezTo>
                                      <a:pt x="414" y="140"/>
                                      <a:pt x="425" y="169"/>
                                      <a:pt x="425" y="192"/>
                                    </a:cubicBezTo>
                                    <a:cubicBezTo>
                                      <a:pt x="425" y="237"/>
                                      <a:pt x="398" y="293"/>
                                      <a:pt x="357" y="293"/>
                                    </a:cubicBezTo>
                                    <a:cubicBezTo>
                                      <a:pt x="330" y="293"/>
                                      <a:pt x="313" y="271"/>
                                      <a:pt x="313" y="240"/>
                                    </a:cubicBezTo>
                                    <a:cubicBezTo>
                                      <a:pt x="313" y="198"/>
                                      <a:pt x="338" y="140"/>
                                      <a:pt x="381" y="140"/>
                                    </a:cubicBezTo>
                                    <a:close/>
                                    <a:moveTo>
                                      <a:pt x="388" y="98"/>
                                    </a:moveTo>
                                    <a:cubicBezTo>
                                      <a:pt x="311" y="98"/>
                                      <a:pt x="258" y="165"/>
                                      <a:pt x="258" y="241"/>
                                    </a:cubicBezTo>
                                    <a:cubicBezTo>
                                      <a:pt x="258" y="295"/>
                                      <a:pt x="293" y="334"/>
                                      <a:pt x="350" y="334"/>
                                    </a:cubicBezTo>
                                    <a:cubicBezTo>
                                      <a:pt x="427" y="334"/>
                                      <a:pt x="481" y="269"/>
                                      <a:pt x="481" y="192"/>
                                    </a:cubicBezTo>
                                    <a:cubicBezTo>
                                      <a:pt x="481" y="142"/>
                                      <a:pt x="449" y="98"/>
                                      <a:pt x="388" y="98"/>
                                    </a:cubicBezTo>
                                    <a:close/>
                                    <a:moveTo>
                                      <a:pt x="210" y="276"/>
                                    </a:moveTo>
                                    <a:cubicBezTo>
                                      <a:pt x="193" y="284"/>
                                      <a:pt x="170" y="288"/>
                                      <a:pt x="147" y="288"/>
                                    </a:cubicBezTo>
                                    <a:cubicBezTo>
                                      <a:pt x="85" y="288"/>
                                      <a:pt x="58" y="249"/>
                                      <a:pt x="58" y="196"/>
                                    </a:cubicBezTo>
                                    <a:cubicBezTo>
                                      <a:pt x="58" y="151"/>
                                      <a:pt x="76" y="111"/>
                                      <a:pt x="104" y="87"/>
                                    </a:cubicBezTo>
                                    <a:cubicBezTo>
                                      <a:pt x="125" y="69"/>
                                      <a:pt x="154" y="58"/>
                                      <a:pt x="183" y="58"/>
                                    </a:cubicBezTo>
                                    <a:cubicBezTo>
                                      <a:pt x="211" y="58"/>
                                      <a:pt x="232" y="64"/>
                                      <a:pt x="242" y="70"/>
                                    </a:cubicBezTo>
                                    <a:cubicBezTo>
                                      <a:pt x="258" y="26"/>
                                      <a:pt x="258" y="26"/>
                                      <a:pt x="258" y="26"/>
                                    </a:cubicBezTo>
                                    <a:cubicBezTo>
                                      <a:pt x="249" y="20"/>
                                      <a:pt x="224" y="12"/>
                                      <a:pt x="190" y="12"/>
                                    </a:cubicBezTo>
                                    <a:cubicBezTo>
                                      <a:pt x="145" y="12"/>
                                      <a:pt x="106" y="24"/>
                                      <a:pt x="73" y="49"/>
                                    </a:cubicBezTo>
                                    <a:cubicBezTo>
                                      <a:pt x="28" y="83"/>
                                      <a:pt x="0" y="138"/>
                                      <a:pt x="0" y="203"/>
                                    </a:cubicBezTo>
                                    <a:cubicBezTo>
                                      <a:pt x="0" y="284"/>
                                      <a:pt x="52" y="334"/>
                                      <a:pt x="133" y="334"/>
                                    </a:cubicBezTo>
                                    <a:cubicBezTo>
                                      <a:pt x="170" y="334"/>
                                      <a:pt x="198" y="327"/>
                                      <a:pt x="215" y="320"/>
                                    </a:cubicBezTo>
                                    <a:lnTo>
                                      <a:pt x="210" y="276"/>
                                    </a:lnTo>
                                    <a:close/>
                                    <a:moveTo>
                                      <a:pt x="2636" y="140"/>
                                    </a:moveTo>
                                    <a:cubicBezTo>
                                      <a:pt x="2669" y="140"/>
                                      <a:pt x="2679" y="169"/>
                                      <a:pt x="2679" y="192"/>
                                    </a:cubicBezTo>
                                    <a:cubicBezTo>
                                      <a:pt x="2679" y="237"/>
                                      <a:pt x="2652" y="293"/>
                                      <a:pt x="2612" y="293"/>
                                    </a:cubicBezTo>
                                    <a:cubicBezTo>
                                      <a:pt x="2584" y="293"/>
                                      <a:pt x="2568" y="271"/>
                                      <a:pt x="2568" y="240"/>
                                    </a:cubicBezTo>
                                    <a:cubicBezTo>
                                      <a:pt x="2568" y="198"/>
                                      <a:pt x="2593" y="140"/>
                                      <a:pt x="2636" y="140"/>
                                    </a:cubicBezTo>
                                    <a:close/>
                                    <a:moveTo>
                                      <a:pt x="2642" y="98"/>
                                    </a:moveTo>
                                    <a:cubicBezTo>
                                      <a:pt x="2565" y="98"/>
                                      <a:pt x="2512" y="165"/>
                                      <a:pt x="2512" y="241"/>
                                    </a:cubicBezTo>
                                    <a:cubicBezTo>
                                      <a:pt x="2512" y="295"/>
                                      <a:pt x="2547" y="334"/>
                                      <a:pt x="2604" y="334"/>
                                    </a:cubicBezTo>
                                    <a:cubicBezTo>
                                      <a:pt x="2681" y="334"/>
                                      <a:pt x="2735" y="269"/>
                                      <a:pt x="2735" y="192"/>
                                    </a:cubicBezTo>
                                    <a:cubicBezTo>
                                      <a:pt x="2735" y="142"/>
                                      <a:pt x="2703" y="98"/>
                                      <a:pt x="2642" y="98"/>
                                    </a:cubicBezTo>
                                    <a:close/>
                                    <a:moveTo>
                                      <a:pt x="2415" y="55"/>
                                    </a:moveTo>
                                    <a:cubicBezTo>
                                      <a:pt x="2405" y="103"/>
                                      <a:pt x="2405" y="103"/>
                                      <a:pt x="2405" y="103"/>
                                    </a:cubicBezTo>
                                    <a:cubicBezTo>
                                      <a:pt x="2375" y="103"/>
                                      <a:pt x="2375" y="103"/>
                                      <a:pt x="2375" y="103"/>
                                    </a:cubicBezTo>
                                    <a:cubicBezTo>
                                      <a:pt x="2367" y="145"/>
                                      <a:pt x="2367" y="145"/>
                                      <a:pt x="2367" y="145"/>
                                    </a:cubicBezTo>
                                    <a:cubicBezTo>
                                      <a:pt x="2397" y="145"/>
                                      <a:pt x="2397" y="145"/>
                                      <a:pt x="2397" y="145"/>
                                    </a:cubicBezTo>
                                    <a:cubicBezTo>
                                      <a:pt x="2378" y="246"/>
                                      <a:pt x="2378" y="246"/>
                                      <a:pt x="2378" y="246"/>
                                    </a:cubicBezTo>
                                    <a:cubicBezTo>
                                      <a:pt x="2374" y="263"/>
                                      <a:pt x="2373" y="275"/>
                                      <a:pt x="2373" y="288"/>
                                    </a:cubicBezTo>
                                    <a:cubicBezTo>
                                      <a:pt x="2373" y="314"/>
                                      <a:pt x="2390" y="334"/>
                                      <a:pt x="2427" y="334"/>
                                    </a:cubicBezTo>
                                    <a:cubicBezTo>
                                      <a:pt x="2440" y="334"/>
                                      <a:pt x="2454" y="333"/>
                                      <a:pt x="2462" y="330"/>
                                    </a:cubicBezTo>
                                    <a:cubicBezTo>
                                      <a:pt x="2467" y="288"/>
                                      <a:pt x="2467" y="288"/>
                                      <a:pt x="2467" y="288"/>
                                    </a:cubicBezTo>
                                    <a:cubicBezTo>
                                      <a:pt x="2461" y="289"/>
                                      <a:pt x="2455" y="289"/>
                                      <a:pt x="2448" y="289"/>
                                    </a:cubicBezTo>
                                    <a:cubicBezTo>
                                      <a:pt x="2434" y="289"/>
                                      <a:pt x="2429" y="281"/>
                                      <a:pt x="2429" y="269"/>
                                    </a:cubicBezTo>
                                    <a:cubicBezTo>
                                      <a:pt x="2429" y="259"/>
                                      <a:pt x="2430" y="247"/>
                                      <a:pt x="2432" y="237"/>
                                    </a:cubicBezTo>
                                    <a:cubicBezTo>
                                      <a:pt x="2450" y="145"/>
                                      <a:pt x="2450" y="145"/>
                                      <a:pt x="2450" y="145"/>
                                    </a:cubicBezTo>
                                    <a:cubicBezTo>
                                      <a:pt x="2501" y="145"/>
                                      <a:pt x="2501" y="145"/>
                                      <a:pt x="2501" y="145"/>
                                    </a:cubicBezTo>
                                    <a:cubicBezTo>
                                      <a:pt x="2509" y="103"/>
                                      <a:pt x="2509" y="103"/>
                                      <a:pt x="2509" y="103"/>
                                    </a:cubicBezTo>
                                    <a:cubicBezTo>
                                      <a:pt x="2458" y="103"/>
                                      <a:pt x="2458" y="103"/>
                                      <a:pt x="2458" y="103"/>
                                    </a:cubicBezTo>
                                    <a:cubicBezTo>
                                      <a:pt x="2470" y="41"/>
                                      <a:pt x="2470" y="41"/>
                                      <a:pt x="2470" y="41"/>
                                    </a:cubicBezTo>
                                    <a:lnTo>
                                      <a:pt x="2415" y="55"/>
                                    </a:lnTo>
                                    <a:close/>
                                    <a:moveTo>
                                      <a:pt x="3517" y="162"/>
                                    </a:moveTo>
                                    <a:cubicBezTo>
                                      <a:pt x="3517" y="189"/>
                                      <a:pt x="3481" y="197"/>
                                      <a:pt x="3425" y="196"/>
                                    </a:cubicBezTo>
                                    <a:cubicBezTo>
                                      <a:pt x="3432" y="169"/>
                                      <a:pt x="3454" y="139"/>
                                      <a:pt x="3488" y="139"/>
                                    </a:cubicBezTo>
                                    <a:cubicBezTo>
                                      <a:pt x="3505" y="139"/>
                                      <a:pt x="3517" y="147"/>
                                      <a:pt x="3517" y="162"/>
                                    </a:cubicBezTo>
                                    <a:close/>
                                    <a:moveTo>
                                      <a:pt x="3534" y="277"/>
                                    </a:moveTo>
                                    <a:cubicBezTo>
                                      <a:pt x="3518" y="285"/>
                                      <a:pt x="3498" y="292"/>
                                      <a:pt x="3472" y="292"/>
                                    </a:cubicBezTo>
                                    <a:cubicBezTo>
                                      <a:pt x="3451" y="292"/>
                                      <a:pt x="3435" y="284"/>
                                      <a:pt x="3426" y="269"/>
                                    </a:cubicBezTo>
                                    <a:cubicBezTo>
                                      <a:pt x="3421" y="260"/>
                                      <a:pt x="3419" y="244"/>
                                      <a:pt x="3420" y="237"/>
                                    </a:cubicBezTo>
                                    <a:cubicBezTo>
                                      <a:pt x="3507" y="238"/>
                                      <a:pt x="3568" y="220"/>
                                      <a:pt x="3568" y="162"/>
                                    </a:cubicBezTo>
                                    <a:cubicBezTo>
                                      <a:pt x="3568" y="124"/>
                                      <a:pt x="3539" y="98"/>
                                      <a:pt x="3495" y="98"/>
                                    </a:cubicBezTo>
                                    <a:cubicBezTo>
                                      <a:pt x="3417" y="98"/>
                                      <a:pt x="3367" y="173"/>
                                      <a:pt x="3367" y="241"/>
                                    </a:cubicBezTo>
                                    <a:cubicBezTo>
                                      <a:pt x="3367" y="296"/>
                                      <a:pt x="3397" y="334"/>
                                      <a:pt x="3460" y="334"/>
                                    </a:cubicBezTo>
                                    <a:cubicBezTo>
                                      <a:pt x="3487" y="334"/>
                                      <a:pt x="3517" y="328"/>
                                      <a:pt x="3539" y="316"/>
                                    </a:cubicBezTo>
                                    <a:lnTo>
                                      <a:pt x="3534" y="277"/>
                                    </a:lnTo>
                                    <a:close/>
                                    <a:moveTo>
                                      <a:pt x="3161" y="329"/>
                                    </a:moveTo>
                                    <a:cubicBezTo>
                                      <a:pt x="3181" y="222"/>
                                      <a:pt x="3181" y="222"/>
                                      <a:pt x="3181" y="222"/>
                                    </a:cubicBezTo>
                                    <a:cubicBezTo>
                                      <a:pt x="3190" y="174"/>
                                      <a:pt x="3220" y="142"/>
                                      <a:pt x="3246" y="142"/>
                                    </a:cubicBezTo>
                                    <a:cubicBezTo>
                                      <a:pt x="3267" y="142"/>
                                      <a:pt x="3274" y="156"/>
                                      <a:pt x="3274" y="173"/>
                                    </a:cubicBezTo>
                                    <a:cubicBezTo>
                                      <a:pt x="3274" y="184"/>
                                      <a:pt x="3273" y="194"/>
                                      <a:pt x="3272" y="203"/>
                                    </a:cubicBezTo>
                                    <a:cubicBezTo>
                                      <a:pt x="3248" y="329"/>
                                      <a:pt x="3248" y="329"/>
                                      <a:pt x="3248" y="329"/>
                                    </a:cubicBezTo>
                                    <a:cubicBezTo>
                                      <a:pt x="3301" y="329"/>
                                      <a:pt x="3301" y="329"/>
                                      <a:pt x="3301" y="329"/>
                                    </a:cubicBezTo>
                                    <a:cubicBezTo>
                                      <a:pt x="3326" y="199"/>
                                      <a:pt x="3326" y="199"/>
                                      <a:pt x="3326" y="199"/>
                                    </a:cubicBezTo>
                                    <a:cubicBezTo>
                                      <a:pt x="3329" y="186"/>
                                      <a:pt x="3330" y="171"/>
                                      <a:pt x="3330" y="159"/>
                                    </a:cubicBezTo>
                                    <a:cubicBezTo>
                                      <a:pt x="3330" y="118"/>
                                      <a:pt x="3305" y="98"/>
                                      <a:pt x="3274" y="98"/>
                                    </a:cubicBezTo>
                                    <a:cubicBezTo>
                                      <a:pt x="3242" y="98"/>
                                      <a:pt x="3217" y="114"/>
                                      <a:pt x="3198" y="137"/>
                                    </a:cubicBezTo>
                                    <a:cubicBezTo>
                                      <a:pt x="3197" y="137"/>
                                      <a:pt x="3197" y="137"/>
                                      <a:pt x="3197" y="137"/>
                                    </a:cubicBezTo>
                                    <a:cubicBezTo>
                                      <a:pt x="3223" y="0"/>
                                      <a:pt x="3223" y="0"/>
                                      <a:pt x="3223" y="0"/>
                                    </a:cubicBezTo>
                                    <a:cubicBezTo>
                                      <a:pt x="3169" y="0"/>
                                      <a:pt x="3169" y="0"/>
                                      <a:pt x="3169" y="0"/>
                                    </a:cubicBezTo>
                                    <a:cubicBezTo>
                                      <a:pt x="3107" y="329"/>
                                      <a:pt x="3107" y="329"/>
                                      <a:pt x="3107" y="329"/>
                                    </a:cubicBezTo>
                                    <a:lnTo>
                                      <a:pt x="3161" y="329"/>
                                    </a:lnTo>
                                    <a:close/>
                                    <a:moveTo>
                                      <a:pt x="3013" y="55"/>
                                    </a:moveTo>
                                    <a:cubicBezTo>
                                      <a:pt x="3004" y="103"/>
                                      <a:pt x="3004" y="103"/>
                                      <a:pt x="3004" y="103"/>
                                    </a:cubicBezTo>
                                    <a:cubicBezTo>
                                      <a:pt x="2973" y="103"/>
                                      <a:pt x="2973" y="103"/>
                                      <a:pt x="2973" y="103"/>
                                    </a:cubicBezTo>
                                    <a:cubicBezTo>
                                      <a:pt x="2965" y="145"/>
                                      <a:pt x="2965" y="145"/>
                                      <a:pt x="2965" y="145"/>
                                    </a:cubicBezTo>
                                    <a:cubicBezTo>
                                      <a:pt x="2996" y="145"/>
                                      <a:pt x="2996" y="145"/>
                                      <a:pt x="2996" y="145"/>
                                    </a:cubicBezTo>
                                    <a:cubicBezTo>
                                      <a:pt x="2976" y="246"/>
                                      <a:pt x="2976" y="246"/>
                                      <a:pt x="2976" y="246"/>
                                    </a:cubicBezTo>
                                    <a:cubicBezTo>
                                      <a:pt x="2972" y="263"/>
                                      <a:pt x="2971" y="275"/>
                                      <a:pt x="2971" y="288"/>
                                    </a:cubicBezTo>
                                    <a:cubicBezTo>
                                      <a:pt x="2971" y="314"/>
                                      <a:pt x="2988" y="334"/>
                                      <a:pt x="3025" y="334"/>
                                    </a:cubicBezTo>
                                    <a:cubicBezTo>
                                      <a:pt x="3038" y="334"/>
                                      <a:pt x="3052" y="333"/>
                                      <a:pt x="3060" y="330"/>
                                    </a:cubicBezTo>
                                    <a:cubicBezTo>
                                      <a:pt x="3065" y="288"/>
                                      <a:pt x="3065" y="288"/>
                                      <a:pt x="3065" y="288"/>
                                    </a:cubicBezTo>
                                    <a:cubicBezTo>
                                      <a:pt x="3060" y="289"/>
                                      <a:pt x="3053" y="289"/>
                                      <a:pt x="3047" y="289"/>
                                    </a:cubicBezTo>
                                    <a:cubicBezTo>
                                      <a:pt x="3032" y="289"/>
                                      <a:pt x="3027" y="281"/>
                                      <a:pt x="3027" y="269"/>
                                    </a:cubicBezTo>
                                    <a:cubicBezTo>
                                      <a:pt x="3027" y="259"/>
                                      <a:pt x="3029" y="247"/>
                                      <a:pt x="3030" y="237"/>
                                    </a:cubicBezTo>
                                    <a:cubicBezTo>
                                      <a:pt x="3049" y="145"/>
                                      <a:pt x="3049" y="145"/>
                                      <a:pt x="3049" y="145"/>
                                    </a:cubicBezTo>
                                    <a:cubicBezTo>
                                      <a:pt x="3099" y="145"/>
                                      <a:pt x="3099" y="145"/>
                                      <a:pt x="3099" y="145"/>
                                    </a:cubicBezTo>
                                    <a:cubicBezTo>
                                      <a:pt x="3107" y="103"/>
                                      <a:pt x="3107" y="103"/>
                                      <a:pt x="3107" y="103"/>
                                    </a:cubicBezTo>
                                    <a:cubicBezTo>
                                      <a:pt x="3056" y="103"/>
                                      <a:pt x="3056" y="103"/>
                                      <a:pt x="3056" y="103"/>
                                    </a:cubicBezTo>
                                    <a:cubicBezTo>
                                      <a:pt x="3068" y="41"/>
                                      <a:pt x="3068" y="41"/>
                                      <a:pt x="3068" y="41"/>
                                    </a:cubicBezTo>
                                    <a:lnTo>
                                      <a:pt x="3013" y="55"/>
                                    </a:lnTo>
                                    <a:close/>
                                    <a:moveTo>
                                      <a:pt x="6192" y="55"/>
                                    </a:moveTo>
                                    <a:cubicBezTo>
                                      <a:pt x="6182" y="103"/>
                                      <a:pt x="6182" y="103"/>
                                      <a:pt x="6182" y="103"/>
                                    </a:cubicBezTo>
                                    <a:cubicBezTo>
                                      <a:pt x="6152" y="103"/>
                                      <a:pt x="6152" y="103"/>
                                      <a:pt x="6152" y="103"/>
                                    </a:cubicBezTo>
                                    <a:cubicBezTo>
                                      <a:pt x="6144" y="145"/>
                                      <a:pt x="6144" y="145"/>
                                      <a:pt x="6144" y="145"/>
                                    </a:cubicBezTo>
                                    <a:cubicBezTo>
                                      <a:pt x="6174" y="145"/>
                                      <a:pt x="6174" y="145"/>
                                      <a:pt x="6174" y="145"/>
                                    </a:cubicBezTo>
                                    <a:cubicBezTo>
                                      <a:pt x="6155" y="246"/>
                                      <a:pt x="6155" y="246"/>
                                      <a:pt x="6155" y="246"/>
                                    </a:cubicBezTo>
                                    <a:cubicBezTo>
                                      <a:pt x="6151" y="263"/>
                                      <a:pt x="6150" y="275"/>
                                      <a:pt x="6150" y="288"/>
                                    </a:cubicBezTo>
                                    <a:cubicBezTo>
                                      <a:pt x="6150" y="314"/>
                                      <a:pt x="6167" y="334"/>
                                      <a:pt x="6204" y="334"/>
                                    </a:cubicBezTo>
                                    <a:cubicBezTo>
                                      <a:pt x="6217" y="334"/>
                                      <a:pt x="6231" y="333"/>
                                      <a:pt x="6239" y="330"/>
                                    </a:cubicBezTo>
                                    <a:cubicBezTo>
                                      <a:pt x="6244" y="288"/>
                                      <a:pt x="6244" y="288"/>
                                      <a:pt x="6244" y="288"/>
                                    </a:cubicBezTo>
                                    <a:cubicBezTo>
                                      <a:pt x="6239" y="289"/>
                                      <a:pt x="6232" y="289"/>
                                      <a:pt x="6226" y="289"/>
                                    </a:cubicBezTo>
                                    <a:cubicBezTo>
                                      <a:pt x="6211" y="289"/>
                                      <a:pt x="6206" y="281"/>
                                      <a:pt x="6206" y="269"/>
                                    </a:cubicBezTo>
                                    <a:cubicBezTo>
                                      <a:pt x="6206" y="259"/>
                                      <a:pt x="6207" y="247"/>
                                      <a:pt x="6209" y="237"/>
                                    </a:cubicBezTo>
                                    <a:cubicBezTo>
                                      <a:pt x="6227" y="145"/>
                                      <a:pt x="6227" y="145"/>
                                      <a:pt x="6227" y="145"/>
                                    </a:cubicBezTo>
                                    <a:cubicBezTo>
                                      <a:pt x="6278" y="145"/>
                                      <a:pt x="6278" y="145"/>
                                      <a:pt x="6278" y="145"/>
                                    </a:cubicBezTo>
                                    <a:cubicBezTo>
                                      <a:pt x="6286" y="103"/>
                                      <a:pt x="6286" y="103"/>
                                      <a:pt x="6286" y="103"/>
                                    </a:cubicBezTo>
                                    <a:cubicBezTo>
                                      <a:pt x="6235" y="103"/>
                                      <a:pt x="6235" y="103"/>
                                      <a:pt x="6235" y="103"/>
                                    </a:cubicBezTo>
                                    <a:cubicBezTo>
                                      <a:pt x="6247" y="41"/>
                                      <a:pt x="6247" y="41"/>
                                      <a:pt x="6247" y="41"/>
                                    </a:cubicBezTo>
                                    <a:lnTo>
                                      <a:pt x="6192" y="55"/>
                                    </a:lnTo>
                                    <a:close/>
                                    <a:moveTo>
                                      <a:pt x="5930" y="329"/>
                                    </a:moveTo>
                                    <a:cubicBezTo>
                                      <a:pt x="5949" y="225"/>
                                      <a:pt x="5949" y="225"/>
                                      <a:pt x="5949" y="225"/>
                                    </a:cubicBezTo>
                                    <a:cubicBezTo>
                                      <a:pt x="5959" y="172"/>
                                      <a:pt x="5991" y="142"/>
                                      <a:pt x="6015" y="142"/>
                                    </a:cubicBezTo>
                                    <a:cubicBezTo>
                                      <a:pt x="6037" y="142"/>
                                      <a:pt x="6044" y="156"/>
                                      <a:pt x="6044" y="175"/>
                                    </a:cubicBezTo>
                                    <a:cubicBezTo>
                                      <a:pt x="6044" y="184"/>
                                      <a:pt x="6042" y="193"/>
                                      <a:pt x="6041" y="202"/>
                                    </a:cubicBezTo>
                                    <a:cubicBezTo>
                                      <a:pt x="6017" y="329"/>
                                      <a:pt x="6017" y="329"/>
                                      <a:pt x="6017" y="329"/>
                                    </a:cubicBezTo>
                                    <a:cubicBezTo>
                                      <a:pt x="6071" y="329"/>
                                      <a:pt x="6071" y="329"/>
                                      <a:pt x="6071" y="329"/>
                                    </a:cubicBezTo>
                                    <a:cubicBezTo>
                                      <a:pt x="6096" y="198"/>
                                      <a:pt x="6096" y="198"/>
                                      <a:pt x="6096" y="198"/>
                                    </a:cubicBezTo>
                                    <a:cubicBezTo>
                                      <a:pt x="6098" y="186"/>
                                      <a:pt x="6100" y="171"/>
                                      <a:pt x="6100" y="160"/>
                                    </a:cubicBezTo>
                                    <a:cubicBezTo>
                                      <a:pt x="6100" y="118"/>
                                      <a:pt x="6074" y="98"/>
                                      <a:pt x="6042" y="98"/>
                                    </a:cubicBezTo>
                                    <a:cubicBezTo>
                                      <a:pt x="6011" y="98"/>
                                      <a:pt x="5982" y="114"/>
                                      <a:pt x="5961" y="144"/>
                                    </a:cubicBezTo>
                                    <a:cubicBezTo>
                                      <a:pt x="5960" y="144"/>
                                      <a:pt x="5960" y="144"/>
                                      <a:pt x="5960" y="144"/>
                                    </a:cubicBezTo>
                                    <a:cubicBezTo>
                                      <a:pt x="5965" y="103"/>
                                      <a:pt x="5965" y="103"/>
                                      <a:pt x="5965" y="103"/>
                                    </a:cubicBezTo>
                                    <a:cubicBezTo>
                                      <a:pt x="5917" y="103"/>
                                      <a:pt x="5917" y="103"/>
                                      <a:pt x="5917" y="103"/>
                                    </a:cubicBezTo>
                                    <a:cubicBezTo>
                                      <a:pt x="5914" y="123"/>
                                      <a:pt x="5911" y="147"/>
                                      <a:pt x="5905" y="173"/>
                                    </a:cubicBezTo>
                                    <a:cubicBezTo>
                                      <a:pt x="5876" y="329"/>
                                      <a:pt x="5876" y="329"/>
                                      <a:pt x="5876" y="329"/>
                                    </a:cubicBezTo>
                                    <a:lnTo>
                                      <a:pt x="5930" y="329"/>
                                    </a:lnTo>
                                    <a:close/>
                                    <a:moveTo>
                                      <a:pt x="5808" y="162"/>
                                    </a:moveTo>
                                    <a:cubicBezTo>
                                      <a:pt x="5808" y="189"/>
                                      <a:pt x="5773" y="197"/>
                                      <a:pt x="5717" y="196"/>
                                    </a:cubicBezTo>
                                    <a:cubicBezTo>
                                      <a:pt x="5724" y="169"/>
                                      <a:pt x="5746" y="139"/>
                                      <a:pt x="5780" y="139"/>
                                    </a:cubicBezTo>
                                    <a:cubicBezTo>
                                      <a:pt x="5797" y="139"/>
                                      <a:pt x="5808" y="147"/>
                                      <a:pt x="5808" y="162"/>
                                    </a:cubicBezTo>
                                    <a:close/>
                                    <a:moveTo>
                                      <a:pt x="5826" y="277"/>
                                    </a:moveTo>
                                    <a:cubicBezTo>
                                      <a:pt x="5810" y="285"/>
                                      <a:pt x="5789" y="292"/>
                                      <a:pt x="5764" y="292"/>
                                    </a:cubicBezTo>
                                    <a:cubicBezTo>
                                      <a:pt x="5743" y="292"/>
                                      <a:pt x="5726" y="284"/>
                                      <a:pt x="5717" y="269"/>
                                    </a:cubicBezTo>
                                    <a:cubicBezTo>
                                      <a:pt x="5712" y="260"/>
                                      <a:pt x="5711" y="244"/>
                                      <a:pt x="5711" y="237"/>
                                    </a:cubicBezTo>
                                    <a:cubicBezTo>
                                      <a:pt x="5799" y="238"/>
                                      <a:pt x="5859" y="220"/>
                                      <a:pt x="5859" y="162"/>
                                    </a:cubicBezTo>
                                    <a:cubicBezTo>
                                      <a:pt x="5859" y="124"/>
                                      <a:pt x="5831" y="98"/>
                                      <a:pt x="5787" y="98"/>
                                    </a:cubicBezTo>
                                    <a:cubicBezTo>
                                      <a:pt x="5709" y="98"/>
                                      <a:pt x="5659" y="173"/>
                                      <a:pt x="5659" y="241"/>
                                    </a:cubicBezTo>
                                    <a:cubicBezTo>
                                      <a:pt x="5659" y="296"/>
                                      <a:pt x="5689" y="334"/>
                                      <a:pt x="5751" y="334"/>
                                    </a:cubicBezTo>
                                    <a:cubicBezTo>
                                      <a:pt x="5779" y="334"/>
                                      <a:pt x="5809" y="328"/>
                                      <a:pt x="5831" y="316"/>
                                    </a:cubicBezTo>
                                    <a:lnTo>
                                      <a:pt x="5826" y="277"/>
                                    </a:lnTo>
                                    <a:close/>
                                    <a:moveTo>
                                      <a:pt x="5325" y="329"/>
                                    </a:moveTo>
                                    <a:cubicBezTo>
                                      <a:pt x="5345" y="222"/>
                                      <a:pt x="5345" y="222"/>
                                      <a:pt x="5345" y="222"/>
                                    </a:cubicBezTo>
                                    <a:cubicBezTo>
                                      <a:pt x="5353" y="176"/>
                                      <a:pt x="5382" y="142"/>
                                      <a:pt x="5407" y="142"/>
                                    </a:cubicBezTo>
                                    <a:cubicBezTo>
                                      <a:pt x="5429" y="142"/>
                                      <a:pt x="5434" y="158"/>
                                      <a:pt x="5434" y="175"/>
                                    </a:cubicBezTo>
                                    <a:cubicBezTo>
                                      <a:pt x="5434" y="183"/>
                                      <a:pt x="5433" y="192"/>
                                      <a:pt x="5431" y="201"/>
                                    </a:cubicBezTo>
                                    <a:cubicBezTo>
                                      <a:pt x="5407" y="329"/>
                                      <a:pt x="5407" y="329"/>
                                      <a:pt x="5407" y="329"/>
                                    </a:cubicBezTo>
                                    <a:cubicBezTo>
                                      <a:pt x="5459" y="329"/>
                                      <a:pt x="5459" y="329"/>
                                      <a:pt x="5459" y="329"/>
                                    </a:cubicBezTo>
                                    <a:cubicBezTo>
                                      <a:pt x="5479" y="221"/>
                                      <a:pt x="5479" y="221"/>
                                      <a:pt x="5479" y="221"/>
                                    </a:cubicBezTo>
                                    <a:cubicBezTo>
                                      <a:pt x="5488" y="173"/>
                                      <a:pt x="5516" y="142"/>
                                      <a:pt x="5540" y="142"/>
                                    </a:cubicBezTo>
                                    <a:cubicBezTo>
                                      <a:pt x="5560" y="142"/>
                                      <a:pt x="5568" y="155"/>
                                      <a:pt x="5568" y="174"/>
                                    </a:cubicBezTo>
                                    <a:cubicBezTo>
                                      <a:pt x="5568" y="184"/>
                                      <a:pt x="5566" y="194"/>
                                      <a:pt x="5565" y="203"/>
                                    </a:cubicBezTo>
                                    <a:cubicBezTo>
                                      <a:pt x="5541" y="329"/>
                                      <a:pt x="5541" y="329"/>
                                      <a:pt x="5541" y="329"/>
                                    </a:cubicBezTo>
                                    <a:cubicBezTo>
                                      <a:pt x="5594" y="329"/>
                                      <a:pt x="5594" y="329"/>
                                      <a:pt x="5594" y="329"/>
                                    </a:cubicBezTo>
                                    <a:cubicBezTo>
                                      <a:pt x="5619" y="197"/>
                                      <a:pt x="5619" y="197"/>
                                      <a:pt x="5619" y="197"/>
                                    </a:cubicBezTo>
                                    <a:cubicBezTo>
                                      <a:pt x="5620" y="185"/>
                                      <a:pt x="5622" y="168"/>
                                      <a:pt x="5622" y="159"/>
                                    </a:cubicBezTo>
                                    <a:cubicBezTo>
                                      <a:pt x="5622" y="118"/>
                                      <a:pt x="5598" y="98"/>
                                      <a:pt x="5567" y="98"/>
                                    </a:cubicBezTo>
                                    <a:cubicBezTo>
                                      <a:pt x="5536" y="99"/>
                                      <a:pt x="5507" y="114"/>
                                      <a:pt x="5487" y="145"/>
                                    </a:cubicBezTo>
                                    <a:cubicBezTo>
                                      <a:pt x="5485" y="121"/>
                                      <a:pt x="5469" y="98"/>
                                      <a:pt x="5434" y="98"/>
                                    </a:cubicBezTo>
                                    <a:cubicBezTo>
                                      <a:pt x="5405" y="98"/>
                                      <a:pt x="5377" y="113"/>
                                      <a:pt x="5356" y="143"/>
                                    </a:cubicBezTo>
                                    <a:cubicBezTo>
                                      <a:pt x="5355" y="143"/>
                                      <a:pt x="5355" y="143"/>
                                      <a:pt x="5355" y="143"/>
                                    </a:cubicBezTo>
                                    <a:cubicBezTo>
                                      <a:pt x="5360" y="103"/>
                                      <a:pt x="5360" y="103"/>
                                      <a:pt x="5360" y="103"/>
                                    </a:cubicBezTo>
                                    <a:cubicBezTo>
                                      <a:pt x="5313" y="103"/>
                                      <a:pt x="5313" y="103"/>
                                      <a:pt x="5313" y="103"/>
                                    </a:cubicBezTo>
                                    <a:cubicBezTo>
                                      <a:pt x="5311" y="123"/>
                                      <a:pt x="5307" y="147"/>
                                      <a:pt x="5302" y="173"/>
                                    </a:cubicBezTo>
                                    <a:cubicBezTo>
                                      <a:pt x="5273" y="329"/>
                                      <a:pt x="5273" y="329"/>
                                      <a:pt x="5273" y="329"/>
                                    </a:cubicBezTo>
                                    <a:lnTo>
                                      <a:pt x="5325" y="329"/>
                                    </a:lnTo>
                                    <a:close/>
                                    <a:moveTo>
                                      <a:pt x="5072" y="329"/>
                                    </a:moveTo>
                                    <a:cubicBezTo>
                                      <a:pt x="5091" y="225"/>
                                      <a:pt x="5091" y="225"/>
                                      <a:pt x="5091" y="225"/>
                                    </a:cubicBezTo>
                                    <a:cubicBezTo>
                                      <a:pt x="5101" y="172"/>
                                      <a:pt x="5132" y="142"/>
                                      <a:pt x="5157" y="142"/>
                                    </a:cubicBezTo>
                                    <a:cubicBezTo>
                                      <a:pt x="5178" y="142"/>
                                      <a:pt x="5185" y="156"/>
                                      <a:pt x="5185" y="175"/>
                                    </a:cubicBezTo>
                                    <a:cubicBezTo>
                                      <a:pt x="5185" y="184"/>
                                      <a:pt x="5184" y="193"/>
                                      <a:pt x="5183" y="202"/>
                                    </a:cubicBezTo>
                                    <a:cubicBezTo>
                                      <a:pt x="5158" y="329"/>
                                      <a:pt x="5158" y="329"/>
                                      <a:pt x="5158" y="329"/>
                                    </a:cubicBezTo>
                                    <a:cubicBezTo>
                                      <a:pt x="5212" y="329"/>
                                      <a:pt x="5212" y="329"/>
                                      <a:pt x="5212" y="329"/>
                                    </a:cubicBezTo>
                                    <a:cubicBezTo>
                                      <a:pt x="5237" y="198"/>
                                      <a:pt x="5237" y="198"/>
                                      <a:pt x="5237" y="198"/>
                                    </a:cubicBezTo>
                                    <a:cubicBezTo>
                                      <a:pt x="5240" y="186"/>
                                      <a:pt x="5241" y="171"/>
                                      <a:pt x="5241" y="160"/>
                                    </a:cubicBezTo>
                                    <a:cubicBezTo>
                                      <a:pt x="5241" y="118"/>
                                      <a:pt x="5216" y="98"/>
                                      <a:pt x="5184" y="98"/>
                                    </a:cubicBezTo>
                                    <a:cubicBezTo>
                                      <a:pt x="5152" y="98"/>
                                      <a:pt x="5124" y="114"/>
                                      <a:pt x="5103" y="144"/>
                                    </a:cubicBezTo>
                                    <a:cubicBezTo>
                                      <a:pt x="5102" y="144"/>
                                      <a:pt x="5102" y="144"/>
                                      <a:pt x="5102" y="144"/>
                                    </a:cubicBezTo>
                                    <a:cubicBezTo>
                                      <a:pt x="5106" y="103"/>
                                      <a:pt x="5106" y="103"/>
                                      <a:pt x="5106" y="103"/>
                                    </a:cubicBezTo>
                                    <a:cubicBezTo>
                                      <a:pt x="5059" y="103"/>
                                      <a:pt x="5059" y="103"/>
                                      <a:pt x="5059" y="103"/>
                                    </a:cubicBezTo>
                                    <a:cubicBezTo>
                                      <a:pt x="5056" y="123"/>
                                      <a:pt x="5053" y="147"/>
                                      <a:pt x="5047" y="173"/>
                                    </a:cubicBezTo>
                                    <a:cubicBezTo>
                                      <a:pt x="5018" y="329"/>
                                      <a:pt x="5018" y="329"/>
                                      <a:pt x="5018" y="329"/>
                                    </a:cubicBezTo>
                                    <a:lnTo>
                                      <a:pt x="5072" y="329"/>
                                    </a:lnTo>
                                    <a:close/>
                                    <a:moveTo>
                                      <a:pt x="4895" y="140"/>
                                    </a:moveTo>
                                    <a:cubicBezTo>
                                      <a:pt x="4928" y="140"/>
                                      <a:pt x="4938" y="169"/>
                                      <a:pt x="4938" y="192"/>
                                    </a:cubicBezTo>
                                    <a:cubicBezTo>
                                      <a:pt x="4938" y="237"/>
                                      <a:pt x="4912" y="293"/>
                                      <a:pt x="4871" y="293"/>
                                    </a:cubicBezTo>
                                    <a:cubicBezTo>
                                      <a:pt x="4844" y="293"/>
                                      <a:pt x="4827" y="271"/>
                                      <a:pt x="4827" y="240"/>
                                    </a:cubicBezTo>
                                    <a:cubicBezTo>
                                      <a:pt x="4827" y="198"/>
                                      <a:pt x="4852" y="140"/>
                                      <a:pt x="4895" y="140"/>
                                    </a:cubicBezTo>
                                    <a:close/>
                                    <a:moveTo>
                                      <a:pt x="4902" y="98"/>
                                    </a:moveTo>
                                    <a:cubicBezTo>
                                      <a:pt x="4825" y="98"/>
                                      <a:pt x="4771" y="165"/>
                                      <a:pt x="4771" y="241"/>
                                    </a:cubicBezTo>
                                    <a:cubicBezTo>
                                      <a:pt x="4771" y="295"/>
                                      <a:pt x="4807" y="334"/>
                                      <a:pt x="4864" y="334"/>
                                    </a:cubicBezTo>
                                    <a:cubicBezTo>
                                      <a:pt x="4941" y="334"/>
                                      <a:pt x="4995" y="269"/>
                                      <a:pt x="4995" y="192"/>
                                    </a:cubicBezTo>
                                    <a:cubicBezTo>
                                      <a:pt x="4995" y="142"/>
                                      <a:pt x="4963" y="98"/>
                                      <a:pt x="4902" y="98"/>
                                    </a:cubicBezTo>
                                    <a:close/>
                                    <a:moveTo>
                                      <a:pt x="4659" y="329"/>
                                    </a:moveTo>
                                    <a:cubicBezTo>
                                      <a:pt x="4676" y="238"/>
                                      <a:pt x="4676" y="238"/>
                                      <a:pt x="4676" y="238"/>
                                    </a:cubicBezTo>
                                    <a:cubicBezTo>
                                      <a:pt x="4685" y="190"/>
                                      <a:pt x="4709" y="151"/>
                                      <a:pt x="4748" y="151"/>
                                    </a:cubicBezTo>
                                    <a:cubicBezTo>
                                      <a:pt x="4751" y="151"/>
                                      <a:pt x="4755" y="152"/>
                                      <a:pt x="4758" y="152"/>
                                    </a:cubicBezTo>
                                    <a:cubicBezTo>
                                      <a:pt x="4769" y="99"/>
                                      <a:pt x="4769" y="99"/>
                                      <a:pt x="4769" y="99"/>
                                    </a:cubicBezTo>
                                    <a:cubicBezTo>
                                      <a:pt x="4765" y="99"/>
                                      <a:pt x="4761" y="98"/>
                                      <a:pt x="4757" y="98"/>
                                    </a:cubicBezTo>
                                    <a:cubicBezTo>
                                      <a:pt x="4726" y="98"/>
                                      <a:pt x="4701" y="121"/>
                                      <a:pt x="4686" y="151"/>
                                    </a:cubicBezTo>
                                    <a:cubicBezTo>
                                      <a:pt x="4685" y="151"/>
                                      <a:pt x="4685" y="151"/>
                                      <a:pt x="4685" y="151"/>
                                    </a:cubicBezTo>
                                    <a:cubicBezTo>
                                      <a:pt x="4687" y="134"/>
                                      <a:pt x="4688" y="119"/>
                                      <a:pt x="4690" y="103"/>
                                    </a:cubicBezTo>
                                    <a:cubicBezTo>
                                      <a:pt x="4643" y="103"/>
                                      <a:pt x="4643" y="103"/>
                                      <a:pt x="4643" y="103"/>
                                    </a:cubicBezTo>
                                    <a:cubicBezTo>
                                      <a:pt x="4640" y="124"/>
                                      <a:pt x="4637" y="158"/>
                                      <a:pt x="4631" y="190"/>
                                    </a:cubicBezTo>
                                    <a:cubicBezTo>
                                      <a:pt x="4605" y="329"/>
                                      <a:pt x="4605" y="329"/>
                                      <a:pt x="4605" y="329"/>
                                    </a:cubicBezTo>
                                    <a:lnTo>
                                      <a:pt x="4659" y="329"/>
                                    </a:lnTo>
                                    <a:close/>
                                    <a:moveTo>
                                      <a:pt x="4569" y="71"/>
                                    </a:moveTo>
                                    <a:cubicBezTo>
                                      <a:pt x="4587" y="71"/>
                                      <a:pt x="4602" y="58"/>
                                      <a:pt x="4602" y="38"/>
                                    </a:cubicBezTo>
                                    <a:cubicBezTo>
                                      <a:pt x="4602" y="21"/>
                                      <a:pt x="4590" y="9"/>
                                      <a:pt x="4573" y="9"/>
                                    </a:cubicBezTo>
                                    <a:cubicBezTo>
                                      <a:pt x="4556" y="9"/>
                                      <a:pt x="4541" y="23"/>
                                      <a:pt x="4541" y="42"/>
                                    </a:cubicBezTo>
                                    <a:cubicBezTo>
                                      <a:pt x="4540" y="59"/>
                                      <a:pt x="4552" y="71"/>
                                      <a:pt x="4569" y="71"/>
                                    </a:cubicBezTo>
                                    <a:close/>
                                    <a:moveTo>
                                      <a:pt x="4543" y="329"/>
                                    </a:moveTo>
                                    <a:cubicBezTo>
                                      <a:pt x="4586" y="103"/>
                                      <a:pt x="4586" y="103"/>
                                      <a:pt x="4586" y="103"/>
                                    </a:cubicBezTo>
                                    <a:cubicBezTo>
                                      <a:pt x="4532" y="103"/>
                                      <a:pt x="4532" y="103"/>
                                      <a:pt x="4532" y="103"/>
                                    </a:cubicBezTo>
                                    <a:cubicBezTo>
                                      <a:pt x="4489" y="329"/>
                                      <a:pt x="4489" y="329"/>
                                      <a:pt x="4489" y="329"/>
                                    </a:cubicBezTo>
                                    <a:lnTo>
                                      <a:pt x="4543" y="329"/>
                                    </a:lnTo>
                                    <a:close/>
                                    <a:moveTo>
                                      <a:pt x="4277" y="103"/>
                                    </a:moveTo>
                                    <a:cubicBezTo>
                                      <a:pt x="4315" y="329"/>
                                      <a:pt x="4315" y="329"/>
                                      <a:pt x="4315" y="329"/>
                                    </a:cubicBezTo>
                                    <a:cubicBezTo>
                                      <a:pt x="4370" y="329"/>
                                      <a:pt x="4370" y="329"/>
                                      <a:pt x="4370" y="329"/>
                                    </a:cubicBezTo>
                                    <a:cubicBezTo>
                                      <a:pt x="4495" y="103"/>
                                      <a:pt x="4495" y="103"/>
                                      <a:pt x="4495" y="103"/>
                                    </a:cubicBezTo>
                                    <a:cubicBezTo>
                                      <a:pt x="4436" y="103"/>
                                      <a:pt x="4436" y="103"/>
                                      <a:pt x="4436" y="103"/>
                                    </a:cubicBezTo>
                                    <a:cubicBezTo>
                                      <a:pt x="4379" y="217"/>
                                      <a:pt x="4379" y="217"/>
                                      <a:pt x="4379" y="217"/>
                                    </a:cubicBezTo>
                                    <a:cubicBezTo>
                                      <a:pt x="4367" y="244"/>
                                      <a:pt x="4360" y="260"/>
                                      <a:pt x="4355" y="275"/>
                                    </a:cubicBezTo>
                                    <a:cubicBezTo>
                                      <a:pt x="4353" y="275"/>
                                      <a:pt x="4353" y="275"/>
                                      <a:pt x="4353" y="275"/>
                                    </a:cubicBezTo>
                                    <a:cubicBezTo>
                                      <a:pt x="4352" y="260"/>
                                      <a:pt x="4350" y="243"/>
                                      <a:pt x="4347" y="216"/>
                                    </a:cubicBezTo>
                                    <a:cubicBezTo>
                                      <a:pt x="4333" y="103"/>
                                      <a:pt x="4333" y="103"/>
                                      <a:pt x="4333" y="103"/>
                                    </a:cubicBezTo>
                                    <a:lnTo>
                                      <a:pt x="4277" y="103"/>
                                    </a:lnTo>
                                    <a:close/>
                                    <a:moveTo>
                                      <a:pt x="4063" y="329"/>
                                    </a:moveTo>
                                    <a:cubicBezTo>
                                      <a:pt x="4082" y="225"/>
                                      <a:pt x="4082" y="225"/>
                                      <a:pt x="4082" y="225"/>
                                    </a:cubicBezTo>
                                    <a:cubicBezTo>
                                      <a:pt x="4092" y="172"/>
                                      <a:pt x="4123" y="142"/>
                                      <a:pt x="4148" y="142"/>
                                    </a:cubicBezTo>
                                    <a:cubicBezTo>
                                      <a:pt x="4169" y="142"/>
                                      <a:pt x="4176" y="156"/>
                                      <a:pt x="4176" y="175"/>
                                    </a:cubicBezTo>
                                    <a:cubicBezTo>
                                      <a:pt x="4176" y="184"/>
                                      <a:pt x="4175" y="193"/>
                                      <a:pt x="4173" y="202"/>
                                    </a:cubicBezTo>
                                    <a:cubicBezTo>
                                      <a:pt x="4149" y="329"/>
                                      <a:pt x="4149" y="329"/>
                                      <a:pt x="4149" y="329"/>
                                    </a:cubicBezTo>
                                    <a:cubicBezTo>
                                      <a:pt x="4203" y="329"/>
                                      <a:pt x="4203" y="329"/>
                                      <a:pt x="4203" y="329"/>
                                    </a:cubicBezTo>
                                    <a:cubicBezTo>
                                      <a:pt x="4228" y="198"/>
                                      <a:pt x="4228" y="198"/>
                                      <a:pt x="4228" y="198"/>
                                    </a:cubicBezTo>
                                    <a:cubicBezTo>
                                      <a:pt x="4230" y="186"/>
                                      <a:pt x="4232" y="171"/>
                                      <a:pt x="4232" y="160"/>
                                    </a:cubicBezTo>
                                    <a:cubicBezTo>
                                      <a:pt x="4232" y="118"/>
                                      <a:pt x="4207" y="98"/>
                                      <a:pt x="4175" y="98"/>
                                    </a:cubicBezTo>
                                    <a:cubicBezTo>
                                      <a:pt x="4143" y="98"/>
                                      <a:pt x="4114" y="114"/>
                                      <a:pt x="4094" y="144"/>
                                    </a:cubicBezTo>
                                    <a:cubicBezTo>
                                      <a:pt x="4093" y="144"/>
                                      <a:pt x="4093" y="144"/>
                                      <a:pt x="4093" y="144"/>
                                    </a:cubicBezTo>
                                    <a:cubicBezTo>
                                      <a:pt x="4097" y="103"/>
                                      <a:pt x="4097" y="103"/>
                                      <a:pt x="4097" y="103"/>
                                    </a:cubicBezTo>
                                    <a:cubicBezTo>
                                      <a:pt x="4050" y="103"/>
                                      <a:pt x="4050" y="103"/>
                                      <a:pt x="4050" y="103"/>
                                    </a:cubicBezTo>
                                    <a:cubicBezTo>
                                      <a:pt x="4047" y="123"/>
                                      <a:pt x="4043" y="147"/>
                                      <a:pt x="4038" y="173"/>
                                    </a:cubicBezTo>
                                    <a:cubicBezTo>
                                      <a:pt x="4009" y="329"/>
                                      <a:pt x="4009" y="329"/>
                                      <a:pt x="4009" y="329"/>
                                    </a:cubicBezTo>
                                    <a:lnTo>
                                      <a:pt x="4063" y="329"/>
                                    </a:lnTo>
                                    <a:close/>
                                    <a:moveTo>
                                      <a:pt x="3982" y="145"/>
                                    </a:moveTo>
                                    <a:cubicBezTo>
                                      <a:pt x="3869" y="145"/>
                                      <a:pt x="3869" y="145"/>
                                      <a:pt x="3869" y="145"/>
                                    </a:cubicBezTo>
                                    <a:cubicBezTo>
                                      <a:pt x="3885" y="63"/>
                                      <a:pt x="3885" y="63"/>
                                      <a:pt x="3885" y="63"/>
                                    </a:cubicBezTo>
                                    <a:cubicBezTo>
                                      <a:pt x="4004" y="63"/>
                                      <a:pt x="4004" y="63"/>
                                      <a:pt x="4004" y="63"/>
                                    </a:cubicBezTo>
                                    <a:cubicBezTo>
                                      <a:pt x="4013" y="17"/>
                                      <a:pt x="4013" y="17"/>
                                      <a:pt x="4013" y="17"/>
                                    </a:cubicBezTo>
                                    <a:cubicBezTo>
                                      <a:pt x="3840" y="17"/>
                                      <a:pt x="3840" y="17"/>
                                      <a:pt x="3840" y="17"/>
                                    </a:cubicBezTo>
                                    <a:cubicBezTo>
                                      <a:pt x="3780" y="329"/>
                                      <a:pt x="3780" y="329"/>
                                      <a:pt x="3780" y="329"/>
                                    </a:cubicBezTo>
                                    <a:cubicBezTo>
                                      <a:pt x="3961" y="329"/>
                                      <a:pt x="3961" y="329"/>
                                      <a:pt x="3961" y="329"/>
                                    </a:cubicBezTo>
                                    <a:cubicBezTo>
                                      <a:pt x="3970" y="283"/>
                                      <a:pt x="3970" y="283"/>
                                      <a:pt x="3970" y="283"/>
                                    </a:cubicBezTo>
                                    <a:cubicBezTo>
                                      <a:pt x="3844" y="283"/>
                                      <a:pt x="3844" y="283"/>
                                      <a:pt x="3844" y="283"/>
                                    </a:cubicBezTo>
                                    <a:cubicBezTo>
                                      <a:pt x="3861" y="190"/>
                                      <a:pt x="3861" y="190"/>
                                      <a:pt x="3861" y="190"/>
                                    </a:cubicBezTo>
                                    <a:cubicBezTo>
                                      <a:pt x="3973" y="190"/>
                                      <a:pt x="3973" y="190"/>
                                      <a:pt x="3973" y="190"/>
                                    </a:cubicBezTo>
                                    <a:lnTo>
                                      <a:pt x="3982" y="145"/>
                                    </a:lnTo>
                                    <a:close/>
                                  </a:path>
                                </a:pathLst>
                              </a:custGeom>
                              <a:solidFill>
                                <a:srgbClr val="57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3223895" y="9512300"/>
                                <a:ext cx="513080" cy="663575"/>
                              </a:xfrm>
                              <a:custGeom>
                                <a:avLst/>
                                <a:gdLst>
                                  <a:gd name="T0" fmla="*/ 436 w 1616"/>
                                  <a:gd name="T1" fmla="*/ 2090 h 2090"/>
                                  <a:gd name="T2" fmla="*/ 1370 w 1616"/>
                                  <a:gd name="T3" fmla="*/ 1045 h 2090"/>
                                  <a:gd name="T4" fmla="*/ 1329 w 1616"/>
                                  <a:gd name="T5" fmla="*/ 0 h 2090"/>
                                  <a:gd name="T6" fmla="*/ 894 w 1616"/>
                                  <a:gd name="T7" fmla="*/ 0 h 2090"/>
                                  <a:gd name="T8" fmla="*/ 935 w 1616"/>
                                  <a:gd name="T9" fmla="*/ 1045 h 2090"/>
                                  <a:gd name="T10" fmla="*/ 0 w 1616"/>
                                  <a:gd name="T11" fmla="*/ 2090 h 2090"/>
                                  <a:gd name="T12" fmla="*/ 436 w 1616"/>
                                  <a:gd name="T13" fmla="*/ 2090 h 2090"/>
                                </a:gdLst>
                                <a:ahLst/>
                                <a:cxnLst>
                                  <a:cxn ang="0">
                                    <a:pos x="T0" y="T1"/>
                                  </a:cxn>
                                  <a:cxn ang="0">
                                    <a:pos x="T2" y="T3"/>
                                  </a:cxn>
                                  <a:cxn ang="0">
                                    <a:pos x="T4" y="T5"/>
                                  </a:cxn>
                                  <a:cxn ang="0">
                                    <a:pos x="T6" y="T7"/>
                                  </a:cxn>
                                  <a:cxn ang="0">
                                    <a:pos x="T8" y="T9"/>
                                  </a:cxn>
                                  <a:cxn ang="0">
                                    <a:pos x="T10" y="T11"/>
                                  </a:cxn>
                                  <a:cxn ang="0">
                                    <a:pos x="T12" y="T13"/>
                                  </a:cxn>
                                </a:cxnLst>
                                <a:rect l="0" t="0" r="r" b="b"/>
                                <a:pathLst>
                                  <a:path w="1616" h="2090">
                                    <a:moveTo>
                                      <a:pt x="436" y="2090"/>
                                    </a:moveTo>
                                    <a:cubicBezTo>
                                      <a:pt x="830" y="2090"/>
                                      <a:pt x="1232" y="1421"/>
                                      <a:pt x="1370" y="1045"/>
                                    </a:cubicBezTo>
                                    <a:cubicBezTo>
                                      <a:pt x="1508" y="669"/>
                                      <a:pt x="1616" y="73"/>
                                      <a:pt x="1329" y="0"/>
                                    </a:cubicBezTo>
                                    <a:cubicBezTo>
                                      <a:pt x="894" y="0"/>
                                      <a:pt x="894" y="0"/>
                                      <a:pt x="894" y="0"/>
                                    </a:cubicBezTo>
                                    <a:cubicBezTo>
                                      <a:pt x="1181" y="73"/>
                                      <a:pt x="1073" y="669"/>
                                      <a:pt x="935" y="1045"/>
                                    </a:cubicBezTo>
                                    <a:cubicBezTo>
                                      <a:pt x="797" y="1421"/>
                                      <a:pt x="395" y="2090"/>
                                      <a:pt x="0" y="2090"/>
                                    </a:cubicBezTo>
                                    <a:lnTo>
                                      <a:pt x="436" y="2090"/>
                                    </a:lnTo>
                                    <a:close/>
                                  </a:path>
                                </a:pathLst>
                              </a:custGeom>
                              <a:blipFill dpi="0" rotWithShape="1">
                                <a:blip r:embed="rId13"/>
                                <a:srcRect/>
                                <a:stretch>
                                  <a:fillRect l="-1000" t="-1000" r="-1000" b="-1000"/>
                                </a:stretch>
                              </a:blipFill>
                              <a:ln>
                                <a:noFill/>
                              </a:ln>
                            </wps:spPr>
                            <wps:bodyPr rot="0" vert="horz" wrap="square" lIns="91440" tIns="45720" rIns="91440" bIns="45720" anchor="t" anchorCtr="0" upright="1">
                              <a:noAutofit/>
                            </wps:bodyPr>
                          </wps:wsp>
                          <wps:wsp>
                            <wps:cNvPr id="13" name="Freeform 12"/>
                            <wps:cNvSpPr>
                              <a:spLocks/>
                            </wps:cNvSpPr>
                            <wps:spPr bwMode="auto">
                              <a:xfrm>
                                <a:off x="2992120" y="9512300"/>
                                <a:ext cx="370840" cy="663575"/>
                              </a:xfrm>
                              <a:custGeom>
                                <a:avLst/>
                                <a:gdLst>
                                  <a:gd name="T0" fmla="*/ 714 w 1168"/>
                                  <a:gd name="T1" fmla="*/ 2090 h 2090"/>
                                  <a:gd name="T2" fmla="*/ 0 w 1168"/>
                                  <a:gd name="T3" fmla="*/ 1045 h 2090"/>
                                  <a:gd name="T4" fmla="*/ 714 w 1168"/>
                                  <a:gd name="T5" fmla="*/ 0 h 2090"/>
                                  <a:gd name="T6" fmla="*/ 1168 w 1168"/>
                                  <a:gd name="T7" fmla="*/ 0 h 2090"/>
                                  <a:gd name="T8" fmla="*/ 454 w 1168"/>
                                  <a:gd name="T9" fmla="*/ 1045 h 2090"/>
                                  <a:gd name="T10" fmla="*/ 1168 w 1168"/>
                                  <a:gd name="T11" fmla="*/ 2090 h 2090"/>
                                  <a:gd name="T12" fmla="*/ 714 w 1168"/>
                                  <a:gd name="T13" fmla="*/ 2090 h 2090"/>
                                </a:gdLst>
                                <a:ahLst/>
                                <a:cxnLst>
                                  <a:cxn ang="0">
                                    <a:pos x="T0" y="T1"/>
                                  </a:cxn>
                                  <a:cxn ang="0">
                                    <a:pos x="T2" y="T3"/>
                                  </a:cxn>
                                  <a:cxn ang="0">
                                    <a:pos x="T4" y="T5"/>
                                  </a:cxn>
                                  <a:cxn ang="0">
                                    <a:pos x="T6" y="T7"/>
                                  </a:cxn>
                                  <a:cxn ang="0">
                                    <a:pos x="T8" y="T9"/>
                                  </a:cxn>
                                  <a:cxn ang="0">
                                    <a:pos x="T10" y="T11"/>
                                  </a:cxn>
                                  <a:cxn ang="0">
                                    <a:pos x="T12" y="T13"/>
                                  </a:cxn>
                                </a:cxnLst>
                                <a:rect l="0" t="0" r="r" b="b"/>
                                <a:pathLst>
                                  <a:path w="1168" h="2090">
                                    <a:moveTo>
                                      <a:pt x="714" y="2090"/>
                                    </a:moveTo>
                                    <a:cubicBezTo>
                                      <a:pt x="320" y="2090"/>
                                      <a:pt x="0" y="1622"/>
                                      <a:pt x="0" y="1045"/>
                                    </a:cubicBezTo>
                                    <a:cubicBezTo>
                                      <a:pt x="0" y="468"/>
                                      <a:pt x="320" y="0"/>
                                      <a:pt x="714" y="0"/>
                                    </a:cubicBezTo>
                                    <a:cubicBezTo>
                                      <a:pt x="1168" y="0"/>
                                      <a:pt x="1168" y="0"/>
                                      <a:pt x="1168" y="0"/>
                                    </a:cubicBezTo>
                                    <a:cubicBezTo>
                                      <a:pt x="774" y="0"/>
                                      <a:pt x="454" y="468"/>
                                      <a:pt x="454" y="1045"/>
                                    </a:cubicBezTo>
                                    <a:cubicBezTo>
                                      <a:pt x="454" y="1622"/>
                                      <a:pt x="774" y="2090"/>
                                      <a:pt x="1168" y="2090"/>
                                    </a:cubicBezTo>
                                    <a:lnTo>
                                      <a:pt x="714" y="2090"/>
                                    </a:lnTo>
                                    <a:close/>
                                  </a:path>
                                </a:pathLst>
                              </a:custGeom>
                              <a:blipFill dpi="0" rotWithShape="1">
                                <a:blip r:embed="rId14"/>
                                <a:srcRect/>
                                <a:stretch>
                                  <a:fillRect l="-1000" t="-1000" r="-1000" b="-1000"/>
                                </a:stretch>
                              </a:blipFill>
                              <a:ln>
                                <a:noFill/>
                              </a:ln>
                            </wps:spPr>
                            <wps:bodyPr rot="0" vert="horz" wrap="square" lIns="91440" tIns="45720" rIns="91440" bIns="45720" anchor="t" anchorCtr="0" upright="1">
                              <a:noAutofit/>
                            </wps:bodyPr>
                          </wps:wsp>
                          <wps:wsp>
                            <wps:cNvPr id="1" name="Freeform 13"/>
                            <wps:cNvSpPr>
                              <a:spLocks/>
                            </wps:cNvSpPr>
                            <wps:spPr bwMode="auto">
                              <a:xfrm>
                                <a:off x="3274695" y="9512300"/>
                                <a:ext cx="370205" cy="663575"/>
                              </a:xfrm>
                              <a:custGeom>
                                <a:avLst/>
                                <a:gdLst>
                                  <a:gd name="T0" fmla="*/ 713 w 1167"/>
                                  <a:gd name="T1" fmla="*/ 2090 h 2090"/>
                                  <a:gd name="T2" fmla="*/ 0 w 1167"/>
                                  <a:gd name="T3" fmla="*/ 1045 h 2090"/>
                                  <a:gd name="T4" fmla="*/ 713 w 1167"/>
                                  <a:gd name="T5" fmla="*/ 0 h 2090"/>
                                  <a:gd name="T6" fmla="*/ 1167 w 1167"/>
                                  <a:gd name="T7" fmla="*/ 0 h 2090"/>
                                  <a:gd name="T8" fmla="*/ 454 w 1167"/>
                                  <a:gd name="T9" fmla="*/ 1045 h 2090"/>
                                  <a:gd name="T10" fmla="*/ 1167 w 1167"/>
                                  <a:gd name="T11" fmla="*/ 2090 h 2090"/>
                                  <a:gd name="T12" fmla="*/ 713 w 1167"/>
                                  <a:gd name="T13" fmla="*/ 2090 h 2090"/>
                                </a:gdLst>
                                <a:ahLst/>
                                <a:cxnLst>
                                  <a:cxn ang="0">
                                    <a:pos x="T0" y="T1"/>
                                  </a:cxn>
                                  <a:cxn ang="0">
                                    <a:pos x="T2" y="T3"/>
                                  </a:cxn>
                                  <a:cxn ang="0">
                                    <a:pos x="T4" y="T5"/>
                                  </a:cxn>
                                  <a:cxn ang="0">
                                    <a:pos x="T6" y="T7"/>
                                  </a:cxn>
                                  <a:cxn ang="0">
                                    <a:pos x="T8" y="T9"/>
                                  </a:cxn>
                                  <a:cxn ang="0">
                                    <a:pos x="T10" y="T11"/>
                                  </a:cxn>
                                  <a:cxn ang="0">
                                    <a:pos x="T12" y="T13"/>
                                  </a:cxn>
                                </a:cxnLst>
                                <a:rect l="0" t="0" r="r" b="b"/>
                                <a:pathLst>
                                  <a:path w="1167" h="2090">
                                    <a:moveTo>
                                      <a:pt x="713" y="2090"/>
                                    </a:moveTo>
                                    <a:cubicBezTo>
                                      <a:pt x="319" y="2090"/>
                                      <a:pt x="0" y="1622"/>
                                      <a:pt x="0" y="1045"/>
                                    </a:cubicBezTo>
                                    <a:cubicBezTo>
                                      <a:pt x="0" y="468"/>
                                      <a:pt x="319" y="0"/>
                                      <a:pt x="713" y="0"/>
                                    </a:cubicBezTo>
                                    <a:cubicBezTo>
                                      <a:pt x="1167" y="0"/>
                                      <a:pt x="1167" y="0"/>
                                      <a:pt x="1167" y="0"/>
                                    </a:cubicBezTo>
                                    <a:cubicBezTo>
                                      <a:pt x="773" y="0"/>
                                      <a:pt x="454" y="468"/>
                                      <a:pt x="454" y="1045"/>
                                    </a:cubicBezTo>
                                    <a:cubicBezTo>
                                      <a:pt x="454" y="1622"/>
                                      <a:pt x="773" y="2090"/>
                                      <a:pt x="1167" y="2090"/>
                                    </a:cubicBezTo>
                                    <a:lnTo>
                                      <a:pt x="713" y="2090"/>
                                    </a:lnTo>
                                    <a:close/>
                                  </a:path>
                                </a:pathLst>
                              </a:custGeom>
                              <a:blipFill dpi="0" rotWithShape="1">
                                <a:blip r:embed="rId15"/>
                                <a:srcRect/>
                                <a:stretch>
                                  <a:fillRect l="-1000" t="-1000" r="-1000" b="-1000"/>
                                </a:stretch>
                              </a:blipFill>
                              <a:ln>
                                <a:noFill/>
                              </a:ln>
                            </wps:spPr>
                            <wps:bodyPr rot="0" vert="horz" wrap="square" lIns="91440" tIns="45720" rIns="91440" bIns="45720" anchor="t" anchorCtr="0" upright="1">
                              <a:noAutofit/>
                            </wps:bodyPr>
                          </wps:wsp>
                          <wps:wsp>
                            <wps:cNvPr id="15" name="Freeform 14"/>
                            <wps:cNvSpPr>
                              <a:spLocks/>
                            </wps:cNvSpPr>
                            <wps:spPr bwMode="auto">
                              <a:xfrm>
                                <a:off x="3503295" y="9975850"/>
                                <a:ext cx="349885" cy="200025"/>
                              </a:xfrm>
                              <a:custGeom>
                                <a:avLst/>
                                <a:gdLst>
                                  <a:gd name="T0" fmla="*/ 655 w 1102"/>
                                  <a:gd name="T1" fmla="*/ 0 h 629"/>
                                  <a:gd name="T2" fmla="*/ 0 w 1102"/>
                                  <a:gd name="T3" fmla="*/ 629 h 629"/>
                                  <a:gd name="T4" fmla="*/ 447 w 1102"/>
                                  <a:gd name="T5" fmla="*/ 629 h 629"/>
                                  <a:gd name="T6" fmla="*/ 1102 w 1102"/>
                                  <a:gd name="T7" fmla="*/ 0 h 629"/>
                                  <a:gd name="T8" fmla="*/ 655 w 1102"/>
                                  <a:gd name="T9" fmla="*/ 0 h 629"/>
                                </a:gdLst>
                                <a:ahLst/>
                                <a:cxnLst>
                                  <a:cxn ang="0">
                                    <a:pos x="T0" y="T1"/>
                                  </a:cxn>
                                  <a:cxn ang="0">
                                    <a:pos x="T2" y="T3"/>
                                  </a:cxn>
                                  <a:cxn ang="0">
                                    <a:pos x="T4" y="T5"/>
                                  </a:cxn>
                                  <a:cxn ang="0">
                                    <a:pos x="T6" y="T7"/>
                                  </a:cxn>
                                  <a:cxn ang="0">
                                    <a:pos x="T8" y="T9"/>
                                  </a:cxn>
                                </a:cxnLst>
                                <a:rect l="0" t="0" r="r" b="b"/>
                                <a:pathLst>
                                  <a:path w="1102" h="629">
                                    <a:moveTo>
                                      <a:pt x="655" y="0"/>
                                    </a:moveTo>
                                    <a:cubicBezTo>
                                      <a:pt x="545" y="370"/>
                                      <a:pt x="293" y="629"/>
                                      <a:pt x="0" y="629"/>
                                    </a:cubicBezTo>
                                    <a:cubicBezTo>
                                      <a:pt x="447" y="629"/>
                                      <a:pt x="447" y="629"/>
                                      <a:pt x="447" y="629"/>
                                    </a:cubicBezTo>
                                    <a:cubicBezTo>
                                      <a:pt x="741" y="629"/>
                                      <a:pt x="993" y="370"/>
                                      <a:pt x="1102" y="0"/>
                                    </a:cubicBezTo>
                                    <a:lnTo>
                                      <a:pt x="655" y="0"/>
                                    </a:lnTo>
                                    <a:close/>
                                  </a:path>
                                </a:pathLst>
                              </a:custGeom>
                              <a:blipFill dpi="0" rotWithShape="1">
                                <a:blip r:embed="rId16"/>
                                <a:srcRect/>
                                <a:stretch>
                                  <a:fillRect l="-1000" t="-1000" r="-1000" b="-1000"/>
                                </a:stretch>
                              </a:blip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E9635D7" id="Logo" o:spid="_x0000_s1026" style="position:absolute;margin-left:234.95pt;margin-top:748.9pt;width:158.75pt;height:68.9pt;z-index:251658243;mso-position-horizontal-relative:page;mso-position-vertical-relative:page;mso-width-relative:margin;mso-height-relative:margin" coordorigin="29883,95123" coordsize="20167,8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" o:allowincell="f">
                    <v:shape id="Freeform 8" o:spid="_x0000_s1027" style="position:absolute;left:36658;top:97243;width:2515;height:2172;visibility:visible;mso-wrap-style:square;v-text-anchor:top" coordsize="39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" path="m294,l,342r396,l294,xe" fillcolor="#009fe3" stroked="f">
                      <v:path arrowok="t" o:connecttype="custom" o:connectlocs="186690,0;0,217170;251460,217170;186690,0" o:connectangles="0,0,0,0"/>
                    </v:shape>
                    <v:shape id="Freeform 9" o:spid="_x0000_s1028" style="position:absolute;left:40049;top:97269;width:10001;height:2216;visibility:visible;mso-wrap-style:square;v-text-anchor:top" coordsize="3150,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" path="m442,669v-34,15,-93,30,-168,30c107,699,,595,,428,,294,57,180,151,111,218,60,298,34,390,34v71,,122,18,141,30c498,154,498,154,498,154,477,142,433,131,377,131v-61,,-120,21,-164,59c157,240,120,321,120,414v,108,56,189,183,189c349,603,397,595,431,578r11,91xm993,308v-232,,-232,,-232,c794,139,794,139,794,139v245,,245,,245,c1057,45,1057,45,1057,45v-357,,-357,,-357,c578,688,578,688,578,688v371,,371,,371,c968,594,968,594,968,594v-260,,-260,,-260,c744,402,744,402,744,402v231,,231,,231,l993,308xm1502,112v24,-5,59,-7,88,-7c1750,105,1806,190,1806,304v,91,-30,178,-88,237c1665,596,1591,627,1489,627v-24,,-55,-1,-83,-5l1502,112xm1314,684v42,5,100,9,156,9c1593,693,1687,665,1761,603v83,-70,130,-186,130,-302c1890,220,1864,162,1830,126,1782,71,1701,40,1593,40v-56,,-110,5,-159,14l1314,684xm2243,337v,71,-97,88,-221,87c2041,351,2097,278,2173,278v42,,70,21,70,58l2243,337xm2249,602v-29,15,-70,33,-124,33c2077,635,2040,614,2022,573v-11,-25,-14,-68,-10,-88c2183,488,2320,455,2320,334v,-66,-48,-118,-136,-118c2035,216,1932,373,1932,512v,103,54,187,176,187c2170,699,2226,681,2260,661r-11,-59xm2439,688c2569,11,2569,11,2569,11v-80,,-80,,-80,c2361,688,2361,688,2361,688r78,xm2668,688v76,-399,76,-399,76,-399c2846,289,2846,289,2846,289v13,-63,13,-63,13,-63c2756,226,2756,226,2756,226v3,-22,3,-22,3,-22c2773,128,2803,67,2866,67v18,,35,3,47,8c2930,12,2930,12,2930,12,2920,6,2899,,2867,v-40,,-81,14,-110,41c2715,78,2693,137,2682,202v-5,24,-5,24,-5,24c2615,226,2615,226,2615,226v-11,63,-11,63,-11,63c2665,289,2665,289,2665,289v-75,399,-75,399,-75,399l2668,688xm2977,141v-16,85,-16,85,-16,85c2895,226,2895,226,2895,226v-13,62,-13,62,-13,62c2949,288,2949,288,2949,288v-46,234,-46,234,-46,234c2897,555,2894,582,2894,609v,47,27,90,97,90c3014,699,3038,695,3052,690v4,-63,4,-63,4,-63c3046,630,3032,631,3019,631v-31,,-44,-17,-44,-45c2975,562,2979,538,2984,512v42,-224,42,-224,42,-224c3137,288,3137,288,3137,288v13,-62,13,-62,13,-62c3039,226,3039,226,3039,226v21,-110,21,-110,21,-110l2977,141xe" fillcolor="#575756" stroked="f">
                      <v:path arrowok="t" o:connecttype="custom" o:connectlocs="86995,221615;47943,35192;168593,20291;119698,41533;38100,131257;136843,183252;315278,97650;252095,44069;335598,14267;183515,218127;307340,188325;236220,127452;315278,97650;504825,33290;545465,171522;446405,197202;417195,216859;559118,191179;581025,39948;455295,17120;712153,106844;689928,88139;712153,106844;674688,201324;638810,153767;693420,68482;669290,221615;714058,190862;815658,3488;749618,218127;847090,218127;903605,91626;875030,71652;909955,21242;930275,3805;875348,12999;849948,71652;826770,91626;822325,218127;945198,44703;919163,71652;936308,91309;918845,193081;969010,218762;958533,200056;947420,162327;995998,91309;964883,71652;945198,44703" o:connectangles="0,0,0,0,0,0,0,0,0,0,0,0,0,0,0,0,0,0,0,0,0,0,0,0,0,0,0,0,0,0,0,0,0,0,0,0,0,0,0,0,0,0,0,0,0,0,0,0,0"/>
                      <o:lock v:ext="edit" verticies="t"/>
                    </v:shape>
                    <v:shape id="Freeform 10" o:spid="_x0000_s1029" style="position:absolute;left:29883;top:102793;width:19958;height:1061;visibility:visible;mso-wrap-style:square;v-text-anchor:top" coordsize="628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" path="m2074,218v-9,46,-38,73,-62,73c1987,291,1976,269,1976,242v,-50,34,-102,81,-102c2070,140,2081,144,2088,149r-14,69xm2116,v-20,105,-20,105,-20,105c2086,101,2073,98,2061,98v-83,,-141,73,-141,152c1920,302,1948,334,1989,334v29,,57,-14,77,-45c2067,289,2067,289,2067,289v-5,40,-5,40,-5,40c2112,329,2112,329,2112,329v1,-24,5,-54,10,-80c2170,,2170,,2170,r-54,xm1848,162v,27,-36,35,-92,34c1763,169,1785,139,1819,139v17,,29,8,29,23xm1865,277v-16,8,-36,15,-62,15c1782,292,1765,284,1757,269v-5,-9,-7,-25,-6,-32c1838,238,1899,220,1899,162v,-38,-29,-64,-73,-64c1748,98,1698,173,1698,241v,55,30,93,93,93c1818,334,1848,328,1870,316r-5,-39xm1598,55v-9,48,-9,48,-9,48c1559,103,1559,103,1559,103v-8,42,-8,42,-8,42c1581,145,1581,145,1581,145v-19,101,-19,101,-19,101c1558,263,1557,275,1557,288v,26,16,46,53,46c1623,334,1638,333,1646,330v5,-42,5,-42,5,-42c1645,289,1639,289,1632,289v-14,,-20,-8,-20,-20c1612,259,1614,247,1616,237v18,-92,18,-92,18,-92c1685,145,1685,145,1685,145v8,-42,8,-42,8,-42c1642,103,1642,103,1642,103v12,-62,12,-62,12,-62l1598,55xm1443,55v-9,48,-9,48,-9,48c1404,103,1404,103,1404,103v-8,42,-8,42,-8,42c1426,145,1426,145,1426,145v-19,101,-19,101,-19,101c1403,263,1402,275,1402,288v,26,16,46,54,46c1469,334,1483,333,1491,330v5,-42,5,-42,5,-42c1490,289,1484,289,1477,289v-14,,-20,-8,-20,-20c1457,259,1459,247,1461,237v18,-92,18,-92,18,-92c1530,145,1530,145,1530,145v8,-42,8,-42,8,-42c1487,103,1487,103,1487,103v12,-62,12,-62,12,-62l1443,55xm1346,71v19,,33,-13,34,-33c1380,21,1368,9,1351,9v-17,,-32,14,-32,33c1318,59,1330,71,1346,71xm1321,329v43,-226,43,-226,43,-226c1310,103,1310,103,1310,103v-43,226,-43,226,-43,226l1321,329xm938,329c958,222,958,222,958,222v8,-46,37,-80,62,-80c1042,142,1047,158,1047,175v,8,-1,17,-3,26c1020,329,1020,329,1020,329v52,,52,,52,c1092,221,1092,221,1092,221v9,-48,36,-79,61,-79c1173,142,1181,155,1181,174v,10,-2,20,-3,29c1154,329,1154,329,1154,329v52,,52,,52,c1231,197,1231,197,1231,197v2,-12,4,-29,4,-38c1235,118,1211,98,1180,98v-31,1,-60,16,-80,47c1098,121,1082,98,1047,98v-29,,-57,15,-79,45c968,143,968,143,968,143v5,-40,5,-40,5,-40c926,103,926,103,926,103v-3,20,-6,44,-11,70c886,329,886,329,886,329r52,xm557,329c576,222,576,222,576,222v9,-46,37,-80,62,-80c660,142,665,158,665,175v,8,-1,17,-2,26c638,329,638,329,638,329v52,,52,,52,c711,221,711,221,711,221v9,-48,36,-79,61,-79c792,142,799,155,799,174v,10,-1,20,-3,29c773,329,773,329,773,329v52,,52,,52,c850,197,850,197,850,197v2,-12,4,-29,4,-38c854,118,830,98,799,98v-32,1,-60,16,-80,47c717,121,701,98,665,98v-29,,-57,15,-78,45c587,143,587,143,587,143v4,-40,4,-40,4,-40c544,103,544,103,544,103v-2,20,-6,44,-11,70c504,329,504,329,504,329r53,xm381,140v33,,44,29,44,52c425,237,398,293,357,293v-27,,-44,-22,-44,-53c313,198,338,140,381,140xm388,98v-77,,-130,67,-130,143c258,295,293,334,350,334v77,,131,-65,131,-142c481,142,449,98,388,98xm210,276v-17,8,-40,12,-63,12c85,288,58,249,58,196v,-45,18,-85,46,-109c125,69,154,58,183,58v28,,49,6,59,12c258,26,258,26,258,26,249,20,224,12,190,12,145,12,106,24,73,49,28,83,,138,,203v,81,52,131,133,131c170,334,198,327,215,320r-5,-44xm2636,140v33,,43,29,43,52c2679,237,2652,293,2612,293v-28,,-44,-22,-44,-53c2568,198,2593,140,2636,140xm2642,98v-77,,-130,67,-130,143c2512,295,2547,334,2604,334v77,,131,-65,131,-142c2735,142,2703,98,2642,98xm2415,55v-10,48,-10,48,-10,48c2375,103,2375,103,2375,103v-8,42,-8,42,-8,42c2397,145,2397,145,2397,145v-19,101,-19,101,-19,101c2374,263,2373,275,2373,288v,26,17,46,54,46c2440,334,2454,333,2462,330v5,-42,5,-42,5,-42c2461,289,2455,289,2448,289v-14,,-19,-8,-19,-20c2429,259,2430,247,2432,237v18,-92,18,-92,18,-92c2501,145,2501,145,2501,145v8,-42,8,-42,8,-42c2458,103,2458,103,2458,103v12,-62,12,-62,12,-62l2415,55xm3517,162v,27,-36,35,-92,34c3432,169,3454,139,3488,139v17,,29,8,29,23xm3534,277v-16,8,-36,15,-62,15c3451,292,3435,284,3426,269v-5,-9,-7,-25,-6,-32c3507,238,3568,220,3568,162v,-38,-29,-64,-73,-64c3417,98,3367,173,3367,241v,55,30,93,93,93c3487,334,3517,328,3539,316r-5,-39xm3161,329v20,-107,20,-107,20,-107c3190,174,3220,142,3246,142v21,,28,14,28,31c3274,184,3273,194,3272,203v-24,126,-24,126,-24,126c3301,329,3301,329,3301,329v25,-130,25,-130,25,-130c3329,186,3330,171,3330,159v,-41,-25,-61,-56,-61c3242,98,3217,114,3198,137v-1,,-1,,-1,c3223,,3223,,3223,v-54,,-54,,-54,c3107,329,3107,329,3107,329r54,xm3013,55v-9,48,-9,48,-9,48c2973,103,2973,103,2973,103v-8,42,-8,42,-8,42c2996,145,2996,145,2996,145v-20,101,-20,101,-20,101c2972,263,2971,275,2971,288v,26,17,46,54,46c3038,334,3052,333,3060,330v5,-42,5,-42,5,-42c3060,289,3053,289,3047,289v-15,,-20,-8,-20,-20c3027,259,3029,247,3030,237v19,-92,19,-92,19,-92c3099,145,3099,145,3099,145v8,-42,8,-42,8,-42c3056,103,3056,103,3056,103v12,-62,12,-62,12,-62l3013,55xm6192,55v-10,48,-10,48,-10,48c6152,103,6152,103,6152,103v-8,42,-8,42,-8,42c6174,145,6174,145,6174,145v-19,101,-19,101,-19,101c6151,263,6150,275,6150,288v,26,17,46,54,46c6217,334,6231,333,6239,330v5,-42,5,-42,5,-42c6239,289,6232,289,6226,289v-15,,-20,-8,-20,-20c6206,259,6207,247,6209,237v18,-92,18,-92,18,-92c6278,145,6278,145,6278,145v8,-42,8,-42,8,-42c6235,103,6235,103,6235,103v12,-62,12,-62,12,-62l6192,55xm5930,329v19,-104,19,-104,19,-104c5959,172,5991,142,6015,142v22,,29,14,29,33c6044,184,6042,193,6041,202v-24,127,-24,127,-24,127c6071,329,6071,329,6071,329v25,-131,25,-131,25,-131c6098,186,6100,171,6100,160v,-42,-26,-62,-58,-62c6011,98,5982,114,5961,144v-1,,-1,,-1,c5965,103,5965,103,5965,103v-48,,-48,,-48,c5914,123,5911,147,5905,173v-29,156,-29,156,-29,156l5930,329xm5808,162v,27,-35,35,-91,34c5724,169,5746,139,5780,139v17,,28,8,28,23xm5826,277v-16,8,-37,15,-62,15c5743,292,5726,284,5717,269v-5,-9,-6,-25,-6,-32c5799,238,5859,220,5859,162v,-38,-28,-64,-72,-64c5709,98,5659,173,5659,241v,55,30,93,92,93c5779,334,5809,328,5831,316r-5,-39xm5325,329v20,-107,20,-107,20,-107c5353,176,5382,142,5407,142v22,,27,16,27,33c5434,183,5433,192,5431,201v-24,128,-24,128,-24,128c5459,329,5459,329,5459,329v20,-108,20,-108,20,-108c5488,173,5516,142,5540,142v20,,28,13,28,32c5568,184,5566,194,5565,203v-24,126,-24,126,-24,126c5594,329,5594,329,5594,329v25,-132,25,-132,25,-132c5620,185,5622,168,5622,159v,-41,-24,-61,-55,-61c5536,99,5507,114,5487,145v-2,-24,-18,-47,-53,-47c5405,98,5377,113,5356,143v-1,,-1,,-1,c5360,103,5360,103,5360,103v-47,,-47,,-47,c5311,123,5307,147,5302,173v-29,156,-29,156,-29,156l5325,329xm5072,329v19,-104,19,-104,19,-104c5101,172,5132,142,5157,142v21,,28,14,28,33c5185,184,5184,193,5183,202v-25,127,-25,127,-25,127c5212,329,5212,329,5212,329v25,-131,25,-131,25,-131c5240,186,5241,171,5241,160v,-42,-25,-62,-57,-62c5152,98,5124,114,5103,144v-1,,-1,,-1,c5106,103,5106,103,5106,103v-47,,-47,,-47,c5056,123,5053,147,5047,173v-29,156,-29,156,-29,156l5072,329xm4895,140v33,,43,29,43,52c4938,237,4912,293,4871,293v-27,,-44,-22,-44,-53c4827,198,4852,140,4895,140xm4902,98v-77,,-131,67,-131,143c4771,295,4807,334,4864,334v77,,131,-65,131,-142c4995,142,4963,98,4902,98xm4659,329v17,-91,17,-91,17,-91c4685,190,4709,151,4748,151v3,,7,1,10,1c4769,99,4769,99,4769,99v-4,,-8,-1,-12,-1c4726,98,4701,121,4686,151v-1,,-1,,-1,c4687,134,4688,119,4690,103v-47,,-47,,-47,c4640,124,4637,158,4631,190v-26,139,-26,139,-26,139l4659,329xm4569,71v18,,33,-13,33,-33c4602,21,4590,9,4573,9v-17,,-32,14,-32,33c4540,59,4552,71,4569,71xm4543,329v43,-226,43,-226,43,-226c4532,103,4532,103,4532,103v-43,226,-43,226,-43,226l4543,329xm4277,103v38,226,38,226,38,226c4370,329,4370,329,4370,329,4495,103,4495,103,4495,103v-59,,-59,,-59,c4379,217,4379,217,4379,217v-12,27,-19,43,-24,58c4353,275,4353,275,4353,275v-1,-15,-3,-32,-6,-59c4333,103,4333,103,4333,103r-56,xm4063,329v19,-104,19,-104,19,-104c4092,172,4123,142,4148,142v21,,28,14,28,33c4176,184,4175,193,4173,202v-24,127,-24,127,-24,127c4203,329,4203,329,4203,329v25,-131,25,-131,25,-131c4230,186,4232,171,4232,160v,-42,-25,-62,-57,-62c4143,98,4114,114,4094,144v-1,,-1,,-1,c4097,103,4097,103,4097,103v-47,,-47,,-47,c4047,123,4043,147,4038,173v-29,156,-29,156,-29,156l4063,329xm3982,145v-113,,-113,,-113,c3885,63,3885,63,3885,63v119,,119,,119,c4013,17,4013,17,4013,17v-173,,-173,,-173,c3780,329,3780,329,3780,329v181,,181,,181,c3970,283,3970,283,3970,283v-126,,-126,,-126,c3861,190,3861,190,3861,190v112,,112,,112,l3982,145xe" fillcolor="#575756" stroked="f">
                      <v:path arrowok="t" o:connecttype="custom" o:connectlocs="671830,0;654685,104458;577533,44133;579755,31115;494983,32703;524193,91440;521335,32703;452755,46038;462598,85408;458153,17463;433070,32703;332423,55563;374015,64453;332423,31115;297815,104458;219075,104458;269875,62548;187643,32703;113348,93028;123190,31115;81915,8255;836930,44450;826770,106045;761048,46038;771208,85408;766763,17463;1087755,85408;1122045,87948;1048068,104458;1006158,0;951230,46038;961073,85408;956628,17463;1952625,91440;1977073,46038;1888808,71438;1936750,50800;1865630,104458;1830070,92710;1851343,100330;1716723,104458;1776095,104458;1700213,45403;1616393,71438;1664018,50800;1593215,104458;1556385,31115;1507490,47943;1474153,32703;1441768,13335;1357948,32703;1382078,87313;1325880,55563;1299845,45720;1264285,46038;1257618,104458" o:connectangles="0,0,0,0,0,0,0,0,0,0,0,0,0,0,0,0,0,0,0,0,0,0,0,0,0,0,0,0,0,0,0,0,0,0,0,0,0,0,0,0,0,0,0,0,0,0,0,0,0,0,0,0,0,0,0,0"/>
                      <o:lock v:ext="edit" verticies="t"/>
                    </v:shape>
                    <v:shape id="Freeform 11" o:spid="_x0000_s1030" style="position:absolute;left:32238;top:95123;width:5131;height:6635;visibility:visible;mso-wrap-style:square;v-text-anchor:top" coordsize="1616,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" path="m436,2090v394,,796,-669,934,-1045c1508,669,1616,73,1329,,894,,894,,894,v287,73,179,669,41,1045c797,1421,395,2090,,2090r436,xe" stroked="f">
                      <v:fill r:id="rId17" o:title="" recolor="t" rotate="t" type="frame"/>
                      <v:path arrowok="t" o:connecttype="custom" o:connectlocs="138430,663575;434975,331788;421958,0;283845,0;296863,331788;0,663575;138430,663575" o:connectangles="0,0,0,0,0,0,0"/>
                    </v:shape>
                    <v:shape id="Freeform 12" o:spid="_x0000_s1031" style="position:absolute;left:29921;top:95123;width:3708;height:6635;visibility:visible;mso-wrap-style:square;v-text-anchor:top" coordsize="1168,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" path="m714,2090c320,2090,,1622,,1045,,468,320,,714,v454,,454,,454,c774,,454,468,454,1045v,577,320,1045,714,1045l714,2090xe" stroked="f">
                      <v:fill r:id="rId18" o:title="" recolor="t" rotate="t" type="frame"/>
                      <v:path arrowok="t" o:connecttype="custom" o:connectlocs="226695,663575;0,331788;226695,0;370840,0;144145,331788;370840,663575;226695,663575" o:connectangles="0,0,0,0,0,0,0"/>
                    </v:shape>
                    <v:shape id="Freeform 13" o:spid="_x0000_s1032" style="position:absolute;left:32746;top:95123;width:3703;height:6635;visibility:visible;mso-wrap-style:square;v-text-anchor:top" coordsize="1167,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" path="m713,2090c319,2090,,1622,,1045,,468,319,,713,v454,,454,,454,c773,,454,468,454,1045v,577,319,1045,713,1045l713,2090xe" stroked="f">
                      <v:fill r:id="rId19" o:title="" recolor="t" rotate="t" type="frame"/>
                      <v:path arrowok="t" o:connecttype="custom" o:connectlocs="226184,663575;0,331788;226184,0;370205,0;144021,331788;370205,663575;226184,663575" o:connectangles="0,0,0,0,0,0,0"/>
                    </v:shape>
                    <v:shape id="Freeform 14" o:spid="_x0000_s1033" style="position:absolute;left:35032;top:99758;width:3499;height:2000;visibility:visible;mso-wrap-style:square;v-text-anchor:top" coordsize="110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" path="m655,c545,370,293,629,,629v447,,447,,447,c741,629,993,370,1102,l655,xe" stroked="f">
                      <v:fill r:id="rId20" o:title="" recolor="t" rotate="t" type="frame"/>
                      <v:path arrowok="t" o:connecttype="custom" o:connectlocs="207963,0;0,200025;141923,200025;349885,0;207963,0" o:connectangles="0,0,0,0,0"/>
                    </v:shape>
                    <w10:wrap anchorx="page" anchory="page"/>
                  </v:group>
                </w:pict>
              </mc:Fallback>
            </mc:AlternateContent>
          </w:r>
          <w:r w:rsidR="00070182">
            <w:rPr>
              <w:noProof/>
            </w:rPr>
            <mc:AlternateContent>
              <mc:Choice Requires="wps">
                <w:drawing>
                  <wp:anchor distT="0" distB="0" distL="114300" distR="114300" simplePos="0" relativeHeight="251658242" behindDoc="0" locked="0" layoutInCell="1" allowOverlap="1" wp14:anchorId="1F442B79" wp14:editId="15447AE1">
                    <wp:simplePos x="0" y="0"/>
                    <wp:positionH relativeFrom="page">
                      <wp:posOffset>0</wp:posOffset>
                    </wp:positionH>
                    <wp:positionV relativeFrom="page">
                      <wp:posOffset>0</wp:posOffset>
                    </wp:positionV>
                    <wp:extent cx="2505600" cy="10692000"/>
                    <wp:effectExtent l="0" t="0" r="0" b="0"/>
                    <wp:wrapNone/>
                    <wp:docPr id="2" name="boog link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05600" cy="10692000"/>
                            </a:xfrm>
                            <a:custGeom>
                              <a:avLst/>
                              <a:gdLst>
                                <a:gd name="T0" fmla="*/ 7887 w 7887"/>
                                <a:gd name="T1" fmla="*/ 0 h 33676"/>
                                <a:gd name="T2" fmla="*/ 0 w 7887"/>
                                <a:gd name="T3" fmla="*/ 0 h 33676"/>
                                <a:gd name="T4" fmla="*/ 0 w 7887"/>
                                <a:gd name="T5" fmla="*/ 33676 h 33676"/>
                                <a:gd name="T6" fmla="*/ 7887 w 7887"/>
                                <a:gd name="T7" fmla="*/ 33676 h 33676"/>
                                <a:gd name="T8" fmla="*/ 3968 w 7887"/>
                                <a:gd name="T9" fmla="*/ 16839 h 33676"/>
                                <a:gd name="T10" fmla="*/ 7887 w 7887"/>
                                <a:gd name="T11" fmla="*/ 0 h 33676"/>
                              </a:gdLst>
                              <a:ahLst/>
                              <a:cxnLst>
                                <a:cxn ang="0">
                                  <a:pos x="T0" y="T1"/>
                                </a:cxn>
                                <a:cxn ang="0">
                                  <a:pos x="T2" y="T3"/>
                                </a:cxn>
                                <a:cxn ang="0">
                                  <a:pos x="T4" y="T5"/>
                                </a:cxn>
                                <a:cxn ang="0">
                                  <a:pos x="T6" y="T7"/>
                                </a:cxn>
                                <a:cxn ang="0">
                                  <a:pos x="T8" y="T9"/>
                                </a:cxn>
                                <a:cxn ang="0">
                                  <a:pos x="T10" y="T11"/>
                                </a:cxn>
                              </a:cxnLst>
                              <a:rect l="0" t="0" r="r" b="b"/>
                              <a:pathLst>
                                <a:path w="7887" h="33676">
                                  <a:moveTo>
                                    <a:pt x="7887" y="0"/>
                                  </a:moveTo>
                                  <a:cubicBezTo>
                                    <a:pt x="0" y="0"/>
                                    <a:pt x="0" y="0"/>
                                    <a:pt x="0" y="0"/>
                                  </a:cubicBezTo>
                                  <a:cubicBezTo>
                                    <a:pt x="0" y="33676"/>
                                    <a:pt x="0" y="33676"/>
                                    <a:pt x="0" y="33676"/>
                                  </a:cubicBezTo>
                                  <a:cubicBezTo>
                                    <a:pt x="7887" y="33676"/>
                                    <a:pt x="7887" y="33676"/>
                                    <a:pt x="7887" y="33676"/>
                                  </a:cubicBezTo>
                                  <a:cubicBezTo>
                                    <a:pt x="5434" y="29053"/>
                                    <a:pt x="3968" y="23203"/>
                                    <a:pt x="3968" y="16839"/>
                                  </a:cubicBezTo>
                                  <a:cubicBezTo>
                                    <a:pt x="3968" y="10473"/>
                                    <a:pt x="5434" y="4623"/>
                                    <a:pt x="7887" y="0"/>
                                  </a:cubicBezTo>
                                  <a:close/>
                                </a:path>
                              </a:pathLst>
                            </a:custGeom>
                            <a:solidFill>
                              <a:srgbClr val="FFDB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592239" id="boog links" o:spid="_x0000_s1026" style="position:absolute;margin-left:0;margin-top:0;width:197.3pt;height:841.9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7887,3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" path="m7887,c,,,,,,,33676,,33676,,33676v7887,,7887,,7887,c5434,29053,3968,23203,3968,16839,3968,10473,5434,4623,7887,xe" fillcolor="#ffdb00" stroked="f">
                    <v:path arrowok="t" o:connecttype="custom" o:connectlocs="2505600,0;0,0;0,10692000;2505600,10692000;1260583,5346317;2505600,0" o:connectangles="0,0,0,0,0,0"/>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7F2ACCDF" wp14:editId="28027DA0">
                    <wp:simplePos x="0" y="0"/>
                    <wp:positionH relativeFrom="page">
                      <wp:posOffset>4907280</wp:posOffset>
                    </wp:positionH>
                    <wp:positionV relativeFrom="page">
                      <wp:posOffset>0</wp:posOffset>
                    </wp:positionV>
                    <wp:extent cx="2649600" cy="10692000"/>
                    <wp:effectExtent l="0" t="0" r="0" b="0"/>
                    <wp:wrapNone/>
                    <wp:docPr id="6" name="boog recht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9600" cy="10692000"/>
                            </a:xfrm>
                            <a:custGeom>
                              <a:avLst/>
                              <a:gdLst>
                                <a:gd name="T0" fmla="*/ 8346 w 8346"/>
                                <a:gd name="T1" fmla="*/ 0 h 33676"/>
                                <a:gd name="T2" fmla="*/ 3919 w 8346"/>
                                <a:gd name="T3" fmla="*/ 0 h 33676"/>
                                <a:gd name="T4" fmla="*/ 0 w 8346"/>
                                <a:gd name="T5" fmla="*/ 16839 h 33676"/>
                                <a:gd name="T6" fmla="*/ 3919 w 8346"/>
                                <a:gd name="T7" fmla="*/ 33676 h 33676"/>
                                <a:gd name="T8" fmla="*/ 8346 w 8346"/>
                                <a:gd name="T9" fmla="*/ 33676 h 33676"/>
                                <a:gd name="T10" fmla="*/ 8346 w 8346"/>
                                <a:gd name="T11" fmla="*/ 0 h 33676"/>
                              </a:gdLst>
                              <a:ahLst/>
                              <a:cxnLst>
                                <a:cxn ang="0">
                                  <a:pos x="T0" y="T1"/>
                                </a:cxn>
                                <a:cxn ang="0">
                                  <a:pos x="T2" y="T3"/>
                                </a:cxn>
                                <a:cxn ang="0">
                                  <a:pos x="T4" y="T5"/>
                                </a:cxn>
                                <a:cxn ang="0">
                                  <a:pos x="T6" y="T7"/>
                                </a:cxn>
                                <a:cxn ang="0">
                                  <a:pos x="T8" y="T9"/>
                                </a:cxn>
                                <a:cxn ang="0">
                                  <a:pos x="T10" y="T11"/>
                                </a:cxn>
                              </a:cxnLst>
                              <a:rect l="0" t="0" r="r" b="b"/>
                              <a:pathLst>
                                <a:path w="8346" h="33676">
                                  <a:moveTo>
                                    <a:pt x="8346" y="0"/>
                                  </a:moveTo>
                                  <a:cubicBezTo>
                                    <a:pt x="3919" y="0"/>
                                    <a:pt x="3919" y="0"/>
                                    <a:pt x="3919" y="0"/>
                                  </a:cubicBezTo>
                                  <a:cubicBezTo>
                                    <a:pt x="1467" y="4623"/>
                                    <a:pt x="0" y="10473"/>
                                    <a:pt x="0" y="16839"/>
                                  </a:cubicBezTo>
                                  <a:cubicBezTo>
                                    <a:pt x="0" y="23203"/>
                                    <a:pt x="1466" y="29053"/>
                                    <a:pt x="3919" y="33676"/>
                                  </a:cubicBezTo>
                                  <a:cubicBezTo>
                                    <a:pt x="8346" y="33676"/>
                                    <a:pt x="8346" y="33676"/>
                                    <a:pt x="8346" y="33676"/>
                                  </a:cubicBezTo>
                                  <a:lnTo>
                                    <a:pt x="8346" y="0"/>
                                  </a:lnTo>
                                  <a:close/>
                                </a:path>
                              </a:pathLst>
                            </a:custGeom>
                            <a:solidFill>
                              <a:srgbClr val="FFDB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54F07E" id="boog rechts" o:spid="_x0000_s1026" style="position:absolute;margin-left:386.4pt;margin-top:0;width:208.65pt;height:841.9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346,3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" path="m8346,c3919,,3919,,3919,,1467,4623,,10473,,16839v,6364,1466,12214,3919,16837c8346,33676,8346,33676,8346,33676l8346,xe" fillcolor="#ffdb00" stroked="f">
                    <v:path arrowok="t" o:connecttype="custom" o:connectlocs="2649600,0;1244163,0;0,5346317;1244163,10692000;2649600,10692000;2649600,0" o:connectangles="0,0,0,0,0,0"/>
                    <w10:wrap anchorx="page" anchory="page"/>
                  </v:shape>
                </w:pict>
              </mc:Fallback>
            </mc:AlternateContent>
          </w:r>
        </w:p>
      </w:sdtContent>
    </w:sdt>
    <w:p w14:paraId="1CAFDE90" w14:textId="77777777" w:rsidR="00316E45" w:rsidRDefault="00316E45" w:rsidP="00C31290">
      <w:pPr>
        <w:pStyle w:val="BasistekstCEDelft"/>
      </w:pPr>
      <w:r>
        <w:rPr>
          <w:noProof/>
        </w:rPr>
        <mc:AlternateContent>
          <mc:Choice Requires="wps">
            <w:drawing>
              <wp:anchor distT="0" distB="0" distL="114300" distR="114300" simplePos="0" relativeHeight="251658240" behindDoc="1" locked="0" layoutInCell="0" allowOverlap="1" wp14:anchorId="029A2B49" wp14:editId="6F7B3FEC">
                <wp:simplePos x="0" y="0"/>
                <wp:positionH relativeFrom="margin">
                  <wp:posOffset>635</wp:posOffset>
                </wp:positionH>
                <wp:positionV relativeFrom="page">
                  <wp:posOffset>0</wp:posOffset>
                </wp:positionV>
                <wp:extent cx="5226685" cy="9431655"/>
                <wp:effectExtent l="0" t="0" r="12065" b="0"/>
                <wp:wrapNone/>
                <wp:docPr id="3" name="Tekstvak 3"/>
                <wp:cNvGraphicFramePr/>
                <a:graphic xmlns:a="http://schemas.openxmlformats.org/drawingml/2006/main">
                  <a:graphicData uri="http://schemas.microsoft.com/office/word/2010/wordprocessingShape">
                    <wps:wsp>
                      <wps:cNvSpPr txBox="1"/>
                      <wps:spPr>
                        <a:xfrm>
                          <a:off x="0" y="0"/>
                          <a:ext cx="5226685" cy="943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07"/>
                            </w:tblGrid>
                            <w:tr w:rsidR="00EF37D2" w14:paraId="1C124D19" w14:textId="77777777" w:rsidTr="00055231">
                              <w:trPr>
                                <w:trHeight w:hRule="exact" w:val="3515"/>
                              </w:trPr>
                              <w:tc>
                                <w:tcPr>
                                  <w:tcW w:w="8107" w:type="dxa"/>
                                  <w:shd w:val="clear" w:color="auto" w:fill="auto"/>
                                </w:tcPr>
                                <w:p w14:paraId="024494EF" w14:textId="77777777" w:rsidR="00EF37D2" w:rsidRDefault="00EF37D2" w:rsidP="00055231">
                                  <w:pPr>
                                    <w:pStyle w:val="AlineavoorafbeeldingCEDelft"/>
                                  </w:pPr>
                                  <w:r>
                                    <w:rPr>
                                      <w:noProof/>
                                    </w:rPr>
                                    <w:drawing>
                                      <wp:inline distT="0" distB="0" distL="0" distR="0" wp14:anchorId="74189C83" wp14:editId="6F3938CF">
                                        <wp:extent cx="5147945" cy="22294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a:stretch>
                                                  <a:fillRect/>
                                                </a:stretch>
                                              </pic:blipFill>
                                              <pic:spPr>
                                                <a:xfrm>
                                                  <a:off x="0" y="0"/>
                                                  <a:ext cx="5147945" cy="2229485"/>
                                                </a:xfrm>
                                                <a:prstGeom prst="rect">
                                                  <a:avLst/>
                                                </a:prstGeom>
                                              </pic:spPr>
                                            </pic:pic>
                                          </a:graphicData>
                                        </a:graphic>
                                      </wp:inline>
                                    </w:drawing>
                                  </w:r>
                                </w:p>
                              </w:tc>
                            </w:tr>
                            <w:tr w:rsidR="00EF37D2" w14:paraId="35025261" w14:textId="77777777" w:rsidTr="00055231">
                              <w:trPr>
                                <w:trHeight w:hRule="exact" w:val="4082"/>
                              </w:trPr>
                              <w:tc>
                                <w:tcPr>
                                  <w:tcW w:w="8107" w:type="dxa"/>
                                  <w:shd w:val="clear" w:color="auto" w:fill="FFFFFF" w:themeFill="background1"/>
                                  <w:vAlign w:val="center"/>
                                </w:tcPr>
                                <w:p w14:paraId="05247B60" w14:textId="77777777" w:rsidR="00EF37D2" w:rsidRPr="00AC040A" w:rsidRDefault="00E570A9" w:rsidP="00217C32">
                                  <w:pPr>
                                    <w:pStyle w:val="TitelCEDelft"/>
                                  </w:pPr>
                                  <w:sdt>
                                    <w:sdtPr>
                                      <w:tag w:val="Titel"/>
                                      <w:id w:val="975263555"/>
                                      <w:lock w:val="sdtLocked"/>
                                      <w:dataBinding w:prefixMappings="xmlns:ns0='http://www.joulesunlimited.com/ccmappings' " w:xpath="/ns0:ju[1]/ns0:Titel[1]" w:storeItemID="{CE1ACE11-2FCD-4D82-A93C-E15EAA08DCB6}"/>
                                      <w:text/>
                                    </w:sdtPr>
                                    <w:sdtEndPr/>
                                    <w:sdtContent>
                                      <w:r w:rsidR="00EF37D2">
                                        <w:t>Functioneel ontwerp LT-warmtenetten gebouwde omgeving</w:t>
                                      </w:r>
                                    </w:sdtContent>
                                  </w:sdt>
                                </w:p>
                                <w:p w14:paraId="639DBA56" w14:textId="5EB6D695" w:rsidR="00EF37D2" w:rsidRPr="00AC040A" w:rsidRDefault="00EF37D2" w:rsidP="00E231A4">
                                  <w:pPr>
                                    <w:pStyle w:val="SubtitelCEDelft"/>
                                  </w:pPr>
                                </w:p>
                              </w:tc>
                            </w:tr>
                            <w:tr w:rsidR="00EF37D2" w14:paraId="06CC588E" w14:textId="77777777" w:rsidTr="00055231">
                              <w:trPr>
                                <w:trHeight w:hRule="exact" w:val="3515"/>
                              </w:trPr>
                              <w:tc>
                                <w:tcPr>
                                  <w:tcW w:w="8107" w:type="dxa"/>
                                  <w:shd w:val="clear" w:color="auto" w:fill="auto"/>
                                </w:tcPr>
                                <w:p w14:paraId="351F249D" w14:textId="77777777" w:rsidR="00EF37D2" w:rsidRDefault="00EF37D2" w:rsidP="00055231">
                                  <w:pPr>
                                    <w:pStyle w:val="AlineavoorafbeeldingCEDelft"/>
                                  </w:pPr>
                                  <w:r>
                                    <w:rPr>
                                      <w:noProof/>
                                    </w:rPr>
                                    <w:drawing>
                                      <wp:inline distT="0" distB="0" distL="0" distR="0" wp14:anchorId="01455AB5" wp14:editId="5CB58ED2">
                                        <wp:extent cx="5149850" cy="2235200"/>
                                        <wp:effectExtent l="0" t="0" r="0" b="0"/>
                                        <wp:docPr id="14" name="Afbeelding 14" descr="X:\CE Delft (via Ware Communicatie)\2017 apr, sjablonenset\specificaties\JU\JU Projectidee auto-01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E Delft (via Ware Communicatie)\2017 apr, sjablonenset\specificaties\JU\JU Projectidee auto-01s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r w:rsidR="00EF37D2" w14:paraId="5DCD5614" w14:textId="77777777" w:rsidTr="00055231">
                              <w:trPr>
                                <w:trHeight w:hRule="exact" w:val="3515"/>
                              </w:trPr>
                              <w:tc>
                                <w:tcPr>
                                  <w:tcW w:w="8107" w:type="dxa"/>
                                  <w:shd w:val="clear" w:color="auto" w:fill="auto"/>
                                </w:tcPr>
                                <w:p w14:paraId="686DF7EE" w14:textId="77777777" w:rsidR="00EF37D2" w:rsidRDefault="00EF37D2" w:rsidP="00055231">
                                  <w:pPr>
                                    <w:pStyle w:val="AlineavoorafbeeldingCEDelft"/>
                                  </w:pPr>
                                  <w:r>
                                    <w:rPr>
                                      <w:noProof/>
                                    </w:rPr>
                                    <w:drawing>
                                      <wp:inline distT="0" distB="0" distL="0" distR="0" wp14:anchorId="3C34E98E" wp14:editId="54F0B4AA">
                                        <wp:extent cx="5149850" cy="2235200"/>
                                        <wp:effectExtent l="0" t="0" r="0" b="0"/>
                                        <wp:docPr id="23" name="Afbeelding 23" descr="X:\CE Delft (via Ware Communicatie)\2017 apr, sjablonenset\specificaties\JU\JU Projectidee mensen-01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E Delft (via Ware Communicatie)\2017 apr, sjablonenset\specificaties\JU\JU Projectidee mensen-01s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bl>
                          <w:p w14:paraId="296C1755" w14:textId="77777777" w:rsidR="00EF37D2" w:rsidRDefault="00EF37D2" w:rsidP="00264F16">
                            <w:pPr>
                              <w:pStyle w:val="BasistekstCEDel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A2B49" id="_x0000_t202" coordsize="21600,21600" o:spt="202" path="m,l,21600r21600,l21600,xe">
                <v:stroke joinstyle="miter"/>
                <v:path gradientshapeok="t" o:connecttype="rect"/>
              </v:shapetype>
              <v:shape id="Tekstvak 3" o:spid="_x0000_s1026" type="#_x0000_t202" style="position:absolute;margin-left:.05pt;margin-top:0;width:411.55pt;height:742.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" o:allowincell="f" filled="f" stroked="f" strokeweight=".5pt">
                <v:textbox inset="0,0,0,0">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07"/>
                      </w:tblGrid>
                      <w:tr w:rsidR="00EF37D2" w14:paraId="1C124D19" w14:textId="77777777" w:rsidTr="00055231">
                        <w:trPr>
                          <w:trHeight w:hRule="exact" w:val="3515"/>
                        </w:trPr>
                        <w:tc>
                          <w:tcPr>
                            <w:tcW w:w="8107" w:type="dxa"/>
                            <w:shd w:val="clear" w:color="auto" w:fill="auto"/>
                          </w:tcPr>
                          <w:p w14:paraId="024494EF" w14:textId="77777777" w:rsidR="00EF37D2" w:rsidRDefault="00EF37D2" w:rsidP="00055231">
                            <w:pPr>
                              <w:pStyle w:val="AlineavoorafbeeldingCEDelft"/>
                            </w:pPr>
                            <w:r>
                              <w:rPr>
                                <w:noProof/>
                              </w:rPr>
                              <w:drawing>
                                <wp:inline distT="0" distB="0" distL="0" distR="0" wp14:anchorId="74189C83" wp14:editId="6F3938CF">
                                  <wp:extent cx="5147945" cy="22294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a:stretch>
                                            <a:fillRect/>
                                          </a:stretch>
                                        </pic:blipFill>
                                        <pic:spPr>
                                          <a:xfrm>
                                            <a:off x="0" y="0"/>
                                            <a:ext cx="5147945" cy="2229485"/>
                                          </a:xfrm>
                                          <a:prstGeom prst="rect">
                                            <a:avLst/>
                                          </a:prstGeom>
                                        </pic:spPr>
                                      </pic:pic>
                                    </a:graphicData>
                                  </a:graphic>
                                </wp:inline>
                              </w:drawing>
                            </w:r>
                          </w:p>
                        </w:tc>
                      </w:tr>
                      <w:tr w:rsidR="00EF37D2" w14:paraId="35025261" w14:textId="77777777" w:rsidTr="00055231">
                        <w:trPr>
                          <w:trHeight w:hRule="exact" w:val="4082"/>
                        </w:trPr>
                        <w:tc>
                          <w:tcPr>
                            <w:tcW w:w="8107" w:type="dxa"/>
                            <w:shd w:val="clear" w:color="auto" w:fill="FFFFFF" w:themeFill="background1"/>
                            <w:vAlign w:val="center"/>
                          </w:tcPr>
                          <w:p w14:paraId="05247B60" w14:textId="77777777" w:rsidR="00EF37D2" w:rsidRPr="00AC040A" w:rsidRDefault="00E570A9" w:rsidP="00217C32">
                            <w:pPr>
                              <w:pStyle w:val="TitelCEDelft"/>
                            </w:pPr>
                            <w:sdt>
                              <w:sdtPr>
                                <w:tag w:val="Titel"/>
                                <w:id w:val="975263555"/>
                                <w:lock w:val="sdtLocked"/>
                                <w:dataBinding w:prefixMappings="xmlns:ns0='http://www.joulesunlimited.com/ccmappings' " w:xpath="/ns0:ju[1]/ns0:Titel[1]" w:storeItemID="{CE1ACE11-2FCD-4D82-A93C-E15EAA08DCB6}"/>
                                <w:text/>
                              </w:sdtPr>
                              <w:sdtEndPr/>
                              <w:sdtContent>
                                <w:r w:rsidR="00EF37D2">
                                  <w:t>Functioneel ontwerp LT-warmtenetten gebouwde omgeving</w:t>
                                </w:r>
                              </w:sdtContent>
                            </w:sdt>
                          </w:p>
                          <w:p w14:paraId="639DBA56" w14:textId="5EB6D695" w:rsidR="00EF37D2" w:rsidRPr="00AC040A" w:rsidRDefault="00EF37D2" w:rsidP="00E231A4">
                            <w:pPr>
                              <w:pStyle w:val="SubtitelCEDelft"/>
                            </w:pPr>
                          </w:p>
                        </w:tc>
                      </w:tr>
                      <w:tr w:rsidR="00EF37D2" w14:paraId="06CC588E" w14:textId="77777777" w:rsidTr="00055231">
                        <w:trPr>
                          <w:trHeight w:hRule="exact" w:val="3515"/>
                        </w:trPr>
                        <w:tc>
                          <w:tcPr>
                            <w:tcW w:w="8107" w:type="dxa"/>
                            <w:shd w:val="clear" w:color="auto" w:fill="auto"/>
                          </w:tcPr>
                          <w:p w14:paraId="351F249D" w14:textId="77777777" w:rsidR="00EF37D2" w:rsidRDefault="00EF37D2" w:rsidP="00055231">
                            <w:pPr>
                              <w:pStyle w:val="AlineavoorafbeeldingCEDelft"/>
                            </w:pPr>
                            <w:r>
                              <w:rPr>
                                <w:noProof/>
                              </w:rPr>
                              <w:drawing>
                                <wp:inline distT="0" distB="0" distL="0" distR="0" wp14:anchorId="01455AB5" wp14:editId="5CB58ED2">
                                  <wp:extent cx="5149850" cy="2235200"/>
                                  <wp:effectExtent l="0" t="0" r="0" b="0"/>
                                  <wp:docPr id="14" name="Afbeelding 14" descr="X:\CE Delft (via Ware Communicatie)\2017 apr, sjablonenset\specificaties\JU\JU Projectidee auto-01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E Delft (via Ware Communicatie)\2017 apr, sjablonenset\specificaties\JU\JU Projectidee auto-01s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r w:rsidR="00EF37D2" w14:paraId="5DCD5614" w14:textId="77777777" w:rsidTr="00055231">
                        <w:trPr>
                          <w:trHeight w:hRule="exact" w:val="3515"/>
                        </w:trPr>
                        <w:tc>
                          <w:tcPr>
                            <w:tcW w:w="8107" w:type="dxa"/>
                            <w:shd w:val="clear" w:color="auto" w:fill="auto"/>
                          </w:tcPr>
                          <w:p w14:paraId="686DF7EE" w14:textId="77777777" w:rsidR="00EF37D2" w:rsidRDefault="00EF37D2" w:rsidP="00055231">
                            <w:pPr>
                              <w:pStyle w:val="AlineavoorafbeeldingCEDelft"/>
                            </w:pPr>
                            <w:r>
                              <w:rPr>
                                <w:noProof/>
                              </w:rPr>
                              <w:drawing>
                                <wp:inline distT="0" distB="0" distL="0" distR="0" wp14:anchorId="3C34E98E" wp14:editId="54F0B4AA">
                                  <wp:extent cx="5149850" cy="2235200"/>
                                  <wp:effectExtent l="0" t="0" r="0" b="0"/>
                                  <wp:docPr id="23" name="Afbeelding 23" descr="X:\CE Delft (via Ware Communicatie)\2017 apr, sjablonenset\specificaties\JU\JU Projectidee mensen-01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E Delft (via Ware Communicatie)\2017 apr, sjablonenset\specificaties\JU\JU Projectidee mensen-01s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bl>
                    <w:p w14:paraId="296C1755" w14:textId="77777777" w:rsidR="00EF37D2" w:rsidRDefault="00EF37D2" w:rsidP="00264F16">
                      <w:pPr>
                        <w:pStyle w:val="BasistekstCEDelft"/>
                      </w:pPr>
                    </w:p>
                  </w:txbxContent>
                </v:textbox>
                <w10:wrap anchorx="margin" anchory="page"/>
              </v:shape>
            </w:pict>
          </mc:Fallback>
        </mc:AlternateContent>
      </w:r>
    </w:p>
    <w:p w14:paraId="21F9FD3A" w14:textId="77777777" w:rsidR="00C31290" w:rsidRDefault="00C31290" w:rsidP="00C31290">
      <w:pPr>
        <w:pStyle w:val="BasistekstCEDelft"/>
      </w:pPr>
    </w:p>
    <w:p w14:paraId="0E74556B" w14:textId="77777777" w:rsidR="006B56AD" w:rsidRDefault="006B56AD" w:rsidP="00FA558D">
      <w:pPr>
        <w:pStyle w:val="BasistekstCEDelft"/>
      </w:pPr>
      <w:r>
        <w:br w:type="page"/>
      </w:r>
    </w:p>
    <w:tbl>
      <w:tblPr>
        <w:tblStyle w:val="Tabelraster"/>
        <w:tblpPr w:vertAnchor="page" w:horzAnchor="margin" w:tblpY="19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346"/>
      </w:tblGrid>
      <w:tr w:rsidR="006B56AD" w14:paraId="4FB904A0" w14:textId="77777777" w:rsidTr="00E231A4">
        <w:trPr>
          <w:cantSplit/>
          <w:trHeight w:hRule="exact" w:val="3124"/>
        </w:trPr>
        <w:tc>
          <w:tcPr>
            <w:tcW w:w="8346" w:type="dxa"/>
            <w:shd w:val="clear" w:color="auto" w:fill="auto"/>
          </w:tcPr>
          <w:p w14:paraId="1FFD97F4" w14:textId="27530AFD" w:rsidR="00217C32" w:rsidRDefault="00E570A9" w:rsidP="00217C32">
            <w:pPr>
              <w:pStyle w:val="Titelpagina2CEDelft"/>
            </w:pPr>
            <w:sdt>
              <w:sdtPr>
                <w:tag w:val="Titel"/>
                <w:id w:val="-2117973122"/>
                <w:lock w:val="sdtLocked"/>
                <w:placeholder>
                  <w:docPart w:val="8B234FB4877B4D609997823E74757525"/>
                </w:placeholder>
                <w:dataBinding w:prefixMappings="xmlns:ns0='http://www.joulesunlimited.com/ccmappings' " w:xpath="/ns0:ju[1]/ns0:Titel[1]" w:storeItemID="{CE1ACE11-2FCD-4D82-A93C-E15EAA08DCB6}"/>
                <w:text/>
              </w:sdtPr>
              <w:sdtEndPr/>
              <w:sdtContent>
                <w:r w:rsidR="00F46FD9">
                  <w:t>Functioneel ontwerp LT-warmtenetten gebouwde omgeving</w:t>
                </w:r>
              </w:sdtContent>
            </w:sdt>
          </w:p>
          <w:p w14:paraId="5EBB3A50" w14:textId="77777777" w:rsidR="00217C32" w:rsidRPr="00217C32" w:rsidRDefault="00E570A9" w:rsidP="00217C32">
            <w:pPr>
              <w:pStyle w:val="Subtitelpagina2CEDelft"/>
            </w:pPr>
            <w:sdt>
              <w:sdtPr>
                <w:tag w:val="Subtitel"/>
                <w:id w:val="-1464113525"/>
                <w:placeholder>
                  <w:docPart w:val="C5037B46724C4CF28F61905B02698EE1"/>
                </w:placeholder>
                <w:showingPlcHdr/>
                <w:dataBinding w:prefixMappings="xmlns:ns0='http://www.joulesunlimited.com/ccmappings' " w:xpath="/ns0:ju[1]/ns0:Subtitel[1]" w:storeItemID="{CE1ACE11-2FCD-4D82-A93C-E15EAA08DCB6}"/>
                <w:text/>
              </w:sdtPr>
              <w:sdtEndPr/>
              <w:sdtContent>
                <w:r w:rsidR="0003556D">
                  <w:t xml:space="preserve">     </w:t>
                </w:r>
                <w:r w:rsidR="00E231A4" w:rsidRPr="006B56AD">
                  <w:rPr>
                    <w:rStyle w:val="Tekstvantijdelijkeaanduiding"/>
                  </w:rPr>
                  <w:fldChar w:fldCharType="begin"/>
                </w:r>
                <w:r w:rsidR="00E231A4" w:rsidRPr="006B56AD">
                  <w:rPr>
                    <w:rStyle w:val="Tekstvantijdelijkeaanduiding"/>
                  </w:rPr>
                  <w:fldChar w:fldCharType="end"/>
                </w:r>
              </w:sdtContent>
            </w:sdt>
          </w:p>
        </w:tc>
      </w:tr>
    </w:tbl>
    <w:p w14:paraId="07F347BE" w14:textId="77777777" w:rsidR="00217C32" w:rsidRDefault="00217C32" w:rsidP="001016CE">
      <w:pPr>
        <w:pStyle w:val="BasistekstCEDelft"/>
      </w:pPr>
    </w:p>
    <w:tbl>
      <w:tblPr>
        <w:tblStyle w:val="Tabelraster"/>
        <w:tblpPr w:vertAnchor="page" w:horzAnchor="margin" w:tblpY="55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278"/>
      </w:tblGrid>
      <w:tr w:rsidR="001016CE" w14:paraId="202F4719" w14:textId="77777777" w:rsidTr="00056235">
        <w:trPr>
          <w:trHeight w:hRule="exact" w:val="5812"/>
        </w:trPr>
        <w:tc>
          <w:tcPr>
            <w:tcW w:w="8278" w:type="dxa"/>
            <w:tcBorders>
              <w:bottom w:val="nil"/>
            </w:tcBorders>
            <w:shd w:val="clear" w:color="auto" w:fill="auto"/>
            <w:vAlign w:val="bottom"/>
          </w:tcPr>
          <w:p w14:paraId="1B1400CB" w14:textId="77777777" w:rsidR="00520358" w:rsidRDefault="00520358" w:rsidP="00056235">
            <w:pPr>
              <w:pStyle w:val="ColofontekstCEDelft"/>
            </w:pPr>
            <w:r>
              <w:t>Dit rapport is geschreven door:</w:t>
            </w:r>
          </w:p>
          <w:p w14:paraId="696F2B22" w14:textId="72CA3D57" w:rsidR="00520358" w:rsidRDefault="00D7332F" w:rsidP="00056235">
            <w:pPr>
              <w:pStyle w:val="ColofontekstCEDelft"/>
            </w:pPr>
            <w:r>
              <w:t>Katja Kruit</w:t>
            </w:r>
          </w:p>
          <w:p w14:paraId="53A02F5C" w14:textId="38F6C64C" w:rsidR="002641F0" w:rsidRDefault="002641F0" w:rsidP="00056235">
            <w:pPr>
              <w:pStyle w:val="ColofontekstCEDelft"/>
            </w:pPr>
            <w:r>
              <w:t>Benno Schepers</w:t>
            </w:r>
          </w:p>
          <w:p w14:paraId="68D6AAD0" w14:textId="77777777" w:rsidR="001C659B" w:rsidRDefault="001C659B" w:rsidP="00056235">
            <w:pPr>
              <w:pStyle w:val="ColofontekstCEDelft"/>
            </w:pPr>
          </w:p>
          <w:p w14:paraId="0E63EA3F" w14:textId="22116715" w:rsidR="001016CE" w:rsidRDefault="001016CE" w:rsidP="00056235">
            <w:pPr>
              <w:pStyle w:val="ColofontekstCEDelft"/>
            </w:pPr>
            <w:r>
              <w:t>Delft, CE Delft,</w:t>
            </w:r>
            <w:r w:rsidR="009A6086">
              <w:t xml:space="preserve"> </w:t>
            </w:r>
            <w:sdt>
              <w:sdtPr>
                <w:tag w:val="Datum voettekst"/>
                <w:id w:val="-1233309990"/>
                <w:lock w:val="sdtLocked"/>
                <w:placeholder>
                  <w:docPart w:val="1A4DA3A38F3F41AFBEBBD50FDC96B734"/>
                </w:placeholder>
                <w:dataBinding w:prefixMappings="xmlns:ns0='http://www.joulesunlimited.com/ccmappings' " w:xpath="/ns0:ju[1]/ns0:Datum_20_voettekst[1]" w:storeItemID="{CE1ACE11-2FCD-4D82-A93C-E15EAA08DCB6}"/>
                <w:date w:fullDate="2018-06-21T00:00:00Z">
                  <w:dateFormat w:val="d MMMM yyyy"/>
                  <w:lid w:val="nl-NL"/>
                  <w:storeMappedDataAs w:val="dateTime"/>
                  <w:calendar w:val="gregorian"/>
                </w:date>
              </w:sdtPr>
              <w:sdtEndPr/>
              <w:sdtContent>
                <w:r w:rsidR="002641F0">
                  <w:t>21 juni 2018</w:t>
                </w:r>
              </w:sdtContent>
            </w:sdt>
          </w:p>
          <w:p w14:paraId="2A1E2FF4" w14:textId="77777777" w:rsidR="001C659B" w:rsidRDefault="001C659B" w:rsidP="00056235">
            <w:pPr>
              <w:pStyle w:val="ColofontekstCEDelft"/>
            </w:pPr>
          </w:p>
          <w:p w14:paraId="63227EE7" w14:textId="77777777" w:rsidR="001C659B" w:rsidRDefault="001C659B" w:rsidP="00056235">
            <w:pPr>
              <w:pStyle w:val="ColofontekstCEDelft"/>
            </w:pPr>
            <w:r>
              <w:t xml:space="preserve">Publicatienummer: </w:t>
            </w:r>
            <w:r w:rsidR="00D7332F">
              <w:t>5.N82</w:t>
            </w:r>
          </w:p>
          <w:p w14:paraId="3D6B46E6" w14:textId="77777777" w:rsidR="001C659B" w:rsidRDefault="001C659B" w:rsidP="00056235">
            <w:pPr>
              <w:pStyle w:val="ColofontekstCEDelft"/>
            </w:pPr>
          </w:p>
          <w:p w14:paraId="578BBD5F" w14:textId="77777777" w:rsidR="00056235" w:rsidRDefault="00780940" w:rsidP="00056235">
            <w:pPr>
              <w:pStyle w:val="ColofontekstCEDelft"/>
            </w:pPr>
            <w:r>
              <w:fldChar w:fldCharType="begin"/>
            </w:r>
            <w:r>
              <w:instrText xml:space="preserve"> MacroButton EditClear </w:instrText>
            </w:r>
            <w:r w:rsidRPr="00780940">
              <w:rPr>
                <w:rStyle w:val="zsysVeldMarkering"/>
              </w:rPr>
              <w:instrText>Trefwoorden</w:instrText>
            </w:r>
            <w:r>
              <w:fldChar w:fldCharType="end"/>
            </w:r>
          </w:p>
          <w:p w14:paraId="26ECBADB" w14:textId="77777777" w:rsidR="00780940" w:rsidRDefault="00780940" w:rsidP="00056235">
            <w:pPr>
              <w:pStyle w:val="ColofontekstCEDelft"/>
            </w:pPr>
          </w:p>
          <w:p w14:paraId="62C93920" w14:textId="65D9E244" w:rsidR="001C659B" w:rsidRDefault="001C659B" w:rsidP="00056235">
            <w:pPr>
              <w:pStyle w:val="ColofontekstCEDelft"/>
            </w:pPr>
            <w:r>
              <w:t xml:space="preserve">Opdrachtgever: </w:t>
            </w:r>
            <w:r w:rsidR="002641F0">
              <w:t>Planbureau voor de Leefomgeving</w:t>
            </w:r>
          </w:p>
          <w:p w14:paraId="5CA16B19" w14:textId="77777777" w:rsidR="001C659B" w:rsidRDefault="001C659B" w:rsidP="00056235">
            <w:pPr>
              <w:pStyle w:val="ColofontekstCEDelft"/>
            </w:pPr>
            <w:r>
              <w:t xml:space="preserve">Uw kenmerk: </w:t>
            </w:r>
            <w:r>
              <w:fldChar w:fldCharType="begin"/>
            </w:r>
            <w:r>
              <w:instrText xml:space="preserve"> MacroButton EditClear </w:instrText>
            </w:r>
            <w:r>
              <w:rPr>
                <w:rStyle w:val="zsysVeldMarkering"/>
              </w:rPr>
              <w:instrText>Uw kenmerk</w:instrText>
            </w:r>
            <w:r>
              <w:fldChar w:fldCharType="end"/>
            </w:r>
          </w:p>
          <w:p w14:paraId="37967C31" w14:textId="77777777" w:rsidR="001C659B" w:rsidRDefault="001C659B" w:rsidP="00056235">
            <w:pPr>
              <w:pStyle w:val="ColofontekstCEDelft"/>
            </w:pPr>
          </w:p>
          <w:p w14:paraId="23274309" w14:textId="77777777" w:rsidR="001C659B" w:rsidRDefault="001C659B" w:rsidP="00056235">
            <w:pPr>
              <w:pStyle w:val="ColofontekstCEDelft"/>
            </w:pPr>
            <w:r>
              <w:t xml:space="preserve">Alle openbare publicaties </w:t>
            </w:r>
            <w:r w:rsidR="000502A0">
              <w:t xml:space="preserve">van CE Delft </w:t>
            </w:r>
            <w:r>
              <w:t xml:space="preserve">zijn verkrijgbaar via </w:t>
            </w:r>
            <w:hyperlink r:id="rId24" w:history="1">
              <w:r w:rsidRPr="001C659B">
                <w:rPr>
                  <w:rStyle w:val="Hyperlink"/>
                </w:rPr>
                <w:t>www.ce.nl</w:t>
              </w:r>
            </w:hyperlink>
          </w:p>
          <w:p w14:paraId="344384F1" w14:textId="77777777" w:rsidR="001C659B" w:rsidRDefault="001C659B" w:rsidP="00056235">
            <w:pPr>
              <w:pStyle w:val="ColofontekstCEDelft"/>
            </w:pPr>
          </w:p>
          <w:p w14:paraId="1D4FCEC5" w14:textId="4F77735E" w:rsidR="001C659B" w:rsidRDefault="001C659B" w:rsidP="00056235">
            <w:pPr>
              <w:pStyle w:val="ColofontekstCEDelft"/>
            </w:pPr>
            <w:r>
              <w:t xml:space="preserve">Meer informatie over de studie is te verkrijgen bij de projectleider </w:t>
            </w:r>
            <w:r w:rsidR="002641F0">
              <w:t>Katja Kruit</w:t>
            </w:r>
            <w:r>
              <w:t xml:space="preserve"> (CE Delft)</w:t>
            </w:r>
          </w:p>
          <w:p w14:paraId="19BC1E68" w14:textId="77777777" w:rsidR="001C659B" w:rsidRDefault="001C659B" w:rsidP="00056235">
            <w:pPr>
              <w:pStyle w:val="ColofontekstCEDelft"/>
            </w:pPr>
          </w:p>
          <w:p w14:paraId="60E73028" w14:textId="77777777" w:rsidR="00C701BA" w:rsidRDefault="001C659B" w:rsidP="00056235">
            <w:pPr>
              <w:pStyle w:val="ColofontekstCEDelft"/>
            </w:pPr>
            <w:r>
              <w:t>© copyright, CE Delft, Delft</w:t>
            </w:r>
          </w:p>
        </w:tc>
      </w:tr>
    </w:tbl>
    <w:tbl>
      <w:tblPr>
        <w:tblStyle w:val="Tabelraster"/>
        <w:tblpPr w:vertAnchor="page" w:horzAnchor="margin" w:tblpY="11805"/>
        <w:tblW w:w="0" w:type="auto"/>
        <w:tblBorders>
          <w:top w:val="single" w:sz="4" w:space="0" w:color="009EE0"/>
          <w:left w:val="single" w:sz="4" w:space="0" w:color="009EE0"/>
          <w:bottom w:val="single" w:sz="4" w:space="0" w:color="009EE0"/>
          <w:right w:val="single" w:sz="4" w:space="0" w:color="009EE0"/>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
        <w:gridCol w:w="8080"/>
        <w:gridCol w:w="113"/>
      </w:tblGrid>
      <w:tr w:rsidR="00C701BA" w14:paraId="7F9BF281" w14:textId="77777777" w:rsidTr="00C701BA">
        <w:trPr>
          <w:trHeight w:hRule="exact" w:val="1740"/>
        </w:trPr>
        <w:tc>
          <w:tcPr>
            <w:tcW w:w="115" w:type="dxa"/>
          </w:tcPr>
          <w:p w14:paraId="50C75862" w14:textId="77777777" w:rsidR="00C701BA" w:rsidRDefault="00C701BA" w:rsidP="00C701BA">
            <w:pPr>
              <w:pStyle w:val="ColofonkopjeCEDelft"/>
              <w:jc w:val="right"/>
            </w:pPr>
          </w:p>
        </w:tc>
        <w:tc>
          <w:tcPr>
            <w:tcW w:w="8080" w:type="dxa"/>
            <w:shd w:val="clear" w:color="auto" w:fill="auto"/>
          </w:tcPr>
          <w:p w14:paraId="0A967A53" w14:textId="77777777" w:rsidR="00C701BA" w:rsidRPr="005A22CD" w:rsidRDefault="00C701BA" w:rsidP="00C701BA">
            <w:pPr>
              <w:pStyle w:val="ColofonkopjeCEDelft"/>
              <w:rPr>
                <w:lang w:val="en-US"/>
              </w:rPr>
            </w:pPr>
            <w:r w:rsidRPr="005A22CD">
              <w:rPr>
                <w:lang w:val="en-US"/>
              </w:rPr>
              <w:t>CE Delft</w:t>
            </w:r>
          </w:p>
          <w:p w14:paraId="49DF8A02" w14:textId="77777777" w:rsidR="00C701BA" w:rsidRPr="005A22CD" w:rsidRDefault="00C701BA" w:rsidP="00C701BA">
            <w:pPr>
              <w:pStyle w:val="ColofontekstCEDelft"/>
              <w:rPr>
                <w:lang w:val="en-US"/>
              </w:rPr>
            </w:pPr>
            <w:r w:rsidRPr="005A22CD">
              <w:rPr>
                <w:lang w:val="en-US"/>
              </w:rPr>
              <w:t>Committed to the Environment</w:t>
            </w:r>
          </w:p>
          <w:p w14:paraId="1FBE4FFC" w14:textId="77777777" w:rsidR="00C701BA" w:rsidRPr="005A22CD" w:rsidRDefault="00C701BA" w:rsidP="00C701BA">
            <w:pPr>
              <w:pStyle w:val="ColofontekstCEDelft"/>
              <w:rPr>
                <w:lang w:val="en-US"/>
              </w:rPr>
            </w:pPr>
          </w:p>
          <w:p w14:paraId="630F478B" w14:textId="77777777" w:rsidR="00C701BA" w:rsidRPr="001016CE" w:rsidRDefault="00C701BA" w:rsidP="00C701BA">
            <w:pPr>
              <w:pStyle w:val="ColofontekstCEDelft"/>
            </w:pPr>
            <w:r>
              <w:t>CE Delft draagt met onafhankelijk onderzoek en advies bij aan een duurzame samenleving. Wij zijn toonaangevend op het gebied van energie, transport en grondstoffen. Met onze kennis van techniek, beleid en economie helpen we overheden, NGO’s en bedrijven structurele veranderingen te realiseren. Al ruim 35 jaar werken betrokken en kundige medewerkers bij CE Delft om dit waar te maken.</w:t>
            </w:r>
          </w:p>
        </w:tc>
        <w:tc>
          <w:tcPr>
            <w:tcW w:w="113" w:type="dxa"/>
          </w:tcPr>
          <w:p w14:paraId="5C3886E5" w14:textId="77777777" w:rsidR="00C701BA" w:rsidRDefault="00C701BA" w:rsidP="00C701BA">
            <w:pPr>
              <w:pStyle w:val="ColofonkopjeCEDelft"/>
              <w:jc w:val="right"/>
            </w:pPr>
          </w:p>
        </w:tc>
      </w:tr>
    </w:tbl>
    <w:p w14:paraId="1CB32D9C" w14:textId="77777777" w:rsidR="001C659B" w:rsidRDefault="001C659B" w:rsidP="001C659B">
      <w:pPr>
        <w:pStyle w:val="BasistekstCEDelft"/>
      </w:pPr>
      <w:r>
        <w:br w:type="page"/>
      </w:r>
    </w:p>
    <w:p w14:paraId="20E97F22" w14:textId="77777777" w:rsidR="00250D7C" w:rsidRPr="00F808F3" w:rsidRDefault="00F808F3" w:rsidP="00250D7C">
      <w:pPr>
        <w:pStyle w:val="KopInhoudsopgaveCEDelft"/>
      </w:pPr>
      <w:r>
        <w:lastRenderedPageBreak/>
        <w:t>Inhoud</w:t>
      </w:r>
    </w:p>
    <w:p w14:paraId="098F2AC8" w14:textId="27353669" w:rsidR="00933E8E" w:rsidRDefault="00250D7C">
      <w:pPr>
        <w:pStyle w:val="Inhopg4"/>
        <w:rPr>
          <w:rFonts w:asciiTheme="minorHAnsi" w:eastAsiaTheme="minorEastAsia" w:hAnsiTheme="minorHAnsi" w:cstheme="minorBidi"/>
          <w:noProof/>
          <w:color w:val="auto"/>
          <w:sz w:val="22"/>
          <w:szCs w:val="22"/>
        </w:rPr>
      </w:pPr>
      <w:r>
        <w:fldChar w:fldCharType="begin"/>
      </w:r>
      <w:r w:rsidR="003E73D0">
        <w:instrText xml:space="preserve"> TOC \h \z \t "Kop 1 CE Delft,1,Kop 2 CE Delft,2,Kop 1 zonder nummer CE Delft,4,Bijlage kop 1 CE Delft,1,Bijlage kop 2 CE Delft,2" \t "Kop 1 CE Delft;1;Kop 2 CE Delft;2;Kop 1 zonder nummer CE Delft;4;Bijlage kop 1 CE Delft;1;Bijlage kop 2 CE Delft;2" </w:instrText>
      </w:r>
      <w:r>
        <w:fldChar w:fldCharType="separate"/>
      </w:r>
      <w:hyperlink w:anchor="_Toc510191811" w:history="1">
        <w:r w:rsidR="00933E8E" w:rsidRPr="003B1A80">
          <w:rPr>
            <w:rStyle w:val="Hyperlink"/>
            <w:noProof/>
          </w:rPr>
          <w:t>Samenvatting</w:t>
        </w:r>
        <w:r w:rsidR="00933E8E">
          <w:rPr>
            <w:noProof/>
            <w:webHidden/>
          </w:rPr>
          <w:tab/>
        </w:r>
        <w:r w:rsidR="00933E8E">
          <w:rPr>
            <w:noProof/>
            <w:webHidden/>
          </w:rPr>
          <w:fldChar w:fldCharType="begin"/>
        </w:r>
        <w:r w:rsidR="00933E8E">
          <w:rPr>
            <w:noProof/>
            <w:webHidden/>
          </w:rPr>
          <w:instrText xml:space="preserve"> PAGEREF _Toc510191811 \h </w:instrText>
        </w:r>
        <w:r w:rsidR="00933E8E">
          <w:rPr>
            <w:noProof/>
            <w:webHidden/>
          </w:rPr>
        </w:r>
        <w:r w:rsidR="00933E8E">
          <w:rPr>
            <w:noProof/>
            <w:webHidden/>
          </w:rPr>
          <w:fldChar w:fldCharType="separate"/>
        </w:r>
        <w:r w:rsidR="00933E8E">
          <w:rPr>
            <w:noProof/>
            <w:webHidden/>
          </w:rPr>
          <w:t>3</w:t>
        </w:r>
        <w:r w:rsidR="00933E8E">
          <w:rPr>
            <w:noProof/>
            <w:webHidden/>
          </w:rPr>
          <w:fldChar w:fldCharType="end"/>
        </w:r>
      </w:hyperlink>
    </w:p>
    <w:p w14:paraId="5468F1A7" w14:textId="64027433" w:rsidR="00933E8E" w:rsidRDefault="00E570A9">
      <w:pPr>
        <w:pStyle w:val="Inhopg1"/>
        <w:rPr>
          <w:rFonts w:asciiTheme="minorHAnsi" w:eastAsiaTheme="minorEastAsia" w:hAnsiTheme="minorHAnsi" w:cstheme="minorBidi"/>
          <w:noProof/>
          <w:color w:val="auto"/>
          <w:sz w:val="22"/>
          <w:szCs w:val="22"/>
        </w:rPr>
      </w:pPr>
      <w:hyperlink w:anchor="_Toc510191812" w:history="1">
        <w:r w:rsidR="00933E8E" w:rsidRPr="003B1A80">
          <w:rPr>
            <w:rStyle w:val="Hyperlink"/>
            <w:noProof/>
          </w:rPr>
          <w:t>1</w:t>
        </w:r>
        <w:r w:rsidR="00933E8E">
          <w:rPr>
            <w:rFonts w:asciiTheme="minorHAnsi" w:eastAsiaTheme="minorEastAsia" w:hAnsiTheme="minorHAnsi" w:cstheme="minorBidi"/>
            <w:noProof/>
            <w:color w:val="auto"/>
            <w:sz w:val="22"/>
            <w:szCs w:val="22"/>
          </w:rPr>
          <w:tab/>
        </w:r>
        <w:r w:rsidR="00933E8E" w:rsidRPr="003B1A80">
          <w:rPr>
            <w:rStyle w:val="Hyperlink"/>
            <w:noProof/>
          </w:rPr>
          <w:t>Inleiding</w:t>
        </w:r>
        <w:r w:rsidR="00933E8E">
          <w:rPr>
            <w:noProof/>
            <w:webHidden/>
          </w:rPr>
          <w:tab/>
        </w:r>
        <w:r w:rsidR="00933E8E">
          <w:rPr>
            <w:noProof/>
            <w:webHidden/>
          </w:rPr>
          <w:fldChar w:fldCharType="begin"/>
        </w:r>
        <w:r w:rsidR="00933E8E">
          <w:rPr>
            <w:noProof/>
            <w:webHidden/>
          </w:rPr>
          <w:instrText xml:space="preserve"> PAGEREF _Toc510191812 \h </w:instrText>
        </w:r>
        <w:r w:rsidR="00933E8E">
          <w:rPr>
            <w:noProof/>
            <w:webHidden/>
          </w:rPr>
        </w:r>
        <w:r w:rsidR="00933E8E">
          <w:rPr>
            <w:noProof/>
            <w:webHidden/>
          </w:rPr>
          <w:fldChar w:fldCharType="separate"/>
        </w:r>
        <w:r w:rsidR="00933E8E">
          <w:rPr>
            <w:noProof/>
            <w:webHidden/>
          </w:rPr>
          <w:t>4</w:t>
        </w:r>
        <w:r w:rsidR="00933E8E">
          <w:rPr>
            <w:noProof/>
            <w:webHidden/>
          </w:rPr>
          <w:fldChar w:fldCharType="end"/>
        </w:r>
      </w:hyperlink>
    </w:p>
    <w:p w14:paraId="590B79F2" w14:textId="282419DF" w:rsidR="00933E8E" w:rsidRDefault="00E570A9">
      <w:pPr>
        <w:pStyle w:val="Inhopg1"/>
        <w:rPr>
          <w:rFonts w:asciiTheme="minorHAnsi" w:eastAsiaTheme="minorEastAsia" w:hAnsiTheme="minorHAnsi" w:cstheme="minorBidi"/>
          <w:noProof/>
          <w:color w:val="auto"/>
          <w:sz w:val="22"/>
          <w:szCs w:val="22"/>
        </w:rPr>
      </w:pPr>
      <w:hyperlink w:anchor="_Toc510191813" w:history="1">
        <w:r w:rsidR="00933E8E" w:rsidRPr="003B1A80">
          <w:rPr>
            <w:rStyle w:val="Hyperlink"/>
            <w:noProof/>
          </w:rPr>
          <w:t>2</w:t>
        </w:r>
        <w:r w:rsidR="00933E8E">
          <w:rPr>
            <w:rFonts w:asciiTheme="minorHAnsi" w:eastAsiaTheme="minorEastAsia" w:hAnsiTheme="minorHAnsi" w:cstheme="minorBidi"/>
            <w:noProof/>
            <w:color w:val="auto"/>
            <w:sz w:val="22"/>
            <w:szCs w:val="22"/>
          </w:rPr>
          <w:tab/>
        </w:r>
        <w:r w:rsidR="00933E8E" w:rsidRPr="003B1A80">
          <w:rPr>
            <w:rStyle w:val="Hyperlink"/>
            <w:noProof/>
          </w:rPr>
          <w:t>Systeembeschrijving LT-warmtenetten</w:t>
        </w:r>
        <w:r w:rsidR="00933E8E">
          <w:rPr>
            <w:noProof/>
            <w:webHidden/>
          </w:rPr>
          <w:tab/>
        </w:r>
        <w:r w:rsidR="00933E8E">
          <w:rPr>
            <w:noProof/>
            <w:webHidden/>
          </w:rPr>
          <w:fldChar w:fldCharType="begin"/>
        </w:r>
        <w:r w:rsidR="00933E8E">
          <w:rPr>
            <w:noProof/>
            <w:webHidden/>
          </w:rPr>
          <w:instrText xml:space="preserve"> PAGEREF _Toc510191813 \h </w:instrText>
        </w:r>
        <w:r w:rsidR="00933E8E">
          <w:rPr>
            <w:noProof/>
            <w:webHidden/>
          </w:rPr>
        </w:r>
        <w:r w:rsidR="00933E8E">
          <w:rPr>
            <w:noProof/>
            <w:webHidden/>
          </w:rPr>
          <w:fldChar w:fldCharType="separate"/>
        </w:r>
        <w:r w:rsidR="00933E8E">
          <w:rPr>
            <w:noProof/>
            <w:webHidden/>
          </w:rPr>
          <w:t>6</w:t>
        </w:r>
        <w:r w:rsidR="00933E8E">
          <w:rPr>
            <w:noProof/>
            <w:webHidden/>
          </w:rPr>
          <w:fldChar w:fldCharType="end"/>
        </w:r>
      </w:hyperlink>
    </w:p>
    <w:p w14:paraId="2852106F" w14:textId="4DAB5F2E" w:rsidR="00933E8E" w:rsidRDefault="00E570A9">
      <w:pPr>
        <w:pStyle w:val="Inhopg2"/>
        <w:rPr>
          <w:rFonts w:asciiTheme="minorHAnsi" w:eastAsiaTheme="minorEastAsia" w:hAnsiTheme="minorHAnsi" w:cstheme="minorBidi"/>
          <w:noProof/>
          <w:color w:val="auto"/>
          <w:sz w:val="22"/>
          <w:szCs w:val="22"/>
        </w:rPr>
      </w:pPr>
      <w:hyperlink w:anchor="_Toc510191814" w:history="1">
        <w:r w:rsidR="00933E8E" w:rsidRPr="003B1A80">
          <w:rPr>
            <w:rStyle w:val="Hyperlink"/>
            <w:noProof/>
          </w:rPr>
          <w:t>2.1</w:t>
        </w:r>
        <w:r w:rsidR="00933E8E">
          <w:rPr>
            <w:rFonts w:asciiTheme="minorHAnsi" w:eastAsiaTheme="minorEastAsia" w:hAnsiTheme="minorHAnsi" w:cstheme="minorBidi"/>
            <w:noProof/>
            <w:color w:val="auto"/>
            <w:sz w:val="22"/>
            <w:szCs w:val="22"/>
          </w:rPr>
          <w:tab/>
        </w:r>
        <w:r w:rsidR="00933E8E" w:rsidRPr="003B1A80">
          <w:rPr>
            <w:rStyle w:val="Hyperlink"/>
            <w:noProof/>
          </w:rPr>
          <w:t>Algemene beschrijving</w:t>
        </w:r>
        <w:r w:rsidR="00933E8E">
          <w:rPr>
            <w:noProof/>
            <w:webHidden/>
          </w:rPr>
          <w:tab/>
        </w:r>
        <w:r w:rsidR="00933E8E">
          <w:rPr>
            <w:noProof/>
            <w:webHidden/>
          </w:rPr>
          <w:fldChar w:fldCharType="begin"/>
        </w:r>
        <w:r w:rsidR="00933E8E">
          <w:rPr>
            <w:noProof/>
            <w:webHidden/>
          </w:rPr>
          <w:instrText xml:space="preserve"> PAGEREF _Toc510191814 \h </w:instrText>
        </w:r>
        <w:r w:rsidR="00933E8E">
          <w:rPr>
            <w:noProof/>
            <w:webHidden/>
          </w:rPr>
        </w:r>
        <w:r w:rsidR="00933E8E">
          <w:rPr>
            <w:noProof/>
            <w:webHidden/>
          </w:rPr>
          <w:fldChar w:fldCharType="separate"/>
        </w:r>
        <w:r w:rsidR="00933E8E">
          <w:rPr>
            <w:noProof/>
            <w:webHidden/>
          </w:rPr>
          <w:t>6</w:t>
        </w:r>
        <w:r w:rsidR="00933E8E">
          <w:rPr>
            <w:noProof/>
            <w:webHidden/>
          </w:rPr>
          <w:fldChar w:fldCharType="end"/>
        </w:r>
      </w:hyperlink>
    </w:p>
    <w:p w14:paraId="6F4D2BCB" w14:textId="7BD00037" w:rsidR="00933E8E" w:rsidRDefault="00E570A9">
      <w:pPr>
        <w:pStyle w:val="Inhopg2"/>
        <w:rPr>
          <w:rFonts w:asciiTheme="minorHAnsi" w:eastAsiaTheme="minorEastAsia" w:hAnsiTheme="minorHAnsi" w:cstheme="minorBidi"/>
          <w:noProof/>
          <w:color w:val="auto"/>
          <w:sz w:val="22"/>
          <w:szCs w:val="22"/>
        </w:rPr>
      </w:pPr>
      <w:hyperlink w:anchor="_Toc510191815" w:history="1">
        <w:r w:rsidR="00933E8E" w:rsidRPr="003B1A80">
          <w:rPr>
            <w:rStyle w:val="Hyperlink"/>
            <w:noProof/>
          </w:rPr>
          <w:t>2.2</w:t>
        </w:r>
        <w:r w:rsidR="00933E8E">
          <w:rPr>
            <w:rFonts w:asciiTheme="minorHAnsi" w:eastAsiaTheme="minorEastAsia" w:hAnsiTheme="minorHAnsi" w:cstheme="minorBidi"/>
            <w:noProof/>
            <w:color w:val="auto"/>
            <w:sz w:val="22"/>
            <w:szCs w:val="22"/>
          </w:rPr>
          <w:tab/>
        </w:r>
        <w:r w:rsidR="00933E8E" w:rsidRPr="003B1A80">
          <w:rPr>
            <w:rStyle w:val="Hyperlink"/>
            <w:noProof/>
          </w:rPr>
          <w:t>Verdienmodellen</w:t>
        </w:r>
        <w:r w:rsidR="00933E8E">
          <w:rPr>
            <w:noProof/>
            <w:webHidden/>
          </w:rPr>
          <w:tab/>
        </w:r>
        <w:r w:rsidR="00933E8E">
          <w:rPr>
            <w:noProof/>
            <w:webHidden/>
          </w:rPr>
          <w:fldChar w:fldCharType="begin"/>
        </w:r>
        <w:r w:rsidR="00933E8E">
          <w:rPr>
            <w:noProof/>
            <w:webHidden/>
          </w:rPr>
          <w:instrText xml:space="preserve"> PAGEREF _Toc510191815 \h </w:instrText>
        </w:r>
        <w:r w:rsidR="00933E8E">
          <w:rPr>
            <w:noProof/>
            <w:webHidden/>
          </w:rPr>
        </w:r>
        <w:r w:rsidR="00933E8E">
          <w:rPr>
            <w:noProof/>
            <w:webHidden/>
          </w:rPr>
          <w:fldChar w:fldCharType="separate"/>
        </w:r>
        <w:r w:rsidR="00933E8E">
          <w:rPr>
            <w:noProof/>
            <w:webHidden/>
          </w:rPr>
          <w:t>7</w:t>
        </w:r>
        <w:r w:rsidR="00933E8E">
          <w:rPr>
            <w:noProof/>
            <w:webHidden/>
          </w:rPr>
          <w:fldChar w:fldCharType="end"/>
        </w:r>
      </w:hyperlink>
    </w:p>
    <w:p w14:paraId="7E95F0CC" w14:textId="0BFA6129" w:rsidR="00933E8E" w:rsidRDefault="00E570A9">
      <w:pPr>
        <w:pStyle w:val="Inhopg2"/>
        <w:rPr>
          <w:rFonts w:asciiTheme="minorHAnsi" w:eastAsiaTheme="minorEastAsia" w:hAnsiTheme="minorHAnsi" w:cstheme="minorBidi"/>
          <w:noProof/>
          <w:color w:val="auto"/>
          <w:sz w:val="22"/>
          <w:szCs w:val="22"/>
        </w:rPr>
      </w:pPr>
      <w:hyperlink w:anchor="_Toc510191816" w:history="1">
        <w:r w:rsidR="00933E8E" w:rsidRPr="003B1A80">
          <w:rPr>
            <w:rStyle w:val="Hyperlink"/>
            <w:noProof/>
          </w:rPr>
          <w:t>2.3</w:t>
        </w:r>
        <w:r w:rsidR="00933E8E">
          <w:rPr>
            <w:rFonts w:asciiTheme="minorHAnsi" w:eastAsiaTheme="minorEastAsia" w:hAnsiTheme="minorHAnsi" w:cstheme="minorBidi"/>
            <w:noProof/>
            <w:color w:val="auto"/>
            <w:sz w:val="22"/>
            <w:szCs w:val="22"/>
          </w:rPr>
          <w:tab/>
        </w:r>
        <w:r w:rsidR="00933E8E" w:rsidRPr="003B1A80">
          <w:rPr>
            <w:rStyle w:val="Hyperlink"/>
            <w:noProof/>
          </w:rPr>
          <w:t>LT-warmtesystemen (zonder warmte-uitwisseling)</w:t>
        </w:r>
        <w:r w:rsidR="00933E8E">
          <w:rPr>
            <w:noProof/>
            <w:webHidden/>
          </w:rPr>
          <w:tab/>
        </w:r>
        <w:r w:rsidR="00933E8E">
          <w:rPr>
            <w:noProof/>
            <w:webHidden/>
          </w:rPr>
          <w:fldChar w:fldCharType="begin"/>
        </w:r>
        <w:r w:rsidR="00933E8E">
          <w:rPr>
            <w:noProof/>
            <w:webHidden/>
          </w:rPr>
          <w:instrText xml:space="preserve"> PAGEREF _Toc510191816 \h </w:instrText>
        </w:r>
        <w:r w:rsidR="00933E8E">
          <w:rPr>
            <w:noProof/>
            <w:webHidden/>
          </w:rPr>
        </w:r>
        <w:r w:rsidR="00933E8E">
          <w:rPr>
            <w:noProof/>
            <w:webHidden/>
          </w:rPr>
          <w:fldChar w:fldCharType="separate"/>
        </w:r>
        <w:r w:rsidR="00933E8E">
          <w:rPr>
            <w:noProof/>
            <w:webHidden/>
          </w:rPr>
          <w:t>11</w:t>
        </w:r>
        <w:r w:rsidR="00933E8E">
          <w:rPr>
            <w:noProof/>
            <w:webHidden/>
          </w:rPr>
          <w:fldChar w:fldCharType="end"/>
        </w:r>
      </w:hyperlink>
    </w:p>
    <w:p w14:paraId="5943AB3C" w14:textId="2A8A4449" w:rsidR="00933E8E" w:rsidRDefault="00E570A9">
      <w:pPr>
        <w:pStyle w:val="Inhopg2"/>
        <w:rPr>
          <w:rFonts w:asciiTheme="minorHAnsi" w:eastAsiaTheme="minorEastAsia" w:hAnsiTheme="minorHAnsi" w:cstheme="minorBidi"/>
          <w:noProof/>
          <w:color w:val="auto"/>
          <w:sz w:val="22"/>
          <w:szCs w:val="22"/>
        </w:rPr>
      </w:pPr>
      <w:hyperlink w:anchor="_Toc510191817" w:history="1">
        <w:r w:rsidR="00933E8E" w:rsidRPr="003B1A80">
          <w:rPr>
            <w:rStyle w:val="Hyperlink"/>
            <w:noProof/>
          </w:rPr>
          <w:t>2.4</w:t>
        </w:r>
        <w:r w:rsidR="00933E8E">
          <w:rPr>
            <w:rFonts w:asciiTheme="minorHAnsi" w:eastAsiaTheme="minorEastAsia" w:hAnsiTheme="minorHAnsi" w:cstheme="minorBidi"/>
            <w:noProof/>
            <w:color w:val="auto"/>
            <w:sz w:val="22"/>
            <w:szCs w:val="22"/>
          </w:rPr>
          <w:tab/>
        </w:r>
        <w:r w:rsidR="00933E8E" w:rsidRPr="003B1A80">
          <w:rPr>
            <w:rStyle w:val="Hyperlink"/>
            <w:noProof/>
          </w:rPr>
          <w:t>Randvoorwaarden voor LT-warmtenetten</w:t>
        </w:r>
        <w:r w:rsidR="00933E8E">
          <w:rPr>
            <w:noProof/>
            <w:webHidden/>
          </w:rPr>
          <w:tab/>
        </w:r>
        <w:r w:rsidR="00933E8E">
          <w:rPr>
            <w:noProof/>
            <w:webHidden/>
          </w:rPr>
          <w:fldChar w:fldCharType="begin"/>
        </w:r>
        <w:r w:rsidR="00933E8E">
          <w:rPr>
            <w:noProof/>
            <w:webHidden/>
          </w:rPr>
          <w:instrText xml:space="preserve"> PAGEREF _Toc510191817 \h </w:instrText>
        </w:r>
        <w:r w:rsidR="00933E8E">
          <w:rPr>
            <w:noProof/>
            <w:webHidden/>
          </w:rPr>
        </w:r>
        <w:r w:rsidR="00933E8E">
          <w:rPr>
            <w:noProof/>
            <w:webHidden/>
          </w:rPr>
          <w:fldChar w:fldCharType="separate"/>
        </w:r>
        <w:r w:rsidR="00933E8E">
          <w:rPr>
            <w:noProof/>
            <w:webHidden/>
          </w:rPr>
          <w:t>12</w:t>
        </w:r>
        <w:r w:rsidR="00933E8E">
          <w:rPr>
            <w:noProof/>
            <w:webHidden/>
          </w:rPr>
          <w:fldChar w:fldCharType="end"/>
        </w:r>
      </w:hyperlink>
    </w:p>
    <w:p w14:paraId="140CF0A5" w14:textId="7A9600AD" w:rsidR="00933E8E" w:rsidRDefault="00E570A9">
      <w:pPr>
        <w:pStyle w:val="Inhopg2"/>
        <w:rPr>
          <w:rFonts w:asciiTheme="minorHAnsi" w:eastAsiaTheme="minorEastAsia" w:hAnsiTheme="minorHAnsi" w:cstheme="minorBidi"/>
          <w:noProof/>
          <w:color w:val="auto"/>
          <w:sz w:val="22"/>
          <w:szCs w:val="22"/>
        </w:rPr>
      </w:pPr>
      <w:hyperlink w:anchor="_Toc510191818" w:history="1">
        <w:r w:rsidR="00933E8E" w:rsidRPr="003B1A80">
          <w:rPr>
            <w:rStyle w:val="Hyperlink"/>
            <w:noProof/>
          </w:rPr>
          <w:t>2.5</w:t>
        </w:r>
        <w:r w:rsidR="00933E8E">
          <w:rPr>
            <w:rFonts w:asciiTheme="minorHAnsi" w:eastAsiaTheme="minorEastAsia" w:hAnsiTheme="minorHAnsi" w:cstheme="minorBidi"/>
            <w:noProof/>
            <w:color w:val="auto"/>
            <w:sz w:val="22"/>
            <w:szCs w:val="22"/>
          </w:rPr>
          <w:tab/>
        </w:r>
        <w:r w:rsidR="00933E8E" w:rsidRPr="003B1A80">
          <w:rPr>
            <w:rStyle w:val="Hyperlink"/>
            <w:noProof/>
          </w:rPr>
          <w:t>Fysieke componenten</w:t>
        </w:r>
        <w:r w:rsidR="00933E8E">
          <w:rPr>
            <w:noProof/>
            <w:webHidden/>
          </w:rPr>
          <w:tab/>
        </w:r>
        <w:r w:rsidR="00933E8E">
          <w:rPr>
            <w:noProof/>
            <w:webHidden/>
          </w:rPr>
          <w:fldChar w:fldCharType="begin"/>
        </w:r>
        <w:r w:rsidR="00933E8E">
          <w:rPr>
            <w:noProof/>
            <w:webHidden/>
          </w:rPr>
          <w:instrText xml:space="preserve"> PAGEREF _Toc510191818 \h </w:instrText>
        </w:r>
        <w:r w:rsidR="00933E8E">
          <w:rPr>
            <w:noProof/>
            <w:webHidden/>
          </w:rPr>
        </w:r>
        <w:r w:rsidR="00933E8E">
          <w:rPr>
            <w:noProof/>
            <w:webHidden/>
          </w:rPr>
          <w:fldChar w:fldCharType="separate"/>
        </w:r>
        <w:r w:rsidR="00933E8E">
          <w:rPr>
            <w:noProof/>
            <w:webHidden/>
          </w:rPr>
          <w:t>13</w:t>
        </w:r>
        <w:r w:rsidR="00933E8E">
          <w:rPr>
            <w:noProof/>
            <w:webHidden/>
          </w:rPr>
          <w:fldChar w:fldCharType="end"/>
        </w:r>
      </w:hyperlink>
    </w:p>
    <w:p w14:paraId="4F78A73B" w14:textId="5FD013AC" w:rsidR="00933E8E" w:rsidRDefault="00E570A9">
      <w:pPr>
        <w:pStyle w:val="Inhopg2"/>
        <w:rPr>
          <w:rFonts w:asciiTheme="minorHAnsi" w:eastAsiaTheme="minorEastAsia" w:hAnsiTheme="minorHAnsi" w:cstheme="minorBidi"/>
          <w:noProof/>
          <w:color w:val="auto"/>
          <w:sz w:val="22"/>
          <w:szCs w:val="22"/>
        </w:rPr>
      </w:pPr>
      <w:hyperlink w:anchor="_Toc510191819" w:history="1">
        <w:r w:rsidR="00933E8E" w:rsidRPr="003B1A80">
          <w:rPr>
            <w:rStyle w:val="Hyperlink"/>
            <w:noProof/>
          </w:rPr>
          <w:t>2.6</w:t>
        </w:r>
        <w:r w:rsidR="00933E8E">
          <w:rPr>
            <w:rFonts w:asciiTheme="minorHAnsi" w:eastAsiaTheme="minorEastAsia" w:hAnsiTheme="minorHAnsi" w:cstheme="minorBidi"/>
            <w:noProof/>
            <w:color w:val="auto"/>
            <w:sz w:val="22"/>
            <w:szCs w:val="22"/>
          </w:rPr>
          <w:tab/>
        </w:r>
        <w:r w:rsidR="00933E8E" w:rsidRPr="003B1A80">
          <w:rPr>
            <w:rStyle w:val="Hyperlink"/>
            <w:noProof/>
          </w:rPr>
          <w:t>Verduurzaming en CO2-reductie</w:t>
        </w:r>
        <w:r w:rsidR="00933E8E">
          <w:rPr>
            <w:noProof/>
            <w:webHidden/>
          </w:rPr>
          <w:tab/>
        </w:r>
        <w:r w:rsidR="00933E8E">
          <w:rPr>
            <w:noProof/>
            <w:webHidden/>
          </w:rPr>
          <w:fldChar w:fldCharType="begin"/>
        </w:r>
        <w:r w:rsidR="00933E8E">
          <w:rPr>
            <w:noProof/>
            <w:webHidden/>
          </w:rPr>
          <w:instrText xml:space="preserve"> PAGEREF _Toc510191819 \h </w:instrText>
        </w:r>
        <w:r w:rsidR="00933E8E">
          <w:rPr>
            <w:noProof/>
            <w:webHidden/>
          </w:rPr>
        </w:r>
        <w:r w:rsidR="00933E8E">
          <w:rPr>
            <w:noProof/>
            <w:webHidden/>
          </w:rPr>
          <w:fldChar w:fldCharType="separate"/>
        </w:r>
        <w:r w:rsidR="00933E8E">
          <w:rPr>
            <w:noProof/>
            <w:webHidden/>
          </w:rPr>
          <w:t>16</w:t>
        </w:r>
        <w:r w:rsidR="00933E8E">
          <w:rPr>
            <w:noProof/>
            <w:webHidden/>
          </w:rPr>
          <w:fldChar w:fldCharType="end"/>
        </w:r>
      </w:hyperlink>
    </w:p>
    <w:p w14:paraId="62B47299" w14:textId="51BC4064" w:rsidR="00933E8E" w:rsidRDefault="00E570A9">
      <w:pPr>
        <w:pStyle w:val="Inhopg2"/>
        <w:rPr>
          <w:rFonts w:asciiTheme="minorHAnsi" w:eastAsiaTheme="minorEastAsia" w:hAnsiTheme="minorHAnsi" w:cstheme="minorBidi"/>
          <w:noProof/>
          <w:color w:val="auto"/>
          <w:sz w:val="22"/>
          <w:szCs w:val="22"/>
        </w:rPr>
      </w:pPr>
      <w:hyperlink w:anchor="_Toc510191820" w:history="1">
        <w:r w:rsidR="00933E8E" w:rsidRPr="003B1A80">
          <w:rPr>
            <w:rStyle w:val="Hyperlink"/>
            <w:noProof/>
          </w:rPr>
          <w:t>2.7</w:t>
        </w:r>
        <w:r w:rsidR="00933E8E">
          <w:rPr>
            <w:rFonts w:asciiTheme="minorHAnsi" w:eastAsiaTheme="minorEastAsia" w:hAnsiTheme="minorHAnsi" w:cstheme="minorBidi"/>
            <w:noProof/>
            <w:color w:val="auto"/>
            <w:sz w:val="22"/>
            <w:szCs w:val="22"/>
          </w:rPr>
          <w:tab/>
        </w:r>
        <w:r w:rsidR="00933E8E" w:rsidRPr="003B1A80">
          <w:rPr>
            <w:rStyle w:val="Hyperlink"/>
            <w:noProof/>
          </w:rPr>
          <w:t>Kosten en opbrengsten</w:t>
        </w:r>
        <w:r w:rsidR="00933E8E">
          <w:rPr>
            <w:noProof/>
            <w:webHidden/>
          </w:rPr>
          <w:tab/>
        </w:r>
        <w:r w:rsidR="00933E8E">
          <w:rPr>
            <w:noProof/>
            <w:webHidden/>
          </w:rPr>
          <w:fldChar w:fldCharType="begin"/>
        </w:r>
        <w:r w:rsidR="00933E8E">
          <w:rPr>
            <w:noProof/>
            <w:webHidden/>
          </w:rPr>
          <w:instrText xml:space="preserve"> PAGEREF _Toc510191820 \h </w:instrText>
        </w:r>
        <w:r w:rsidR="00933E8E">
          <w:rPr>
            <w:noProof/>
            <w:webHidden/>
          </w:rPr>
        </w:r>
        <w:r w:rsidR="00933E8E">
          <w:rPr>
            <w:noProof/>
            <w:webHidden/>
          </w:rPr>
          <w:fldChar w:fldCharType="separate"/>
        </w:r>
        <w:r w:rsidR="00933E8E">
          <w:rPr>
            <w:noProof/>
            <w:webHidden/>
          </w:rPr>
          <w:t>16</w:t>
        </w:r>
        <w:r w:rsidR="00933E8E">
          <w:rPr>
            <w:noProof/>
            <w:webHidden/>
          </w:rPr>
          <w:fldChar w:fldCharType="end"/>
        </w:r>
      </w:hyperlink>
    </w:p>
    <w:p w14:paraId="3F9D5490" w14:textId="05D78BAF" w:rsidR="00933E8E" w:rsidRDefault="00E570A9">
      <w:pPr>
        <w:pStyle w:val="Inhopg2"/>
        <w:rPr>
          <w:rFonts w:asciiTheme="minorHAnsi" w:eastAsiaTheme="minorEastAsia" w:hAnsiTheme="minorHAnsi" w:cstheme="minorBidi"/>
          <w:noProof/>
          <w:color w:val="auto"/>
          <w:sz w:val="22"/>
          <w:szCs w:val="22"/>
        </w:rPr>
      </w:pPr>
      <w:hyperlink w:anchor="_Toc510191821" w:history="1">
        <w:r w:rsidR="00933E8E" w:rsidRPr="003B1A80">
          <w:rPr>
            <w:rStyle w:val="Hyperlink"/>
            <w:noProof/>
          </w:rPr>
          <w:t>2.8</w:t>
        </w:r>
        <w:r w:rsidR="00933E8E">
          <w:rPr>
            <w:rFonts w:asciiTheme="minorHAnsi" w:eastAsiaTheme="minorEastAsia" w:hAnsiTheme="minorHAnsi" w:cstheme="minorBidi"/>
            <w:noProof/>
            <w:color w:val="auto"/>
            <w:sz w:val="22"/>
            <w:szCs w:val="22"/>
          </w:rPr>
          <w:tab/>
        </w:r>
        <w:r w:rsidR="00933E8E" w:rsidRPr="003B1A80">
          <w:rPr>
            <w:rStyle w:val="Hyperlink"/>
            <w:noProof/>
          </w:rPr>
          <w:t>LT-warmte met warmte-uitwisseling (Mijnwater-concept)</w:t>
        </w:r>
        <w:r w:rsidR="00933E8E">
          <w:rPr>
            <w:noProof/>
            <w:webHidden/>
          </w:rPr>
          <w:tab/>
        </w:r>
        <w:r w:rsidR="00933E8E">
          <w:rPr>
            <w:noProof/>
            <w:webHidden/>
          </w:rPr>
          <w:fldChar w:fldCharType="begin"/>
        </w:r>
        <w:r w:rsidR="00933E8E">
          <w:rPr>
            <w:noProof/>
            <w:webHidden/>
          </w:rPr>
          <w:instrText xml:space="preserve"> PAGEREF _Toc510191821 \h </w:instrText>
        </w:r>
        <w:r w:rsidR="00933E8E">
          <w:rPr>
            <w:noProof/>
            <w:webHidden/>
          </w:rPr>
        </w:r>
        <w:r w:rsidR="00933E8E">
          <w:rPr>
            <w:noProof/>
            <w:webHidden/>
          </w:rPr>
          <w:fldChar w:fldCharType="separate"/>
        </w:r>
        <w:r w:rsidR="00933E8E">
          <w:rPr>
            <w:noProof/>
            <w:webHidden/>
          </w:rPr>
          <w:t>16</w:t>
        </w:r>
        <w:r w:rsidR="00933E8E">
          <w:rPr>
            <w:noProof/>
            <w:webHidden/>
          </w:rPr>
          <w:fldChar w:fldCharType="end"/>
        </w:r>
      </w:hyperlink>
    </w:p>
    <w:p w14:paraId="11C1F141" w14:textId="085C14D7" w:rsidR="00933E8E" w:rsidRDefault="00E570A9">
      <w:pPr>
        <w:pStyle w:val="Inhopg1"/>
        <w:rPr>
          <w:rFonts w:asciiTheme="minorHAnsi" w:eastAsiaTheme="minorEastAsia" w:hAnsiTheme="minorHAnsi" w:cstheme="minorBidi"/>
          <w:noProof/>
          <w:color w:val="auto"/>
          <w:sz w:val="22"/>
          <w:szCs w:val="22"/>
        </w:rPr>
      </w:pPr>
      <w:hyperlink w:anchor="_Toc510191822" w:history="1">
        <w:r w:rsidR="00933E8E" w:rsidRPr="003B1A80">
          <w:rPr>
            <w:rStyle w:val="Hyperlink"/>
            <w:noProof/>
          </w:rPr>
          <w:t>3</w:t>
        </w:r>
        <w:r w:rsidR="00933E8E">
          <w:rPr>
            <w:rFonts w:asciiTheme="minorHAnsi" w:eastAsiaTheme="minorEastAsia" w:hAnsiTheme="minorHAnsi" w:cstheme="minorBidi"/>
            <w:noProof/>
            <w:color w:val="auto"/>
            <w:sz w:val="22"/>
            <w:szCs w:val="22"/>
          </w:rPr>
          <w:tab/>
        </w:r>
        <w:r w:rsidR="00933E8E" w:rsidRPr="003B1A80">
          <w:rPr>
            <w:rStyle w:val="Hyperlink"/>
            <w:noProof/>
          </w:rPr>
          <w:t>Functioneel ontwerp voor het Vesta MAIS model</w:t>
        </w:r>
        <w:r w:rsidR="00933E8E">
          <w:rPr>
            <w:noProof/>
            <w:webHidden/>
          </w:rPr>
          <w:tab/>
        </w:r>
        <w:r w:rsidR="00933E8E">
          <w:rPr>
            <w:noProof/>
            <w:webHidden/>
          </w:rPr>
          <w:fldChar w:fldCharType="begin"/>
        </w:r>
        <w:r w:rsidR="00933E8E">
          <w:rPr>
            <w:noProof/>
            <w:webHidden/>
          </w:rPr>
          <w:instrText xml:space="preserve"> PAGEREF _Toc510191822 \h </w:instrText>
        </w:r>
        <w:r w:rsidR="00933E8E">
          <w:rPr>
            <w:noProof/>
            <w:webHidden/>
          </w:rPr>
        </w:r>
        <w:r w:rsidR="00933E8E">
          <w:rPr>
            <w:noProof/>
            <w:webHidden/>
          </w:rPr>
          <w:fldChar w:fldCharType="separate"/>
        </w:r>
        <w:r w:rsidR="00933E8E">
          <w:rPr>
            <w:noProof/>
            <w:webHidden/>
          </w:rPr>
          <w:t>30</w:t>
        </w:r>
        <w:r w:rsidR="00933E8E">
          <w:rPr>
            <w:noProof/>
            <w:webHidden/>
          </w:rPr>
          <w:fldChar w:fldCharType="end"/>
        </w:r>
      </w:hyperlink>
    </w:p>
    <w:p w14:paraId="58511564" w14:textId="6A431A2B" w:rsidR="00933E8E" w:rsidRDefault="00E570A9">
      <w:pPr>
        <w:pStyle w:val="Inhopg2"/>
        <w:rPr>
          <w:rFonts w:asciiTheme="minorHAnsi" w:eastAsiaTheme="minorEastAsia" w:hAnsiTheme="minorHAnsi" w:cstheme="minorBidi"/>
          <w:noProof/>
          <w:color w:val="auto"/>
          <w:sz w:val="22"/>
          <w:szCs w:val="22"/>
        </w:rPr>
      </w:pPr>
      <w:hyperlink w:anchor="_Toc510191823" w:history="1">
        <w:r w:rsidR="00933E8E" w:rsidRPr="003B1A80">
          <w:rPr>
            <w:rStyle w:val="Hyperlink"/>
            <w:noProof/>
          </w:rPr>
          <w:t>3.1</w:t>
        </w:r>
        <w:r w:rsidR="00933E8E">
          <w:rPr>
            <w:rFonts w:asciiTheme="minorHAnsi" w:eastAsiaTheme="minorEastAsia" w:hAnsiTheme="minorHAnsi" w:cstheme="minorBidi"/>
            <w:noProof/>
            <w:color w:val="auto"/>
            <w:sz w:val="22"/>
            <w:szCs w:val="22"/>
          </w:rPr>
          <w:tab/>
        </w:r>
        <w:r w:rsidR="00933E8E" w:rsidRPr="003B1A80">
          <w:rPr>
            <w:rStyle w:val="Hyperlink"/>
            <w:noProof/>
          </w:rPr>
          <w:t>Variant 1: Collectieve warmtepomp</w:t>
        </w:r>
        <w:r w:rsidR="00933E8E">
          <w:rPr>
            <w:noProof/>
            <w:webHidden/>
          </w:rPr>
          <w:tab/>
        </w:r>
        <w:r w:rsidR="00933E8E">
          <w:rPr>
            <w:noProof/>
            <w:webHidden/>
          </w:rPr>
          <w:fldChar w:fldCharType="begin"/>
        </w:r>
        <w:r w:rsidR="00933E8E">
          <w:rPr>
            <w:noProof/>
            <w:webHidden/>
          </w:rPr>
          <w:instrText xml:space="preserve"> PAGEREF _Toc510191823 \h </w:instrText>
        </w:r>
        <w:r w:rsidR="00933E8E">
          <w:rPr>
            <w:noProof/>
            <w:webHidden/>
          </w:rPr>
        </w:r>
        <w:r w:rsidR="00933E8E">
          <w:rPr>
            <w:noProof/>
            <w:webHidden/>
          </w:rPr>
          <w:fldChar w:fldCharType="separate"/>
        </w:r>
        <w:r w:rsidR="00933E8E">
          <w:rPr>
            <w:noProof/>
            <w:webHidden/>
          </w:rPr>
          <w:t>30</w:t>
        </w:r>
        <w:r w:rsidR="00933E8E">
          <w:rPr>
            <w:noProof/>
            <w:webHidden/>
          </w:rPr>
          <w:fldChar w:fldCharType="end"/>
        </w:r>
      </w:hyperlink>
    </w:p>
    <w:p w14:paraId="39AE81CF" w14:textId="4523F963" w:rsidR="00933E8E" w:rsidRDefault="00E570A9">
      <w:pPr>
        <w:pStyle w:val="Inhopg2"/>
        <w:rPr>
          <w:rFonts w:asciiTheme="minorHAnsi" w:eastAsiaTheme="minorEastAsia" w:hAnsiTheme="minorHAnsi" w:cstheme="minorBidi"/>
          <w:noProof/>
          <w:color w:val="auto"/>
          <w:sz w:val="22"/>
          <w:szCs w:val="22"/>
        </w:rPr>
      </w:pPr>
      <w:hyperlink w:anchor="_Toc510191824" w:history="1">
        <w:r w:rsidR="00933E8E" w:rsidRPr="003B1A80">
          <w:rPr>
            <w:rStyle w:val="Hyperlink"/>
            <w:noProof/>
          </w:rPr>
          <w:t>3.2</w:t>
        </w:r>
        <w:r w:rsidR="00933E8E">
          <w:rPr>
            <w:rFonts w:asciiTheme="minorHAnsi" w:eastAsiaTheme="minorEastAsia" w:hAnsiTheme="minorHAnsi" w:cstheme="minorBidi"/>
            <w:noProof/>
            <w:color w:val="auto"/>
            <w:sz w:val="22"/>
            <w:szCs w:val="22"/>
          </w:rPr>
          <w:tab/>
        </w:r>
        <w:r w:rsidR="00933E8E" w:rsidRPr="003B1A80">
          <w:rPr>
            <w:rStyle w:val="Hyperlink"/>
            <w:noProof/>
          </w:rPr>
          <w:t>Variant 2: LT-distributienet met individuele WP</w:t>
        </w:r>
        <w:r w:rsidR="00933E8E">
          <w:rPr>
            <w:noProof/>
            <w:webHidden/>
          </w:rPr>
          <w:tab/>
        </w:r>
        <w:r w:rsidR="00933E8E">
          <w:rPr>
            <w:noProof/>
            <w:webHidden/>
          </w:rPr>
          <w:fldChar w:fldCharType="begin"/>
        </w:r>
        <w:r w:rsidR="00933E8E">
          <w:rPr>
            <w:noProof/>
            <w:webHidden/>
          </w:rPr>
          <w:instrText xml:space="preserve"> PAGEREF _Toc510191824 \h </w:instrText>
        </w:r>
        <w:r w:rsidR="00933E8E">
          <w:rPr>
            <w:noProof/>
            <w:webHidden/>
          </w:rPr>
        </w:r>
        <w:r w:rsidR="00933E8E">
          <w:rPr>
            <w:noProof/>
            <w:webHidden/>
          </w:rPr>
          <w:fldChar w:fldCharType="separate"/>
        </w:r>
        <w:r w:rsidR="00933E8E">
          <w:rPr>
            <w:noProof/>
            <w:webHidden/>
          </w:rPr>
          <w:t>39</w:t>
        </w:r>
        <w:r w:rsidR="00933E8E">
          <w:rPr>
            <w:noProof/>
            <w:webHidden/>
          </w:rPr>
          <w:fldChar w:fldCharType="end"/>
        </w:r>
      </w:hyperlink>
    </w:p>
    <w:p w14:paraId="76B6ABED" w14:textId="57FA41D4" w:rsidR="00933E8E" w:rsidRDefault="00E570A9">
      <w:pPr>
        <w:pStyle w:val="Inhopg2"/>
        <w:rPr>
          <w:rFonts w:asciiTheme="minorHAnsi" w:eastAsiaTheme="minorEastAsia" w:hAnsiTheme="minorHAnsi" w:cstheme="minorBidi"/>
          <w:noProof/>
          <w:color w:val="auto"/>
          <w:sz w:val="22"/>
          <w:szCs w:val="22"/>
        </w:rPr>
      </w:pPr>
      <w:hyperlink w:anchor="_Toc510191825" w:history="1">
        <w:r w:rsidR="00933E8E" w:rsidRPr="003B1A80">
          <w:rPr>
            <w:rStyle w:val="Hyperlink"/>
            <w:noProof/>
          </w:rPr>
          <w:t>3.3</w:t>
        </w:r>
        <w:r w:rsidR="00933E8E">
          <w:rPr>
            <w:rFonts w:asciiTheme="minorHAnsi" w:eastAsiaTheme="minorEastAsia" w:hAnsiTheme="minorHAnsi" w:cstheme="minorBidi"/>
            <w:noProof/>
            <w:color w:val="auto"/>
            <w:sz w:val="22"/>
            <w:szCs w:val="22"/>
          </w:rPr>
          <w:tab/>
        </w:r>
        <w:r w:rsidR="00933E8E" w:rsidRPr="003B1A80">
          <w:rPr>
            <w:rStyle w:val="Hyperlink"/>
            <w:noProof/>
          </w:rPr>
          <w:t>Variant 3: LT-distributienet met uitwisseling</w:t>
        </w:r>
        <w:r w:rsidR="00933E8E">
          <w:rPr>
            <w:noProof/>
            <w:webHidden/>
          </w:rPr>
          <w:tab/>
        </w:r>
        <w:r w:rsidR="00933E8E">
          <w:rPr>
            <w:noProof/>
            <w:webHidden/>
          </w:rPr>
          <w:fldChar w:fldCharType="begin"/>
        </w:r>
        <w:r w:rsidR="00933E8E">
          <w:rPr>
            <w:noProof/>
            <w:webHidden/>
          </w:rPr>
          <w:instrText xml:space="preserve"> PAGEREF _Toc510191825 \h </w:instrText>
        </w:r>
        <w:r w:rsidR="00933E8E">
          <w:rPr>
            <w:noProof/>
            <w:webHidden/>
          </w:rPr>
        </w:r>
        <w:r w:rsidR="00933E8E">
          <w:rPr>
            <w:noProof/>
            <w:webHidden/>
          </w:rPr>
          <w:fldChar w:fldCharType="separate"/>
        </w:r>
        <w:r w:rsidR="00933E8E">
          <w:rPr>
            <w:noProof/>
            <w:webHidden/>
          </w:rPr>
          <w:t>43</w:t>
        </w:r>
        <w:r w:rsidR="00933E8E">
          <w:rPr>
            <w:noProof/>
            <w:webHidden/>
          </w:rPr>
          <w:fldChar w:fldCharType="end"/>
        </w:r>
      </w:hyperlink>
    </w:p>
    <w:p w14:paraId="58EE991C" w14:textId="2B8301F7" w:rsidR="00933E8E" w:rsidRDefault="00E570A9">
      <w:pPr>
        <w:pStyle w:val="Inhopg1"/>
        <w:rPr>
          <w:rFonts w:asciiTheme="minorHAnsi" w:eastAsiaTheme="minorEastAsia" w:hAnsiTheme="minorHAnsi" w:cstheme="minorBidi"/>
          <w:noProof/>
          <w:color w:val="auto"/>
          <w:sz w:val="22"/>
          <w:szCs w:val="22"/>
        </w:rPr>
      </w:pPr>
      <w:hyperlink w:anchor="_Toc510191826" w:history="1">
        <w:r w:rsidR="00933E8E" w:rsidRPr="003B1A80">
          <w:rPr>
            <w:rStyle w:val="Hyperlink"/>
            <w:noProof/>
          </w:rPr>
          <w:t>4</w:t>
        </w:r>
        <w:r w:rsidR="00933E8E">
          <w:rPr>
            <w:rFonts w:asciiTheme="minorHAnsi" w:eastAsiaTheme="minorEastAsia" w:hAnsiTheme="minorHAnsi" w:cstheme="minorBidi"/>
            <w:noProof/>
            <w:color w:val="auto"/>
            <w:sz w:val="22"/>
            <w:szCs w:val="22"/>
          </w:rPr>
          <w:tab/>
        </w:r>
        <w:r w:rsidR="00933E8E" w:rsidRPr="003B1A80">
          <w:rPr>
            <w:rStyle w:val="Hyperlink"/>
            <w:noProof/>
          </w:rPr>
          <w:t>Databijlage</w:t>
        </w:r>
        <w:r w:rsidR="00933E8E">
          <w:rPr>
            <w:noProof/>
            <w:webHidden/>
          </w:rPr>
          <w:tab/>
        </w:r>
        <w:r w:rsidR="00933E8E">
          <w:rPr>
            <w:noProof/>
            <w:webHidden/>
          </w:rPr>
          <w:fldChar w:fldCharType="begin"/>
        </w:r>
        <w:r w:rsidR="00933E8E">
          <w:rPr>
            <w:noProof/>
            <w:webHidden/>
          </w:rPr>
          <w:instrText xml:space="preserve"> PAGEREF _Toc510191826 \h </w:instrText>
        </w:r>
        <w:r w:rsidR="00933E8E">
          <w:rPr>
            <w:noProof/>
            <w:webHidden/>
          </w:rPr>
        </w:r>
        <w:r w:rsidR="00933E8E">
          <w:rPr>
            <w:noProof/>
            <w:webHidden/>
          </w:rPr>
          <w:fldChar w:fldCharType="separate"/>
        </w:r>
        <w:r w:rsidR="00933E8E">
          <w:rPr>
            <w:noProof/>
            <w:webHidden/>
          </w:rPr>
          <w:t>45</w:t>
        </w:r>
        <w:r w:rsidR="00933E8E">
          <w:rPr>
            <w:noProof/>
            <w:webHidden/>
          </w:rPr>
          <w:fldChar w:fldCharType="end"/>
        </w:r>
      </w:hyperlink>
    </w:p>
    <w:p w14:paraId="5474A44F" w14:textId="239FD400" w:rsidR="00933E8E" w:rsidRDefault="00E570A9">
      <w:pPr>
        <w:pStyle w:val="Inhopg2"/>
        <w:rPr>
          <w:rFonts w:asciiTheme="minorHAnsi" w:eastAsiaTheme="minorEastAsia" w:hAnsiTheme="minorHAnsi" w:cstheme="minorBidi"/>
          <w:noProof/>
          <w:color w:val="auto"/>
          <w:sz w:val="22"/>
          <w:szCs w:val="22"/>
        </w:rPr>
      </w:pPr>
      <w:hyperlink w:anchor="_Toc510191827" w:history="1">
        <w:r w:rsidR="00933E8E" w:rsidRPr="003B1A80">
          <w:rPr>
            <w:rStyle w:val="Hyperlink"/>
            <w:noProof/>
          </w:rPr>
          <w:t>4.1</w:t>
        </w:r>
        <w:r w:rsidR="00933E8E">
          <w:rPr>
            <w:rFonts w:asciiTheme="minorHAnsi" w:eastAsiaTheme="minorEastAsia" w:hAnsiTheme="minorHAnsi" w:cstheme="minorBidi"/>
            <w:noProof/>
            <w:color w:val="auto"/>
            <w:sz w:val="22"/>
            <w:szCs w:val="22"/>
          </w:rPr>
          <w:tab/>
        </w:r>
        <w:r w:rsidR="00933E8E" w:rsidRPr="003B1A80">
          <w:rPr>
            <w:rStyle w:val="Hyperlink"/>
            <w:noProof/>
          </w:rPr>
          <w:t>Kentallen</w:t>
        </w:r>
        <w:r w:rsidR="00933E8E">
          <w:rPr>
            <w:noProof/>
            <w:webHidden/>
          </w:rPr>
          <w:tab/>
        </w:r>
        <w:r w:rsidR="00933E8E">
          <w:rPr>
            <w:noProof/>
            <w:webHidden/>
          </w:rPr>
          <w:fldChar w:fldCharType="begin"/>
        </w:r>
        <w:r w:rsidR="00933E8E">
          <w:rPr>
            <w:noProof/>
            <w:webHidden/>
          </w:rPr>
          <w:instrText xml:space="preserve"> PAGEREF _Toc510191827 \h </w:instrText>
        </w:r>
        <w:r w:rsidR="00933E8E">
          <w:rPr>
            <w:noProof/>
            <w:webHidden/>
          </w:rPr>
        </w:r>
        <w:r w:rsidR="00933E8E">
          <w:rPr>
            <w:noProof/>
            <w:webHidden/>
          </w:rPr>
          <w:fldChar w:fldCharType="separate"/>
        </w:r>
        <w:r w:rsidR="00933E8E">
          <w:rPr>
            <w:noProof/>
            <w:webHidden/>
          </w:rPr>
          <w:t>45</w:t>
        </w:r>
        <w:r w:rsidR="00933E8E">
          <w:rPr>
            <w:noProof/>
            <w:webHidden/>
          </w:rPr>
          <w:fldChar w:fldCharType="end"/>
        </w:r>
      </w:hyperlink>
    </w:p>
    <w:p w14:paraId="19D03C13" w14:textId="6143DA92" w:rsidR="00933E8E" w:rsidRDefault="00E570A9">
      <w:pPr>
        <w:pStyle w:val="Inhopg2"/>
        <w:rPr>
          <w:rFonts w:asciiTheme="minorHAnsi" w:eastAsiaTheme="minorEastAsia" w:hAnsiTheme="minorHAnsi" w:cstheme="minorBidi"/>
          <w:noProof/>
          <w:color w:val="auto"/>
          <w:sz w:val="22"/>
          <w:szCs w:val="22"/>
        </w:rPr>
      </w:pPr>
      <w:hyperlink w:anchor="_Toc510191828" w:history="1">
        <w:r w:rsidR="00933E8E" w:rsidRPr="003B1A80">
          <w:rPr>
            <w:rStyle w:val="Hyperlink"/>
            <w:noProof/>
          </w:rPr>
          <w:t>4.2</w:t>
        </w:r>
        <w:r w:rsidR="00933E8E">
          <w:rPr>
            <w:rFonts w:asciiTheme="minorHAnsi" w:eastAsiaTheme="minorEastAsia" w:hAnsiTheme="minorHAnsi" w:cstheme="minorBidi"/>
            <w:noProof/>
            <w:color w:val="auto"/>
            <w:sz w:val="22"/>
            <w:szCs w:val="22"/>
          </w:rPr>
          <w:tab/>
        </w:r>
        <w:r w:rsidR="00933E8E" w:rsidRPr="003B1A80">
          <w:rPr>
            <w:rStyle w:val="Hyperlink"/>
            <w:noProof/>
          </w:rPr>
          <w:t>Potentieel voor WKO</w:t>
        </w:r>
        <w:r w:rsidR="00933E8E">
          <w:rPr>
            <w:noProof/>
            <w:webHidden/>
          </w:rPr>
          <w:tab/>
        </w:r>
        <w:r w:rsidR="00933E8E">
          <w:rPr>
            <w:noProof/>
            <w:webHidden/>
          </w:rPr>
          <w:fldChar w:fldCharType="begin"/>
        </w:r>
        <w:r w:rsidR="00933E8E">
          <w:rPr>
            <w:noProof/>
            <w:webHidden/>
          </w:rPr>
          <w:instrText xml:space="preserve"> PAGEREF _Toc510191828 \h </w:instrText>
        </w:r>
        <w:r w:rsidR="00933E8E">
          <w:rPr>
            <w:noProof/>
            <w:webHidden/>
          </w:rPr>
        </w:r>
        <w:r w:rsidR="00933E8E">
          <w:rPr>
            <w:noProof/>
            <w:webHidden/>
          </w:rPr>
          <w:fldChar w:fldCharType="separate"/>
        </w:r>
        <w:r w:rsidR="00933E8E">
          <w:rPr>
            <w:noProof/>
            <w:webHidden/>
          </w:rPr>
          <w:t>49</w:t>
        </w:r>
        <w:r w:rsidR="00933E8E">
          <w:rPr>
            <w:noProof/>
            <w:webHidden/>
          </w:rPr>
          <w:fldChar w:fldCharType="end"/>
        </w:r>
      </w:hyperlink>
    </w:p>
    <w:p w14:paraId="649D626B" w14:textId="3ABDE746" w:rsidR="00933E8E" w:rsidRDefault="00E570A9">
      <w:pPr>
        <w:pStyle w:val="Inhopg2"/>
        <w:rPr>
          <w:rFonts w:asciiTheme="minorHAnsi" w:eastAsiaTheme="minorEastAsia" w:hAnsiTheme="minorHAnsi" w:cstheme="minorBidi"/>
          <w:noProof/>
          <w:color w:val="auto"/>
          <w:sz w:val="22"/>
          <w:szCs w:val="22"/>
        </w:rPr>
      </w:pPr>
      <w:hyperlink w:anchor="_Toc510191829" w:history="1">
        <w:r w:rsidR="00933E8E" w:rsidRPr="003B1A80">
          <w:rPr>
            <w:rStyle w:val="Hyperlink"/>
            <w:noProof/>
          </w:rPr>
          <w:t>4.3</w:t>
        </w:r>
        <w:r w:rsidR="00933E8E">
          <w:rPr>
            <w:rFonts w:asciiTheme="minorHAnsi" w:eastAsiaTheme="minorEastAsia" w:hAnsiTheme="minorHAnsi" w:cstheme="minorBidi"/>
            <w:noProof/>
            <w:color w:val="auto"/>
            <w:sz w:val="22"/>
            <w:szCs w:val="22"/>
          </w:rPr>
          <w:tab/>
        </w:r>
        <w:r w:rsidR="00933E8E" w:rsidRPr="003B1A80">
          <w:rPr>
            <w:rStyle w:val="Hyperlink"/>
            <w:noProof/>
          </w:rPr>
          <w:t>Bronnen voor lage temperatuur warmte</w:t>
        </w:r>
        <w:r w:rsidR="00933E8E">
          <w:rPr>
            <w:noProof/>
            <w:webHidden/>
          </w:rPr>
          <w:tab/>
        </w:r>
        <w:r w:rsidR="00933E8E">
          <w:rPr>
            <w:noProof/>
            <w:webHidden/>
          </w:rPr>
          <w:fldChar w:fldCharType="begin"/>
        </w:r>
        <w:r w:rsidR="00933E8E">
          <w:rPr>
            <w:noProof/>
            <w:webHidden/>
          </w:rPr>
          <w:instrText xml:space="preserve"> PAGEREF _Toc510191829 \h </w:instrText>
        </w:r>
        <w:r w:rsidR="00933E8E">
          <w:rPr>
            <w:noProof/>
            <w:webHidden/>
          </w:rPr>
        </w:r>
        <w:r w:rsidR="00933E8E">
          <w:rPr>
            <w:noProof/>
            <w:webHidden/>
          </w:rPr>
          <w:fldChar w:fldCharType="separate"/>
        </w:r>
        <w:r w:rsidR="00933E8E">
          <w:rPr>
            <w:noProof/>
            <w:webHidden/>
          </w:rPr>
          <w:t>50</w:t>
        </w:r>
        <w:r w:rsidR="00933E8E">
          <w:rPr>
            <w:noProof/>
            <w:webHidden/>
          </w:rPr>
          <w:fldChar w:fldCharType="end"/>
        </w:r>
      </w:hyperlink>
    </w:p>
    <w:p w14:paraId="70C3FD2D" w14:textId="23157751" w:rsidR="007474C6" w:rsidRPr="00250D7C" w:rsidRDefault="00250D7C" w:rsidP="008B5BD0">
      <w:pPr>
        <w:pStyle w:val="BasistekstCEDelft"/>
      </w:pPr>
      <w:r>
        <w:fldChar w:fldCharType="end"/>
      </w:r>
    </w:p>
    <w:p w14:paraId="29D4A9F3" w14:textId="77777777" w:rsidR="00925AB9" w:rsidRDefault="00925AB9" w:rsidP="005D0C89">
      <w:pPr>
        <w:pStyle w:val="Kop1zondernummerCEDelft"/>
      </w:pPr>
      <w:bookmarkStart w:id="0" w:name="_Toc510191811"/>
      <w:r>
        <w:lastRenderedPageBreak/>
        <w:t>Samenvatting</w:t>
      </w:r>
      <w:bookmarkEnd w:id="0"/>
    </w:p>
    <w:p w14:paraId="5E8899D4" w14:textId="77777777" w:rsidR="00272D02" w:rsidRDefault="00925AB9" w:rsidP="0030502F">
      <w:pPr>
        <w:pStyle w:val="BasistekstCEDelft"/>
      </w:pPr>
      <w:r>
        <w:fldChar w:fldCharType="begin"/>
      </w:r>
      <w:r>
        <w:instrText xml:space="preserve"> MacroButton EditClear </w:instrText>
      </w:r>
      <w:r>
        <w:rPr>
          <w:rStyle w:val="zsysVeldMarkering"/>
        </w:rPr>
        <w:instrText>Tekst</w:instrText>
      </w:r>
      <w:r>
        <w:fldChar w:fldCharType="end"/>
      </w:r>
    </w:p>
    <w:p w14:paraId="39824FF4" w14:textId="77777777" w:rsidR="00D7332F" w:rsidRDefault="00D7332F" w:rsidP="0030502F">
      <w:pPr>
        <w:pStyle w:val="BasistekstCEDelft"/>
      </w:pPr>
    </w:p>
    <w:p w14:paraId="574219BB" w14:textId="77777777" w:rsidR="00D96128" w:rsidRDefault="00D96128" w:rsidP="00D7332F">
      <w:pPr>
        <w:pStyle w:val="Kop1"/>
      </w:pPr>
      <w:bookmarkStart w:id="1" w:name="_Toc510191812"/>
      <w:r>
        <w:lastRenderedPageBreak/>
        <w:t>Inleiding</w:t>
      </w:r>
      <w:bookmarkEnd w:id="1"/>
    </w:p>
    <w:p w14:paraId="0485D2EB" w14:textId="2E7C6D7E" w:rsidR="00EC4406" w:rsidRDefault="00EC4406" w:rsidP="00EC4406">
      <w:pPr>
        <w:pStyle w:val="BasistekstCEDelft"/>
      </w:pPr>
      <w:r>
        <w:t>De meeste warmtelevering die in Nederland plaatsvindt</w:t>
      </w:r>
      <w:r w:rsidR="0022566E">
        <w:t xml:space="preserve"> met collectieve warmtenetten</w:t>
      </w:r>
      <w:r>
        <w:t xml:space="preserve"> is </w:t>
      </w:r>
      <w:r w:rsidRPr="0029672B">
        <w:t>afkomstig van hoge temperatuur</w:t>
      </w:r>
      <w:r>
        <w:t xml:space="preserve"> (HT) </w:t>
      </w:r>
      <w:r w:rsidRPr="0029672B">
        <w:t xml:space="preserve">bronnen (~90 °C) zoals aftapwarmte van elektriciteitscentrales, restwarmte uit de industrie, diepe geothermie en warmtekrachtcentrales in de wijk. </w:t>
      </w:r>
      <w:r>
        <w:t>Een ander collectief systeem is warmtekoude opslag in de bodem (</w:t>
      </w:r>
      <w:r w:rsidRPr="0029672B">
        <w:t>WKO</w:t>
      </w:r>
      <w:r>
        <w:t>),</w:t>
      </w:r>
      <w:r w:rsidRPr="0029672B">
        <w:t xml:space="preserve"> waarbij het systeem één of meerdere gebouwen kan voorzien in warmte </w:t>
      </w:r>
      <w:r w:rsidR="0022566E">
        <w:t>é</w:t>
      </w:r>
      <w:r w:rsidRPr="0029672B">
        <w:t xml:space="preserve">n koude. Bij WKO heeft de warmte </w:t>
      </w:r>
      <w:r w:rsidR="007F1D0F">
        <w:t xml:space="preserve">uit </w:t>
      </w:r>
      <w:r w:rsidR="0022566E">
        <w:t xml:space="preserve">de </w:t>
      </w:r>
      <w:proofErr w:type="spellStart"/>
      <w:r w:rsidR="0022566E">
        <w:t>aquifer</w:t>
      </w:r>
      <w:proofErr w:type="spellEnd"/>
      <w:r w:rsidR="007F1D0F">
        <w:t xml:space="preserve"> </w:t>
      </w:r>
      <w:r w:rsidRPr="0029672B">
        <w:t>een laag temperatuurniveau (~</w:t>
      </w:r>
      <w:r w:rsidR="0022566E">
        <w:t>15-20</w:t>
      </w:r>
      <w:r w:rsidRPr="0029672B">
        <w:t xml:space="preserve"> °C)</w:t>
      </w:r>
      <w:r w:rsidR="00DE7070">
        <w:t>.</w:t>
      </w:r>
    </w:p>
    <w:p w14:paraId="325714AF" w14:textId="77777777" w:rsidR="005A22CD" w:rsidRDefault="005A22CD" w:rsidP="00EC4406">
      <w:pPr>
        <w:pStyle w:val="BasistekstCEDelft"/>
      </w:pPr>
    </w:p>
    <w:p w14:paraId="1CF93CDE" w14:textId="0825D75C" w:rsidR="00EC4406" w:rsidRDefault="00EC4406" w:rsidP="00EC4406">
      <w:pPr>
        <w:pStyle w:val="BasistekstCEDelft"/>
      </w:pPr>
      <w:r>
        <w:t>Er komen steeds meer netten waarvan de temperatuur lager is dan 90°C (LT</w:t>
      </w:r>
      <w:r w:rsidR="007F1D0F" w:rsidRPr="007F1D0F">
        <w:t xml:space="preserve"> </w:t>
      </w:r>
      <w:r w:rsidR="007F1D0F">
        <w:t>en MT</w:t>
      </w:r>
      <w:r>
        <w:t>-warmtenetten) en de aandacht hiervoor groeit. Dat komt door twee belangrijke ontwikkelingen (</w:t>
      </w:r>
      <w:proofErr w:type="spellStart"/>
      <w:r>
        <w:t>Ecofys</w:t>
      </w:r>
      <w:proofErr w:type="spellEnd"/>
      <w:r>
        <w:t>/Greenvis 2016):</w:t>
      </w:r>
    </w:p>
    <w:p w14:paraId="20A0CCAB" w14:textId="77777777" w:rsidR="00EC4406" w:rsidRDefault="00EC4406" w:rsidP="00EC4406">
      <w:pPr>
        <w:pStyle w:val="Opsommingstreepje1eniveauCEDelft"/>
      </w:pPr>
      <w:r>
        <w:t>Een afname van de beschikbaarheid van conventionele HT-bronnen door CO</w:t>
      </w:r>
      <w:r>
        <w:rPr>
          <w:vertAlign w:val="subscript"/>
        </w:rPr>
        <w:t>2</w:t>
      </w:r>
      <w:r>
        <w:t>-emissiereductie en een afname in het beschikbare temperatuurniveau door efficiëntieverbetering in industriële processen</w:t>
      </w:r>
      <w:r w:rsidR="00B40C06">
        <w:t>.</w:t>
      </w:r>
    </w:p>
    <w:p w14:paraId="53D8828E" w14:textId="5DF71294" w:rsidR="00EC4406" w:rsidRDefault="00EC4406" w:rsidP="00EC4406">
      <w:pPr>
        <w:pStyle w:val="Opsommingstreepje1eniveauCEDelft"/>
      </w:pPr>
      <w:r>
        <w:t xml:space="preserve">Een afname in de warmtevraag van woningen door verbeterde isolatie, waardoor ook </w:t>
      </w:r>
      <w:proofErr w:type="spellStart"/>
      <w:r>
        <w:t>lagetemperatuurbronnen</w:t>
      </w:r>
      <w:proofErr w:type="spellEnd"/>
      <w:r>
        <w:t xml:space="preserve"> ingezet kunnen worden zoals restwarmte van </w:t>
      </w:r>
      <w:r w:rsidRPr="0029672B">
        <w:t>datacenters, supermarkten</w:t>
      </w:r>
      <w:r w:rsidR="00B40C06">
        <w:t>,</w:t>
      </w:r>
      <w:r w:rsidRPr="0029672B">
        <w:t xml:space="preserve"> ijsbanen</w:t>
      </w:r>
      <w:r w:rsidR="00ED11EA">
        <w:t>,</w:t>
      </w:r>
      <w:r>
        <w:t xml:space="preserve"> </w:t>
      </w:r>
      <w:r w:rsidRPr="0029672B">
        <w:t>riool- en oppervlaktewater</w:t>
      </w:r>
      <w:r>
        <w:t xml:space="preserve">, </w:t>
      </w:r>
      <w:r w:rsidRPr="0029672B">
        <w:t xml:space="preserve">en </w:t>
      </w:r>
      <w:r>
        <w:t>warmtebuffer</w:t>
      </w:r>
      <w:r w:rsidR="005A22CD">
        <w:t>ing</w:t>
      </w:r>
      <w:r w:rsidR="000406F4">
        <w:t xml:space="preserve"> in gebouwen</w:t>
      </w:r>
      <w:r>
        <w:t>.</w:t>
      </w:r>
    </w:p>
    <w:p w14:paraId="34155189" w14:textId="77777777" w:rsidR="00EC4406" w:rsidRDefault="00EC4406" w:rsidP="00EC4406">
      <w:pPr>
        <w:pStyle w:val="Opsommingstreepje1eniveauCEDelft"/>
        <w:numPr>
          <w:ilvl w:val="0"/>
          <w:numId w:val="0"/>
        </w:numPr>
        <w:ind w:left="284" w:hanging="284"/>
      </w:pPr>
    </w:p>
    <w:p w14:paraId="30E5C757" w14:textId="59C60626" w:rsidR="00EC4406" w:rsidRPr="0029672B" w:rsidRDefault="00EC4406" w:rsidP="00EC4406">
      <w:pPr>
        <w:pStyle w:val="Opsommingstreepje1eniveauCEDelft"/>
        <w:numPr>
          <w:ilvl w:val="0"/>
          <w:numId w:val="0"/>
        </w:numPr>
      </w:pPr>
      <w:r>
        <w:t xml:space="preserve">Naast een beweging van hoge naar lagetemperatuurwarmtenetten is ook </w:t>
      </w:r>
      <w:r w:rsidR="00B40C06">
        <w:t xml:space="preserve">een </w:t>
      </w:r>
      <w:r>
        <w:t xml:space="preserve">ontwikkeling gaande naar het aansluiten van </w:t>
      </w:r>
      <w:r w:rsidRPr="0029672B">
        <w:t>meerdere warmtebronnen op één warmtenet</w:t>
      </w:r>
      <w:r w:rsidR="00B40C06">
        <w:t xml:space="preserve">. Afhankelijk van de gekozen bronnen kan hiermee </w:t>
      </w:r>
      <w:r>
        <w:t xml:space="preserve">in verschillende temperatuurniveaus </w:t>
      </w:r>
      <w:r w:rsidR="000406F4">
        <w:t xml:space="preserve">van warmtelevering </w:t>
      </w:r>
      <w:r w:rsidR="00B40C06">
        <w:t xml:space="preserve">worden </w:t>
      </w:r>
      <w:r>
        <w:t xml:space="preserve">voorzien. </w:t>
      </w:r>
      <w:r w:rsidR="005A22CD">
        <w:t xml:space="preserve">Als meerdere partijen (zoals </w:t>
      </w:r>
      <w:proofErr w:type="spellStart"/>
      <w:r w:rsidR="005A22CD">
        <w:t>invoeders</w:t>
      </w:r>
      <w:proofErr w:type="spellEnd"/>
      <w:r w:rsidR="005A22CD">
        <w:t xml:space="preserve">) toegang hebben tot het warmtenet, wordt gesproken van </w:t>
      </w:r>
      <w:proofErr w:type="spellStart"/>
      <w:r>
        <w:t>Third</w:t>
      </w:r>
      <w:proofErr w:type="spellEnd"/>
      <w:r>
        <w:t xml:space="preserve"> Party Acces (TPA).</w:t>
      </w:r>
    </w:p>
    <w:p w14:paraId="7A1D34E3" w14:textId="77777777" w:rsidR="00EC4406" w:rsidRDefault="00EC4406" w:rsidP="005A22CD">
      <w:pPr>
        <w:pStyle w:val="BasistekstCEDelft"/>
      </w:pPr>
    </w:p>
    <w:p w14:paraId="4D82D1F7" w14:textId="77777777" w:rsidR="00EC4406" w:rsidRDefault="00EC4406" w:rsidP="00EC4406">
      <w:pPr>
        <w:pStyle w:val="BasistekstCEDelft"/>
        <w:rPr>
          <w:b/>
        </w:rPr>
      </w:pPr>
      <w:r>
        <w:rPr>
          <w:b/>
        </w:rPr>
        <w:t>Het Vesta MAIS model</w:t>
      </w:r>
    </w:p>
    <w:p w14:paraId="40A12544" w14:textId="1887A5ED" w:rsidR="00DE7070" w:rsidRDefault="00DE7070" w:rsidP="00DE7070">
      <w:pPr>
        <w:pStyle w:val="BasistekstCEDelft"/>
      </w:pPr>
      <w:r>
        <w:t xml:space="preserve">In het Vesta MAIS energiemodel van de gebouwde omgeving zijn gebouw- en gebiedsopties opgenomen waarmee scenario’s kunnen worden doorgerekend voor een </w:t>
      </w:r>
      <w:proofErr w:type="spellStart"/>
      <w:r>
        <w:t>klimaatneutrale</w:t>
      </w:r>
      <w:proofErr w:type="spellEnd"/>
      <w:r>
        <w:t xml:space="preserve"> energievoorziening in de periode tot en met 2050. </w:t>
      </w:r>
    </w:p>
    <w:p w14:paraId="011F7182" w14:textId="77777777" w:rsidR="00DE7070" w:rsidRDefault="00DE7070" w:rsidP="00DE7070">
      <w:pPr>
        <w:pStyle w:val="BasistekstCEDelft"/>
      </w:pPr>
    </w:p>
    <w:p w14:paraId="2E522680" w14:textId="59758BBC" w:rsidR="00DE7070" w:rsidRDefault="00DE7070" w:rsidP="00DE7070">
      <w:pPr>
        <w:pStyle w:val="BasistekstCEDelft"/>
      </w:pPr>
      <w:r>
        <w:t xml:space="preserve">De gebiedsopties die in het Vesta MAIS model zijn gemodelleerd bestaan uit warmtelevering afkomstig van hogetemperatuurbronnen (~90 °C), zoals aftapwarmte van elektriciteitscentrales, restwarmte uit de industrie, diepe geothermie en warmtekrachtcentrales in de wijk. Daarbij wordt een apart warmtenet voor  iedere warmtebron gemodelleerd. Tevens is de optie WKO (warmtekoude-opslag) opgenomen waarbij het systeem één of meerdere gebouwen kan voorzien in warmte en koude. Bij WKO heeft de warmte </w:t>
      </w:r>
      <w:r w:rsidR="007F1D0F">
        <w:t xml:space="preserve">uit </w:t>
      </w:r>
      <w:r w:rsidR="0022566E">
        <w:t xml:space="preserve">de </w:t>
      </w:r>
      <w:proofErr w:type="spellStart"/>
      <w:r w:rsidR="0022566E">
        <w:t>aquifer</w:t>
      </w:r>
      <w:proofErr w:type="spellEnd"/>
      <w:r w:rsidR="007F1D0F">
        <w:t xml:space="preserve"> </w:t>
      </w:r>
      <w:r>
        <w:t>een laag temperatuurniveau (~</w:t>
      </w:r>
      <w:r w:rsidR="0022566E">
        <w:t>15-20</w:t>
      </w:r>
      <w:r>
        <w:t xml:space="preserve"> °C), hetgeen betekent dat de gebouwen voldoende moeten zijn geïsoleerd (energieschillabelniveau A+)</w:t>
      </w:r>
      <w:r w:rsidR="0022566E">
        <w:t xml:space="preserve"> om de warmtelevering met een warmtepomp efficiënt mogelijk te maken</w:t>
      </w:r>
      <w:r>
        <w:t>.</w:t>
      </w:r>
    </w:p>
    <w:p w14:paraId="209BBEAA" w14:textId="77777777" w:rsidR="00DE7070" w:rsidRDefault="00DE7070" w:rsidP="00DE7070">
      <w:pPr>
        <w:pStyle w:val="BasistekstCEDelft"/>
      </w:pPr>
    </w:p>
    <w:p w14:paraId="11EE4DA6" w14:textId="749F6E71" w:rsidR="00DE7070" w:rsidRDefault="00DE7070" w:rsidP="00DE7070">
      <w:pPr>
        <w:pStyle w:val="BasistekstCEDelft"/>
      </w:pPr>
      <w:r>
        <w:t xml:space="preserve">De laatste jaren is de kennis en aandacht toegenomen voor de mogelijkheid om meerdere warmtebronnen aan te sluiten op één warmtenet. Ook is er meer inzicht gekomen in warmtebronnen met een lage temperatuur, zoals gebouwen waar warmte over is bijvoorbeeld datacenters, supermarkten en ijsbanen; de warmtebenutting van riool- en oppervlaktewater; en buffering van warmte en koude in gebouwen. Aan de vraagkant </w:t>
      </w:r>
      <w:r w:rsidR="00356B30">
        <w:t>bestaan</w:t>
      </w:r>
      <w:r>
        <w:t xml:space="preserve"> afnemers met een warmtevraag van uiteenlopende temperatuurniveaus. </w:t>
      </w:r>
      <w:r w:rsidR="00356B30">
        <w:t>In de praktijk worden de eerste lagetemperatuurwarmtenetten aangelegd</w:t>
      </w:r>
      <w:r w:rsidR="00CD4ACD">
        <w:t xml:space="preserve"> (</w:t>
      </w:r>
      <w:proofErr w:type="spellStart"/>
      <w:r w:rsidR="00CD4ACD">
        <w:t>Ecofys</w:t>
      </w:r>
      <w:proofErr w:type="spellEnd"/>
      <w:r w:rsidR="00CD4ACD">
        <w:t xml:space="preserve"> &amp; Greenvis 2016; Restwarmte uit Datacenters, RVO 2018)</w:t>
      </w:r>
      <w:r w:rsidR="00356B30">
        <w:t>.</w:t>
      </w:r>
    </w:p>
    <w:p w14:paraId="7E2598E1" w14:textId="7B8A98FE" w:rsidR="00DE7070" w:rsidRDefault="00DE7070" w:rsidP="00DE7070">
      <w:pPr>
        <w:pStyle w:val="BasistekstCEDelft"/>
      </w:pPr>
    </w:p>
    <w:p w14:paraId="0F1C336D" w14:textId="12A482C8" w:rsidR="005A22CD" w:rsidRPr="005A22CD" w:rsidRDefault="005A22CD" w:rsidP="00DE7070">
      <w:pPr>
        <w:pStyle w:val="BasistekstCEDelft"/>
        <w:rPr>
          <w:b/>
        </w:rPr>
      </w:pPr>
      <w:r>
        <w:rPr>
          <w:b/>
        </w:rPr>
        <w:t>Onderzoeksvraag</w:t>
      </w:r>
    </w:p>
    <w:p w14:paraId="0366E172" w14:textId="42F93588" w:rsidR="00DE7070" w:rsidRDefault="00DE7070" w:rsidP="00DE7070">
      <w:pPr>
        <w:pStyle w:val="BasistekstCEDelft"/>
      </w:pPr>
      <w:r>
        <w:t xml:space="preserve">Gezien bovenstaande ontwikkelingen wil het PBL het Vesta MAIS model graag aanpassen, zodat een warmte- en </w:t>
      </w:r>
      <w:proofErr w:type="spellStart"/>
      <w:r>
        <w:t>koudenet</w:t>
      </w:r>
      <w:proofErr w:type="spellEnd"/>
      <w:r>
        <w:t xml:space="preserve"> kan worden </w:t>
      </w:r>
      <w:r w:rsidR="00356B30">
        <w:t>gemodelleerd</w:t>
      </w:r>
      <w:r>
        <w:t xml:space="preserve"> met meerdere bronnen variërend in </w:t>
      </w:r>
      <w:r>
        <w:lastRenderedPageBreak/>
        <w:t>temperatuurniveau en leverend aan afnemers met een temperatuurniveau variërend van laag (~30°C), midden (</w:t>
      </w:r>
      <w:r w:rsidR="00356B30">
        <w:t>&gt;</w:t>
      </w:r>
      <w:r>
        <w:t>6</w:t>
      </w:r>
      <w:r w:rsidR="00356B30">
        <w:t>5</w:t>
      </w:r>
      <w:r>
        <w:t>°C) tot hoog (</w:t>
      </w:r>
      <w:r w:rsidR="00356B30">
        <w:t>&gt;8</w:t>
      </w:r>
      <w:r>
        <w:t xml:space="preserve">0°C). </w:t>
      </w:r>
    </w:p>
    <w:p w14:paraId="1CD61A3B" w14:textId="77777777" w:rsidR="00B261E1" w:rsidRDefault="00B261E1" w:rsidP="00DE7070">
      <w:pPr>
        <w:pStyle w:val="BasistekstCEDelft"/>
      </w:pPr>
    </w:p>
    <w:p w14:paraId="5AD336E6" w14:textId="0C631334" w:rsidR="00D96128" w:rsidRPr="00D96128" w:rsidRDefault="00DE7070" w:rsidP="00D96128">
      <w:pPr>
        <w:pStyle w:val="BasistekstCEDelft"/>
      </w:pPr>
      <w:r>
        <w:t>PBL heeft daarom aan CE Delft gevraagd om t.b.v. het Vesta MAIS model een functioneel ontwerp van lage temperatuur warmte</w:t>
      </w:r>
      <w:r w:rsidR="00B261E1">
        <w:t>netten van de gebouwde omgeving</w:t>
      </w:r>
      <w:r>
        <w:t xml:space="preserve"> op te stellen. </w:t>
      </w:r>
    </w:p>
    <w:p w14:paraId="73EDED71" w14:textId="77777777" w:rsidR="0087773C" w:rsidRDefault="00D7332F" w:rsidP="00D7332F">
      <w:pPr>
        <w:pStyle w:val="Kop1"/>
      </w:pPr>
      <w:bookmarkStart w:id="2" w:name="_Toc510191813"/>
      <w:r>
        <w:lastRenderedPageBreak/>
        <w:t>Systeembeschrijving LT-warmtenetten</w:t>
      </w:r>
      <w:bookmarkEnd w:id="2"/>
    </w:p>
    <w:p w14:paraId="0C389F61" w14:textId="240C44D4" w:rsidR="00432362" w:rsidRDefault="00A85959" w:rsidP="00A85959">
      <w:pPr>
        <w:pStyle w:val="BasistekstCEDelft"/>
      </w:pPr>
      <w:r>
        <w:t xml:space="preserve">In dit hoofdstuk wordt de werking van </w:t>
      </w:r>
      <w:r w:rsidR="001C5A4B">
        <w:t xml:space="preserve">het </w:t>
      </w:r>
      <w:r>
        <w:t xml:space="preserve">systeem </w:t>
      </w:r>
      <w:r w:rsidR="001C5A4B">
        <w:t xml:space="preserve">van LT-warmtenetten </w:t>
      </w:r>
      <w:r>
        <w:t>beschreven. Daarbij wordt het gehele systeem (bron, net, buffer, regeling) in kaart gebracht. Aan de hand van beschikbare informatie en een korte rondvraag</w:t>
      </w:r>
      <w:r w:rsidR="0029672B">
        <w:t xml:space="preserve"> </w:t>
      </w:r>
      <w:r>
        <w:t xml:space="preserve">worden de diverse mogelijkheden van LT-warmtenetten globaal uitgewerkt. </w:t>
      </w:r>
    </w:p>
    <w:p w14:paraId="67975304" w14:textId="1603CE14" w:rsidR="00A85959" w:rsidRPr="00A85959" w:rsidRDefault="00432362" w:rsidP="00A85959">
      <w:pPr>
        <w:pStyle w:val="BasistekstCEDelft"/>
      </w:pPr>
      <w:r w:rsidRPr="00432362">
        <w:t>Deze uitwerking heeft ten doel om de diversiteit in de praktijkmogelijkheden aan te geven en uiteindelijk toe te werken naar een conceptuele keuze voor de ‘architectuur’ van een LT-warmtenet in het Vesta model. De uiteindelijke ‘architectuur’</w:t>
      </w:r>
      <w:r>
        <w:t xml:space="preserve"> </w:t>
      </w:r>
      <w:r w:rsidRPr="00432362">
        <w:t xml:space="preserve">wordt beschreven in het volgende hoofdstuk over het functioneel ontwerp.  </w:t>
      </w:r>
    </w:p>
    <w:p w14:paraId="3358AB4D" w14:textId="41BB9E51" w:rsidR="00D7332F" w:rsidRDefault="00820C28" w:rsidP="00A85959">
      <w:pPr>
        <w:pStyle w:val="Kop2"/>
      </w:pPr>
      <w:bookmarkStart w:id="3" w:name="_Toc510191814"/>
      <w:r>
        <w:t>Algemene b</w:t>
      </w:r>
      <w:r w:rsidR="00664BF1">
        <w:t>eschrijving</w:t>
      </w:r>
      <w:bookmarkEnd w:id="3"/>
      <w:r w:rsidR="00664BF1">
        <w:t xml:space="preserve"> </w:t>
      </w:r>
    </w:p>
    <w:p w14:paraId="01E769E6" w14:textId="5388336E" w:rsidR="00432362" w:rsidRDefault="00432362" w:rsidP="00EF73A6">
      <w:r>
        <w:rPr>
          <w:b/>
        </w:rPr>
        <w:t>Warmtenetten</w:t>
      </w:r>
    </w:p>
    <w:p w14:paraId="6BB0838F" w14:textId="0D7E8DD5" w:rsidR="00EF73A6" w:rsidRDefault="00EF73A6" w:rsidP="00EF73A6">
      <w:r w:rsidRPr="00EF73A6">
        <w:t>Ongeveer 5% van de Nederlandse gebouwen maakt gebruik van een collectief warmte</w:t>
      </w:r>
      <w:r w:rsidRPr="00EF73A6">
        <w:softHyphen/>
        <w:t xml:space="preserve">systeem voor haar warmte. Dit zijn hoofdzakelijk conventionele warmtenetten </w:t>
      </w:r>
      <w:r>
        <w:t>op hoge temperatuur (</w:t>
      </w:r>
      <w:r w:rsidR="00C36291">
        <w:t>&gt;</w:t>
      </w:r>
      <w:r>
        <w:t xml:space="preserve">80-90°C) </w:t>
      </w:r>
      <w:r w:rsidRPr="00EF73A6">
        <w:t xml:space="preserve">van 10 tot 10.000 aansluitingen. </w:t>
      </w:r>
      <w:r>
        <w:t xml:space="preserve">De warmte kan afkomstig zijn van </w:t>
      </w:r>
      <w:r w:rsidRPr="00EF73A6">
        <w:t>restwarmte van industriële processen</w:t>
      </w:r>
      <w:r w:rsidR="00C36291">
        <w:t>,</w:t>
      </w:r>
      <w:r w:rsidRPr="00EF73A6">
        <w:t xml:space="preserve">  elektriciteitscentrales </w:t>
      </w:r>
      <w:r w:rsidR="00C36291">
        <w:t>of warmtekrachtkoppelingen (</w:t>
      </w:r>
      <w:proofErr w:type="spellStart"/>
      <w:r w:rsidR="00C36291">
        <w:t>wkk’s</w:t>
      </w:r>
      <w:proofErr w:type="spellEnd"/>
      <w:r w:rsidR="00C36291">
        <w:t xml:space="preserve">) </w:t>
      </w:r>
      <w:r w:rsidRPr="00EF73A6">
        <w:t>(die meestal fossiele brand</w:t>
      </w:r>
      <w:r w:rsidRPr="00EF73A6">
        <w:softHyphen/>
        <w:t xml:space="preserve">stoffen </w:t>
      </w:r>
      <w:r w:rsidR="00ED11EA">
        <w:t>gebruiken</w:t>
      </w:r>
      <w:r w:rsidRPr="00EF73A6">
        <w:t xml:space="preserve"> in hun proces). </w:t>
      </w:r>
    </w:p>
    <w:p w14:paraId="6DB3F5F0" w14:textId="77777777" w:rsidR="00EF73A6" w:rsidRDefault="00EF73A6" w:rsidP="00EF73A6"/>
    <w:p w14:paraId="2BEEF518" w14:textId="501684CE" w:rsidR="00EF73A6" w:rsidRPr="00EF73A6" w:rsidRDefault="00EF73A6" w:rsidP="00EF73A6">
      <w:r w:rsidRPr="00EF73A6">
        <w:t xml:space="preserve">De </w:t>
      </w:r>
      <w:r w:rsidR="00C36291">
        <w:t>(</w:t>
      </w:r>
      <w:r w:rsidRPr="00EF73A6">
        <w:t>rest</w:t>
      </w:r>
      <w:r w:rsidR="00C36291">
        <w:t>)</w:t>
      </w:r>
      <w:r w:rsidRPr="00EF73A6">
        <w:t>warmte wordt op een warmtenet afgezet. Door gebruik</w:t>
      </w:r>
      <w:r w:rsidR="00B261E1">
        <w:t xml:space="preserve"> </w:t>
      </w:r>
      <w:r w:rsidRPr="00EF73A6">
        <w:t>te maken van warmte op een hoge temperatuur zijn er relatief veel energieverliezen bij de distributie van deze warmte in fijnmazige warmtenetten</w:t>
      </w:r>
      <w:r w:rsidRPr="00EF73A6">
        <w:rPr>
          <w:vertAlign w:val="superscript"/>
        </w:rPr>
        <w:footnoteReference w:id="2"/>
      </w:r>
      <w:r w:rsidRPr="00EF73A6">
        <w:t>.</w:t>
      </w:r>
    </w:p>
    <w:p w14:paraId="093D6BC5" w14:textId="77777777" w:rsidR="00EF73A6" w:rsidRPr="00EF73A6" w:rsidRDefault="00EF73A6" w:rsidP="00EF73A6"/>
    <w:p w14:paraId="16228494" w14:textId="772D4E8D" w:rsidR="00A17221" w:rsidRDefault="00EF73A6" w:rsidP="0029672B">
      <w:pPr>
        <w:pStyle w:val="BasistekstCEDelft"/>
      </w:pPr>
      <w:r w:rsidRPr="00EF73A6">
        <w:t xml:space="preserve">Naast de conventionele mogelijkheden op hoge temperatuur, </w:t>
      </w:r>
      <w:r w:rsidR="00A17221">
        <w:t xml:space="preserve">zijn systemen </w:t>
      </w:r>
      <w:r w:rsidR="007F1D0F">
        <w:t xml:space="preserve">met </w:t>
      </w:r>
      <w:r w:rsidR="00A17221">
        <w:t xml:space="preserve">lagere temperaturen ook mogelijk. Hier zijn verschillende variaties in, die gedefinieerd worden in </w:t>
      </w:r>
      <w:r w:rsidR="00A17221">
        <w:fldChar w:fldCharType="begin"/>
      </w:r>
      <w:r w:rsidR="00A17221">
        <w:instrText xml:space="preserve"> REF _Ref515631481 \h </w:instrText>
      </w:r>
      <w:r w:rsidR="00A17221">
        <w:fldChar w:fldCharType="separate"/>
      </w:r>
      <w:r w:rsidR="00A17221">
        <w:t xml:space="preserve">Tabel </w:t>
      </w:r>
      <w:r w:rsidR="00A17221">
        <w:rPr>
          <w:noProof/>
        </w:rPr>
        <w:t>1</w:t>
      </w:r>
      <w:r w:rsidR="00A17221">
        <w:fldChar w:fldCharType="end"/>
      </w:r>
      <w:r w:rsidR="00A17221">
        <w:t>.</w:t>
      </w:r>
    </w:p>
    <w:p w14:paraId="762342E5" w14:textId="27CE2E89" w:rsidR="00A17221" w:rsidRDefault="00A17221" w:rsidP="00A17221">
      <w:pPr>
        <w:pStyle w:val="Bijschrift"/>
        <w:keepNext/>
      </w:pPr>
      <w:bookmarkStart w:id="4" w:name="_Ref515631481"/>
      <w:r>
        <w:t xml:space="preserve">Tabel </w:t>
      </w:r>
      <w:r w:rsidR="003109BE">
        <w:rPr>
          <w:noProof/>
        </w:rPr>
        <w:fldChar w:fldCharType="begin"/>
      </w:r>
      <w:r w:rsidR="003109BE">
        <w:rPr>
          <w:noProof/>
        </w:rPr>
        <w:instrText xml:space="preserve"> SEQ Tabel \* ARABIC </w:instrText>
      </w:r>
      <w:r w:rsidR="003109BE">
        <w:rPr>
          <w:noProof/>
        </w:rPr>
        <w:fldChar w:fldCharType="separate"/>
      </w:r>
      <w:r w:rsidR="007D4CCD">
        <w:rPr>
          <w:noProof/>
        </w:rPr>
        <w:t>1</w:t>
      </w:r>
      <w:r w:rsidR="003109BE">
        <w:rPr>
          <w:noProof/>
        </w:rPr>
        <w:fldChar w:fldCharType="end"/>
      </w:r>
      <w:bookmarkEnd w:id="4"/>
      <w:r>
        <w:t xml:space="preserve"> </w:t>
      </w:r>
      <w:r w:rsidR="00AB7ABB">
        <w:t xml:space="preserve">- </w:t>
      </w:r>
      <w:r>
        <w:t xml:space="preserve">Definities van hoge- en </w:t>
      </w:r>
      <w:proofErr w:type="spellStart"/>
      <w:r>
        <w:t>lagetemperatuurnetten</w:t>
      </w:r>
      <w:proofErr w:type="spellEnd"/>
    </w:p>
    <w:tbl>
      <w:tblPr>
        <w:tblStyle w:val="TabelstijlCEDelft"/>
        <w:tblW w:w="0" w:type="auto"/>
        <w:tblLook w:val="04A0" w:firstRow="1" w:lastRow="0" w:firstColumn="1" w:lastColumn="0" w:noHBand="0" w:noVBand="1"/>
      </w:tblPr>
      <w:tblGrid>
        <w:gridCol w:w="1524"/>
        <w:gridCol w:w="1023"/>
        <w:gridCol w:w="1984"/>
        <w:gridCol w:w="1843"/>
        <w:gridCol w:w="1950"/>
      </w:tblGrid>
      <w:tr w:rsidR="00E14471" w:rsidRPr="00A17221" w14:paraId="54050DFA" w14:textId="77777777" w:rsidTr="007F1D0F">
        <w:trPr>
          <w:cnfStyle w:val="100000000000" w:firstRow="1" w:lastRow="0" w:firstColumn="0" w:lastColumn="0" w:oddVBand="0" w:evenVBand="0" w:oddHBand="0" w:evenHBand="0" w:firstRowFirstColumn="0" w:firstRowLastColumn="0" w:lastRowFirstColumn="0" w:lastRowLastColumn="0"/>
        </w:trPr>
        <w:tc>
          <w:tcPr>
            <w:tcW w:w="1524" w:type="dxa"/>
          </w:tcPr>
          <w:p w14:paraId="267AC474" w14:textId="17594AA4" w:rsidR="00F71699" w:rsidRPr="00A17221" w:rsidRDefault="00F71699" w:rsidP="0029672B">
            <w:pPr>
              <w:pStyle w:val="BasistekstCEDelft"/>
              <w:rPr>
                <w:b/>
                <w:sz w:val="16"/>
              </w:rPr>
            </w:pPr>
            <w:r w:rsidRPr="00A17221">
              <w:rPr>
                <w:b/>
                <w:sz w:val="16"/>
              </w:rPr>
              <w:t>Benaming</w:t>
            </w:r>
          </w:p>
        </w:tc>
        <w:tc>
          <w:tcPr>
            <w:tcW w:w="0" w:type="dxa"/>
          </w:tcPr>
          <w:p w14:paraId="4ECF4AE4" w14:textId="7EA255C4" w:rsidR="00F71699" w:rsidRPr="00A17221" w:rsidRDefault="00F71699" w:rsidP="0029672B">
            <w:pPr>
              <w:pStyle w:val="BasistekstCEDelft"/>
              <w:rPr>
                <w:b/>
                <w:sz w:val="16"/>
              </w:rPr>
            </w:pPr>
            <w:proofErr w:type="spellStart"/>
            <w:r>
              <w:rPr>
                <w:b/>
                <w:sz w:val="16"/>
              </w:rPr>
              <w:t>Aanvoer-temperatuur</w:t>
            </w:r>
            <w:proofErr w:type="spellEnd"/>
          </w:p>
        </w:tc>
        <w:tc>
          <w:tcPr>
            <w:tcW w:w="1984" w:type="dxa"/>
          </w:tcPr>
          <w:p w14:paraId="0178E1E0" w14:textId="13371CBC" w:rsidR="00F71699" w:rsidRPr="00A17221" w:rsidRDefault="00F71699" w:rsidP="0029672B">
            <w:pPr>
              <w:pStyle w:val="BasistekstCEDelft"/>
              <w:rPr>
                <w:b/>
                <w:sz w:val="16"/>
              </w:rPr>
            </w:pPr>
            <w:r>
              <w:rPr>
                <w:b/>
                <w:sz w:val="16"/>
              </w:rPr>
              <w:t>Onderscheidend kenmerk</w:t>
            </w:r>
          </w:p>
        </w:tc>
        <w:tc>
          <w:tcPr>
            <w:tcW w:w="1843" w:type="dxa"/>
          </w:tcPr>
          <w:p w14:paraId="157E0813" w14:textId="6ABC342C" w:rsidR="00F71699" w:rsidRPr="00A17221" w:rsidRDefault="00F71699" w:rsidP="0029672B">
            <w:pPr>
              <w:pStyle w:val="BasistekstCEDelft"/>
              <w:rPr>
                <w:b/>
                <w:sz w:val="16"/>
              </w:rPr>
            </w:pPr>
            <w:r>
              <w:rPr>
                <w:b/>
                <w:sz w:val="16"/>
              </w:rPr>
              <w:t>Afgiftesysteem</w:t>
            </w:r>
            <w:r w:rsidR="00E14471">
              <w:rPr>
                <w:b/>
                <w:sz w:val="16"/>
              </w:rPr>
              <w:t xml:space="preserve"> en isolatie</w:t>
            </w:r>
          </w:p>
        </w:tc>
        <w:tc>
          <w:tcPr>
            <w:tcW w:w="1950" w:type="dxa"/>
          </w:tcPr>
          <w:p w14:paraId="4DCCF768" w14:textId="0824390B" w:rsidR="00F71699" w:rsidRPr="00E14471" w:rsidRDefault="00E14471" w:rsidP="0029672B">
            <w:pPr>
              <w:pStyle w:val="BasistekstCEDelft"/>
              <w:rPr>
                <w:b/>
                <w:sz w:val="16"/>
                <w:szCs w:val="16"/>
              </w:rPr>
            </w:pPr>
            <w:r w:rsidRPr="00E14471">
              <w:rPr>
                <w:b/>
                <w:sz w:val="16"/>
                <w:szCs w:val="16"/>
              </w:rPr>
              <w:t>Warmteb</w:t>
            </w:r>
            <w:r w:rsidR="00F71699" w:rsidRPr="00E14471">
              <w:rPr>
                <w:b/>
                <w:sz w:val="16"/>
                <w:szCs w:val="16"/>
              </w:rPr>
              <w:t>ronnen</w:t>
            </w:r>
          </w:p>
        </w:tc>
      </w:tr>
      <w:tr w:rsidR="00E14471" w:rsidRPr="00A17221" w14:paraId="360FC689" w14:textId="7DA7657C" w:rsidTr="007F1D0F">
        <w:tc>
          <w:tcPr>
            <w:tcW w:w="1524" w:type="dxa"/>
          </w:tcPr>
          <w:p w14:paraId="219C5377" w14:textId="1BEBB889" w:rsidR="00F71699" w:rsidRPr="00A17221" w:rsidRDefault="00F71699" w:rsidP="0029672B">
            <w:pPr>
              <w:pStyle w:val="BasistekstCEDelft"/>
              <w:rPr>
                <w:sz w:val="16"/>
              </w:rPr>
            </w:pPr>
            <w:r>
              <w:rPr>
                <w:sz w:val="16"/>
              </w:rPr>
              <w:t>Hogetemperatuur warmtenet (HT-net)</w:t>
            </w:r>
          </w:p>
        </w:tc>
        <w:tc>
          <w:tcPr>
            <w:tcW w:w="0" w:type="dxa"/>
          </w:tcPr>
          <w:p w14:paraId="053AD1D7" w14:textId="656EE2B8" w:rsidR="00F71699" w:rsidRPr="00A17221" w:rsidRDefault="00F71699" w:rsidP="0029672B">
            <w:pPr>
              <w:pStyle w:val="BasistekstCEDelft"/>
              <w:rPr>
                <w:sz w:val="16"/>
              </w:rPr>
            </w:pPr>
            <w:r>
              <w:rPr>
                <w:sz w:val="16"/>
              </w:rPr>
              <w:t xml:space="preserve">&gt;80°C </w:t>
            </w:r>
          </w:p>
        </w:tc>
        <w:tc>
          <w:tcPr>
            <w:tcW w:w="1984" w:type="dxa"/>
          </w:tcPr>
          <w:p w14:paraId="3C90D985" w14:textId="4E0D36F6" w:rsidR="00F71699" w:rsidRPr="00A17221" w:rsidRDefault="00F71699" w:rsidP="0029672B">
            <w:pPr>
              <w:pStyle w:val="BasistekstCEDelft"/>
              <w:rPr>
                <w:sz w:val="16"/>
              </w:rPr>
            </w:pPr>
            <w:r>
              <w:rPr>
                <w:sz w:val="16"/>
              </w:rPr>
              <w:t>Geschikt voor alle gebouwen, onafhankelijk van isolatieniveau en afgiftesysteem</w:t>
            </w:r>
          </w:p>
        </w:tc>
        <w:tc>
          <w:tcPr>
            <w:tcW w:w="1843" w:type="dxa"/>
          </w:tcPr>
          <w:p w14:paraId="1BF58C30" w14:textId="32FB8041" w:rsidR="00F71699" w:rsidRPr="00A17221" w:rsidRDefault="00F71699" w:rsidP="0029672B">
            <w:pPr>
              <w:pStyle w:val="BasistekstCEDelft"/>
              <w:rPr>
                <w:sz w:val="16"/>
              </w:rPr>
            </w:pPr>
            <w:r w:rsidRPr="00F71699">
              <w:rPr>
                <w:sz w:val="16"/>
              </w:rPr>
              <w:t>Radiator, convectoren, evt. na verlaging van de temperatuur ook vloer-/wandverwarming en via toevoerlucht</w:t>
            </w:r>
          </w:p>
        </w:tc>
        <w:tc>
          <w:tcPr>
            <w:tcW w:w="1950" w:type="dxa"/>
          </w:tcPr>
          <w:p w14:paraId="06B1BE72" w14:textId="77777777" w:rsidR="00E14471" w:rsidRPr="00E14471" w:rsidRDefault="00E14471" w:rsidP="00E14471">
            <w:pPr>
              <w:pStyle w:val="Opsommingstreepje1eniveauCEDelft"/>
              <w:rPr>
                <w:sz w:val="16"/>
                <w:szCs w:val="16"/>
              </w:rPr>
            </w:pPr>
            <w:r w:rsidRPr="00E14471">
              <w:rPr>
                <w:sz w:val="16"/>
                <w:szCs w:val="16"/>
              </w:rPr>
              <w:t xml:space="preserve">Afvalverbranding </w:t>
            </w:r>
          </w:p>
          <w:p w14:paraId="6AE5E9D8" w14:textId="77777777" w:rsidR="00E14471" w:rsidRPr="00E14471" w:rsidRDefault="00E14471" w:rsidP="00E14471">
            <w:pPr>
              <w:pStyle w:val="Opsommingstreepje1eniveauCEDelft"/>
              <w:rPr>
                <w:sz w:val="16"/>
                <w:szCs w:val="16"/>
              </w:rPr>
            </w:pPr>
            <w:r w:rsidRPr="00E14471">
              <w:rPr>
                <w:sz w:val="16"/>
                <w:szCs w:val="16"/>
              </w:rPr>
              <w:t>WKK</w:t>
            </w:r>
          </w:p>
          <w:p w14:paraId="5C4E3D14" w14:textId="77777777" w:rsidR="00E14471" w:rsidRPr="00E14471" w:rsidRDefault="00E14471" w:rsidP="00E14471">
            <w:pPr>
              <w:pStyle w:val="Opsommingstreepje1eniveauCEDelft"/>
              <w:rPr>
                <w:sz w:val="16"/>
                <w:szCs w:val="16"/>
              </w:rPr>
            </w:pPr>
            <w:r w:rsidRPr="00E14471">
              <w:rPr>
                <w:sz w:val="16"/>
                <w:szCs w:val="16"/>
              </w:rPr>
              <w:t>industriële restwarmte</w:t>
            </w:r>
          </w:p>
          <w:p w14:paraId="16F53E70" w14:textId="77777777" w:rsidR="00E14471" w:rsidRDefault="00E14471" w:rsidP="00E14471">
            <w:pPr>
              <w:pStyle w:val="Opsommingstreepje1eniveauCEDelft"/>
              <w:rPr>
                <w:sz w:val="16"/>
                <w:szCs w:val="16"/>
              </w:rPr>
            </w:pPr>
            <w:r w:rsidRPr="007F1D0F">
              <w:rPr>
                <w:sz w:val="16"/>
                <w:szCs w:val="16"/>
              </w:rPr>
              <w:t>ultradiepe geothermie</w:t>
            </w:r>
          </w:p>
          <w:p w14:paraId="19ED4B32" w14:textId="365DC5AF" w:rsidR="00C36291" w:rsidRPr="007F1D0F" w:rsidRDefault="00C36291" w:rsidP="00E14471">
            <w:pPr>
              <w:pStyle w:val="Opsommingstreepje1eniveauCEDelft"/>
              <w:rPr>
                <w:sz w:val="16"/>
                <w:szCs w:val="16"/>
              </w:rPr>
            </w:pPr>
            <w:r>
              <w:rPr>
                <w:sz w:val="16"/>
                <w:szCs w:val="16"/>
              </w:rPr>
              <w:t>energiecentrale</w:t>
            </w:r>
          </w:p>
        </w:tc>
      </w:tr>
      <w:tr w:rsidR="00E14471" w:rsidRPr="00A17221" w14:paraId="3A9EFF9F" w14:textId="6564B21F" w:rsidTr="007F1D0F">
        <w:trPr>
          <w:cnfStyle w:val="000000010000" w:firstRow="0" w:lastRow="0" w:firstColumn="0" w:lastColumn="0" w:oddVBand="0" w:evenVBand="0" w:oddHBand="0" w:evenHBand="1" w:firstRowFirstColumn="0" w:firstRowLastColumn="0" w:lastRowFirstColumn="0" w:lastRowLastColumn="0"/>
        </w:trPr>
        <w:tc>
          <w:tcPr>
            <w:tcW w:w="1524" w:type="dxa"/>
          </w:tcPr>
          <w:p w14:paraId="164038FC" w14:textId="555C0316" w:rsidR="00F71699" w:rsidRPr="00A17221" w:rsidRDefault="00F71699" w:rsidP="0029672B">
            <w:pPr>
              <w:pStyle w:val="BasistekstCEDelft"/>
              <w:rPr>
                <w:sz w:val="16"/>
              </w:rPr>
            </w:pPr>
            <w:r>
              <w:rPr>
                <w:sz w:val="16"/>
              </w:rPr>
              <w:t>Middentemperatuur warmtenet (MT-net)</w:t>
            </w:r>
          </w:p>
        </w:tc>
        <w:tc>
          <w:tcPr>
            <w:tcW w:w="0" w:type="dxa"/>
          </w:tcPr>
          <w:p w14:paraId="38D6CC67" w14:textId="6C5173AC" w:rsidR="00F71699" w:rsidRPr="00A17221" w:rsidRDefault="00F71699" w:rsidP="0029672B">
            <w:pPr>
              <w:pStyle w:val="BasistekstCEDelft"/>
              <w:rPr>
                <w:sz w:val="16"/>
              </w:rPr>
            </w:pPr>
            <w:r>
              <w:rPr>
                <w:sz w:val="16"/>
              </w:rPr>
              <w:t>&gt;65°C</w:t>
            </w:r>
          </w:p>
        </w:tc>
        <w:tc>
          <w:tcPr>
            <w:tcW w:w="1984" w:type="dxa"/>
          </w:tcPr>
          <w:p w14:paraId="236C4F61" w14:textId="2E7F9A87" w:rsidR="00F71699" w:rsidRPr="00A17221" w:rsidRDefault="00F71699" w:rsidP="0029672B">
            <w:pPr>
              <w:pStyle w:val="BasistekstCEDelft"/>
              <w:rPr>
                <w:sz w:val="16"/>
              </w:rPr>
            </w:pPr>
            <w:r>
              <w:rPr>
                <w:sz w:val="16"/>
              </w:rPr>
              <w:t>Geen extra warmtapwatervoorziening nodig. Meeste gebouwen kunnen hier direct mee verwarmd worden.</w:t>
            </w:r>
          </w:p>
        </w:tc>
        <w:tc>
          <w:tcPr>
            <w:tcW w:w="1843" w:type="dxa"/>
          </w:tcPr>
          <w:p w14:paraId="0F8F69F8" w14:textId="11839BA3" w:rsidR="00F71699" w:rsidRDefault="007B3DA7" w:rsidP="0029672B">
            <w:pPr>
              <w:pStyle w:val="BasistekstCEDelft"/>
              <w:rPr>
                <w:sz w:val="16"/>
              </w:rPr>
            </w:pPr>
            <w:r>
              <w:rPr>
                <w:sz w:val="16"/>
              </w:rPr>
              <w:t>Afgifte g</w:t>
            </w:r>
            <w:r w:rsidR="00E14471">
              <w:rPr>
                <w:sz w:val="16"/>
              </w:rPr>
              <w:t>elijk aan HT-net;</w:t>
            </w:r>
          </w:p>
          <w:p w14:paraId="0D2E0C6A" w14:textId="0AF1AC14" w:rsidR="00E14471" w:rsidRPr="00A17221" w:rsidRDefault="00C36291" w:rsidP="0029672B">
            <w:pPr>
              <w:pStyle w:val="BasistekstCEDelft"/>
              <w:rPr>
                <w:sz w:val="16"/>
              </w:rPr>
            </w:pPr>
            <w:r>
              <w:rPr>
                <w:sz w:val="16"/>
              </w:rPr>
              <w:t>Enige mate van isolatie</w:t>
            </w:r>
            <w:r w:rsidR="00E14471">
              <w:rPr>
                <w:sz w:val="16"/>
              </w:rPr>
              <w:t xml:space="preserve"> vereist</w:t>
            </w:r>
          </w:p>
        </w:tc>
        <w:tc>
          <w:tcPr>
            <w:tcW w:w="1950" w:type="dxa"/>
          </w:tcPr>
          <w:p w14:paraId="043B694E" w14:textId="0FFDBABC" w:rsidR="00E14471" w:rsidRPr="00E14471" w:rsidRDefault="00E14471" w:rsidP="00E14471">
            <w:pPr>
              <w:pStyle w:val="Opsommingstreepje1eniveauCEDelft"/>
              <w:rPr>
                <w:sz w:val="16"/>
                <w:szCs w:val="16"/>
              </w:rPr>
            </w:pPr>
            <w:r>
              <w:rPr>
                <w:sz w:val="16"/>
                <w:szCs w:val="16"/>
              </w:rPr>
              <w:t>MT-</w:t>
            </w:r>
            <w:r w:rsidRPr="007F1D0F">
              <w:rPr>
                <w:sz w:val="16"/>
                <w:szCs w:val="16"/>
              </w:rPr>
              <w:t>restwarmte</w:t>
            </w:r>
          </w:p>
          <w:p w14:paraId="3DB364D6" w14:textId="25BEB4E3" w:rsidR="00F71699" w:rsidRPr="00E14471" w:rsidRDefault="00E14471" w:rsidP="00E14471">
            <w:pPr>
              <w:pStyle w:val="Opsommingstreepje1eniveauCEDelft"/>
              <w:rPr>
                <w:sz w:val="16"/>
                <w:szCs w:val="16"/>
              </w:rPr>
            </w:pPr>
            <w:r w:rsidRPr="00E14471">
              <w:rPr>
                <w:sz w:val="16"/>
                <w:szCs w:val="16"/>
              </w:rPr>
              <w:t>G</w:t>
            </w:r>
            <w:r w:rsidRPr="007F1D0F">
              <w:rPr>
                <w:sz w:val="16"/>
                <w:szCs w:val="16"/>
              </w:rPr>
              <w:t>eothermie</w:t>
            </w:r>
          </w:p>
          <w:p w14:paraId="63123F94" w14:textId="7D41023B" w:rsidR="00E14471" w:rsidRPr="007F1D0F" w:rsidRDefault="00E14471" w:rsidP="007F1D0F">
            <w:pPr>
              <w:pStyle w:val="Opsommingstreepje1eniveauCEDelft"/>
              <w:rPr>
                <w:sz w:val="16"/>
                <w:szCs w:val="16"/>
              </w:rPr>
            </w:pPr>
            <w:r w:rsidRPr="007F1D0F">
              <w:rPr>
                <w:sz w:val="16"/>
                <w:szCs w:val="16"/>
              </w:rPr>
              <w:t>Retourleiding van HT-warmtenet</w:t>
            </w:r>
          </w:p>
        </w:tc>
      </w:tr>
      <w:tr w:rsidR="00E14471" w:rsidRPr="00A17221" w14:paraId="4BEBD876" w14:textId="6B8055EF" w:rsidTr="007F1D0F">
        <w:tc>
          <w:tcPr>
            <w:tcW w:w="1524" w:type="dxa"/>
          </w:tcPr>
          <w:p w14:paraId="00C14AB0" w14:textId="676E2367" w:rsidR="00F71699" w:rsidRPr="00A17221" w:rsidRDefault="00F71699" w:rsidP="0029672B">
            <w:pPr>
              <w:pStyle w:val="BasistekstCEDelft"/>
              <w:rPr>
                <w:sz w:val="16"/>
              </w:rPr>
            </w:pPr>
            <w:proofErr w:type="spellStart"/>
            <w:r>
              <w:rPr>
                <w:sz w:val="16"/>
              </w:rPr>
              <w:t>Lagetemperatuur</w:t>
            </w:r>
            <w:proofErr w:type="spellEnd"/>
            <w:r w:rsidR="000A00E7">
              <w:rPr>
                <w:sz w:val="16"/>
              </w:rPr>
              <w:t>-</w:t>
            </w:r>
            <w:r>
              <w:rPr>
                <w:sz w:val="16"/>
              </w:rPr>
              <w:t>warmtenet (LT-net)</w:t>
            </w:r>
          </w:p>
        </w:tc>
        <w:tc>
          <w:tcPr>
            <w:tcW w:w="0" w:type="dxa"/>
          </w:tcPr>
          <w:p w14:paraId="125ADFD6" w14:textId="0FD96C72" w:rsidR="00F71699" w:rsidRPr="00A17221" w:rsidRDefault="00F71699" w:rsidP="0029672B">
            <w:pPr>
              <w:pStyle w:val="BasistekstCEDelft"/>
              <w:rPr>
                <w:sz w:val="16"/>
              </w:rPr>
            </w:pPr>
            <w:r>
              <w:rPr>
                <w:sz w:val="16"/>
              </w:rPr>
              <w:t xml:space="preserve">&gt;30°C </w:t>
            </w:r>
          </w:p>
        </w:tc>
        <w:tc>
          <w:tcPr>
            <w:tcW w:w="1984" w:type="dxa"/>
          </w:tcPr>
          <w:p w14:paraId="4349DA6D" w14:textId="69B143E1" w:rsidR="00F71699" w:rsidRPr="00A17221" w:rsidRDefault="00F71699" w:rsidP="0029672B">
            <w:pPr>
              <w:pStyle w:val="BasistekstCEDelft"/>
              <w:rPr>
                <w:sz w:val="16"/>
              </w:rPr>
            </w:pPr>
            <w:r>
              <w:rPr>
                <w:sz w:val="16"/>
              </w:rPr>
              <w:t>Goed geïsoleerde gebouwen met juiste afgiftesysteem kunnen direct verwarmd worden. Extra oplossing nodig voor warm tapwater.</w:t>
            </w:r>
            <w:r w:rsidR="007F1D0F">
              <w:rPr>
                <w:sz w:val="16"/>
              </w:rPr>
              <w:t xml:space="preserve"> Eventueel kunnen iets minder goed </w:t>
            </w:r>
            <w:r w:rsidR="007F1D0F">
              <w:rPr>
                <w:sz w:val="16"/>
              </w:rPr>
              <w:lastRenderedPageBreak/>
              <w:t>geïsoleerde woningen ook worden verwarmd indien een individuele warmtepomp aanwezig is</w:t>
            </w:r>
          </w:p>
        </w:tc>
        <w:tc>
          <w:tcPr>
            <w:tcW w:w="1843" w:type="dxa"/>
          </w:tcPr>
          <w:p w14:paraId="39F05763" w14:textId="3D4A6D11" w:rsidR="00F71699" w:rsidRDefault="00F71699" w:rsidP="0029672B">
            <w:pPr>
              <w:pStyle w:val="BasistekstCEDelft"/>
              <w:rPr>
                <w:sz w:val="16"/>
              </w:rPr>
            </w:pPr>
            <w:r w:rsidRPr="00F71699">
              <w:rPr>
                <w:sz w:val="16"/>
              </w:rPr>
              <w:lastRenderedPageBreak/>
              <w:t xml:space="preserve">Vloer-/wandverwarming, </w:t>
            </w:r>
            <w:r w:rsidRPr="00F71699">
              <w:rPr>
                <w:sz w:val="16"/>
              </w:rPr>
              <w:br/>
              <w:t>LT-radiatoren</w:t>
            </w:r>
            <w:r>
              <w:rPr>
                <w:sz w:val="16"/>
              </w:rPr>
              <w:t xml:space="preserve"> of </w:t>
            </w:r>
            <w:r w:rsidRPr="00F71699">
              <w:rPr>
                <w:sz w:val="16"/>
              </w:rPr>
              <w:t>convectoren</w:t>
            </w:r>
            <w:r w:rsidR="00E14471">
              <w:rPr>
                <w:sz w:val="16"/>
              </w:rPr>
              <w:t>;</w:t>
            </w:r>
          </w:p>
          <w:p w14:paraId="034D6A18" w14:textId="5A86349F" w:rsidR="00E14471" w:rsidRPr="00A17221" w:rsidRDefault="00E14471" w:rsidP="0029672B">
            <w:pPr>
              <w:pStyle w:val="BasistekstCEDelft"/>
              <w:rPr>
                <w:sz w:val="16"/>
              </w:rPr>
            </w:pPr>
            <w:r>
              <w:rPr>
                <w:sz w:val="16"/>
              </w:rPr>
              <w:t>Zeer goede isolatie</w:t>
            </w:r>
          </w:p>
        </w:tc>
        <w:tc>
          <w:tcPr>
            <w:tcW w:w="1950" w:type="dxa"/>
          </w:tcPr>
          <w:p w14:paraId="2D12A083" w14:textId="74633B8D" w:rsidR="00F71699" w:rsidRDefault="00E14471" w:rsidP="00E14471">
            <w:pPr>
              <w:pStyle w:val="Opsommingstreepje1eniveauCEDelft"/>
              <w:rPr>
                <w:sz w:val="16"/>
                <w:szCs w:val="16"/>
              </w:rPr>
            </w:pPr>
            <w:r>
              <w:rPr>
                <w:sz w:val="16"/>
                <w:szCs w:val="16"/>
              </w:rPr>
              <w:t>K</w:t>
            </w:r>
            <w:r w:rsidRPr="007F1D0F">
              <w:rPr>
                <w:sz w:val="16"/>
                <w:szCs w:val="16"/>
              </w:rPr>
              <w:t xml:space="preserve">oelprocessen (datacenters, </w:t>
            </w:r>
            <w:r w:rsidR="00C36291">
              <w:rPr>
                <w:sz w:val="16"/>
                <w:szCs w:val="16"/>
              </w:rPr>
              <w:t>koel- en vrieshuizen</w:t>
            </w:r>
            <w:r w:rsidRPr="007F1D0F">
              <w:rPr>
                <w:sz w:val="16"/>
                <w:szCs w:val="16"/>
              </w:rPr>
              <w:t>, ijsbanen)</w:t>
            </w:r>
          </w:p>
          <w:p w14:paraId="4441D4EE" w14:textId="342B433E" w:rsidR="00E14471" w:rsidRPr="007F1D0F" w:rsidRDefault="00E14471" w:rsidP="00E14471">
            <w:pPr>
              <w:pStyle w:val="Opsommingstreepje1eniveauCEDelft"/>
              <w:rPr>
                <w:sz w:val="16"/>
                <w:szCs w:val="16"/>
              </w:rPr>
            </w:pPr>
            <w:r>
              <w:rPr>
                <w:sz w:val="16"/>
                <w:szCs w:val="16"/>
              </w:rPr>
              <w:t>Overige LT-restwarmte</w:t>
            </w:r>
          </w:p>
          <w:p w14:paraId="356DB5A0" w14:textId="59D76DF0" w:rsidR="00E14471" w:rsidRPr="007F1D0F" w:rsidRDefault="00E14471" w:rsidP="007F1D0F">
            <w:pPr>
              <w:pStyle w:val="Opsommingstreepje1eniveauCEDelft"/>
              <w:rPr>
                <w:sz w:val="16"/>
                <w:szCs w:val="16"/>
              </w:rPr>
            </w:pPr>
            <w:r w:rsidRPr="007F1D0F">
              <w:rPr>
                <w:sz w:val="16"/>
                <w:szCs w:val="16"/>
              </w:rPr>
              <w:t>Ondiepe geothermie</w:t>
            </w:r>
          </w:p>
        </w:tc>
      </w:tr>
      <w:tr w:rsidR="00E14471" w:rsidRPr="00A17221" w14:paraId="5D508DB9" w14:textId="30C1A15D" w:rsidTr="007F1D0F">
        <w:trPr>
          <w:cnfStyle w:val="000000010000" w:firstRow="0" w:lastRow="0" w:firstColumn="0" w:lastColumn="0" w:oddVBand="0" w:evenVBand="0" w:oddHBand="0" w:evenHBand="1" w:firstRowFirstColumn="0" w:firstRowLastColumn="0" w:lastRowFirstColumn="0" w:lastRowLastColumn="0"/>
        </w:trPr>
        <w:tc>
          <w:tcPr>
            <w:tcW w:w="1524" w:type="dxa"/>
          </w:tcPr>
          <w:p w14:paraId="31DBF41F" w14:textId="2FFC606F" w:rsidR="00F71699" w:rsidRPr="00A17221" w:rsidRDefault="00F71699" w:rsidP="0029672B">
            <w:pPr>
              <w:pStyle w:val="BasistekstCEDelft"/>
              <w:rPr>
                <w:sz w:val="16"/>
              </w:rPr>
            </w:pPr>
            <w:r>
              <w:rPr>
                <w:sz w:val="16"/>
              </w:rPr>
              <w:t xml:space="preserve">Zeer </w:t>
            </w:r>
            <w:proofErr w:type="spellStart"/>
            <w:r>
              <w:rPr>
                <w:sz w:val="16"/>
              </w:rPr>
              <w:t>lagetemperatuur</w:t>
            </w:r>
            <w:proofErr w:type="spellEnd"/>
            <w:r>
              <w:rPr>
                <w:sz w:val="16"/>
              </w:rPr>
              <w:t xml:space="preserve"> warmte</w:t>
            </w:r>
            <w:r w:rsidR="00E213FE">
              <w:rPr>
                <w:sz w:val="16"/>
              </w:rPr>
              <w:t xml:space="preserve"> (ZLT)</w:t>
            </w:r>
            <w:r>
              <w:rPr>
                <w:sz w:val="16"/>
              </w:rPr>
              <w:t xml:space="preserve"> of </w:t>
            </w:r>
            <w:proofErr w:type="spellStart"/>
            <w:r>
              <w:rPr>
                <w:sz w:val="16"/>
              </w:rPr>
              <w:t>bronnet</w:t>
            </w:r>
            <w:proofErr w:type="spellEnd"/>
          </w:p>
        </w:tc>
        <w:tc>
          <w:tcPr>
            <w:tcW w:w="0" w:type="dxa"/>
          </w:tcPr>
          <w:p w14:paraId="5E311E27" w14:textId="3D8941A2" w:rsidR="00F71699" w:rsidRPr="00A17221" w:rsidRDefault="00F71699" w:rsidP="0029672B">
            <w:pPr>
              <w:pStyle w:val="BasistekstCEDelft"/>
              <w:rPr>
                <w:sz w:val="16"/>
              </w:rPr>
            </w:pPr>
            <w:r>
              <w:rPr>
                <w:sz w:val="16"/>
              </w:rPr>
              <w:t>&lt;30°C</w:t>
            </w:r>
          </w:p>
        </w:tc>
        <w:tc>
          <w:tcPr>
            <w:tcW w:w="1984" w:type="dxa"/>
          </w:tcPr>
          <w:p w14:paraId="1D5EB6A8" w14:textId="3F838413" w:rsidR="00F71699" w:rsidRPr="00A17221" w:rsidRDefault="00F71699" w:rsidP="0029672B">
            <w:pPr>
              <w:pStyle w:val="BasistekstCEDelft"/>
              <w:rPr>
                <w:sz w:val="16"/>
              </w:rPr>
            </w:pPr>
            <w:r>
              <w:rPr>
                <w:sz w:val="16"/>
              </w:rPr>
              <w:t xml:space="preserve">Warmte moet eerst worden opgewaardeerd naar hoger temperatuurniveau voor verwarming. </w:t>
            </w:r>
          </w:p>
        </w:tc>
        <w:tc>
          <w:tcPr>
            <w:tcW w:w="1843" w:type="dxa"/>
          </w:tcPr>
          <w:p w14:paraId="55920181" w14:textId="6F2BFF86" w:rsidR="00F71699" w:rsidRPr="00A17221" w:rsidRDefault="00E14471" w:rsidP="0029672B">
            <w:pPr>
              <w:pStyle w:val="BasistekstCEDelft"/>
              <w:rPr>
                <w:sz w:val="16"/>
              </w:rPr>
            </w:pPr>
            <w:r>
              <w:rPr>
                <w:sz w:val="16"/>
              </w:rPr>
              <w:t>Afhankelijk van temperatuur opwaardering</w:t>
            </w:r>
          </w:p>
        </w:tc>
        <w:tc>
          <w:tcPr>
            <w:tcW w:w="1950" w:type="dxa"/>
          </w:tcPr>
          <w:p w14:paraId="417A5A46" w14:textId="052FDF8F" w:rsidR="00F71699" w:rsidRPr="007F1D0F" w:rsidRDefault="00E14471" w:rsidP="00E14471">
            <w:pPr>
              <w:pStyle w:val="Opsommingstreepje1eniveauCEDelft"/>
              <w:rPr>
                <w:sz w:val="16"/>
                <w:szCs w:val="16"/>
              </w:rPr>
            </w:pPr>
            <w:r w:rsidRPr="007F1D0F">
              <w:rPr>
                <w:sz w:val="16"/>
                <w:szCs w:val="16"/>
              </w:rPr>
              <w:t xml:space="preserve">Riool- en </w:t>
            </w:r>
            <w:r w:rsidRPr="00E14471">
              <w:rPr>
                <w:sz w:val="16"/>
                <w:szCs w:val="16"/>
              </w:rPr>
              <w:t>oppervlaktewater</w:t>
            </w:r>
          </w:p>
          <w:p w14:paraId="0F582955" w14:textId="6E438D11" w:rsidR="00E14471" w:rsidRPr="007F1D0F" w:rsidRDefault="00E14471" w:rsidP="007F1D0F">
            <w:pPr>
              <w:pStyle w:val="Opsommingstreepje1eniveauCEDelft"/>
              <w:rPr>
                <w:sz w:val="16"/>
                <w:szCs w:val="16"/>
              </w:rPr>
            </w:pPr>
            <w:r w:rsidRPr="007F1D0F">
              <w:rPr>
                <w:sz w:val="16"/>
                <w:szCs w:val="16"/>
              </w:rPr>
              <w:t>Warmte-koudeopslag (WKO)</w:t>
            </w:r>
          </w:p>
        </w:tc>
      </w:tr>
    </w:tbl>
    <w:p w14:paraId="7D539614" w14:textId="77777777" w:rsidR="00A17221" w:rsidRDefault="00A17221" w:rsidP="0029672B">
      <w:pPr>
        <w:pStyle w:val="BasistekstCEDelft"/>
      </w:pPr>
    </w:p>
    <w:p w14:paraId="145C1413" w14:textId="19C00931" w:rsidR="00EC4406" w:rsidRDefault="00EC4406" w:rsidP="0029672B">
      <w:pPr>
        <w:pStyle w:val="BasistekstCEDelft"/>
      </w:pPr>
    </w:p>
    <w:p w14:paraId="2B7AD686" w14:textId="77777777" w:rsidR="00EF73A6" w:rsidRDefault="00EF73A6" w:rsidP="0029672B">
      <w:pPr>
        <w:pStyle w:val="BasistekstCEDelft"/>
      </w:pPr>
    </w:p>
    <w:p w14:paraId="2284A04F" w14:textId="035AA6E9" w:rsidR="00EF73A6" w:rsidRDefault="00EF73A6" w:rsidP="00EF73A6">
      <w:pPr>
        <w:pStyle w:val="BasistekstCEDelft"/>
      </w:pPr>
      <w:r>
        <w:t>Het gebruik van lage temperatuur warmte zorgt voor minder energieverlies</w:t>
      </w:r>
      <w:r w:rsidR="00855342">
        <w:t xml:space="preserve"> in het distributienet</w:t>
      </w:r>
      <w:r>
        <w:t xml:space="preserve">, </w:t>
      </w:r>
      <w:r w:rsidRPr="00EF73A6">
        <w:t>maar vraagt wel om een andere manier van verwarmen</w:t>
      </w:r>
      <w:r w:rsidR="00432362">
        <w:t xml:space="preserve"> van het gebouw</w:t>
      </w:r>
      <w:r w:rsidRPr="00EF73A6">
        <w:t xml:space="preserve">. Bovendien moet het gebouw goed geïsoleerd zijn. </w:t>
      </w:r>
      <w:r w:rsidR="00E14471">
        <w:t>Voor warm tapwater is een minimale temperatuur van 55°C aan het tappunt wettelijk vereist</w:t>
      </w:r>
      <w:r w:rsidR="00E14471">
        <w:rPr>
          <w:rStyle w:val="Voetnootmarkering"/>
        </w:rPr>
        <w:footnoteReference w:id="3"/>
      </w:r>
      <w:r w:rsidR="00E14471">
        <w:t>; bij LT-netten is daarom altijd een extra systeem nodig voor het verwarmen van tapwater.</w:t>
      </w:r>
    </w:p>
    <w:p w14:paraId="47C1E3BA" w14:textId="744A416A" w:rsidR="00433AF3" w:rsidRDefault="00433AF3" w:rsidP="00EF73A6">
      <w:pPr>
        <w:pStyle w:val="BasistekstCEDelft"/>
      </w:pPr>
    </w:p>
    <w:p w14:paraId="5FBC8075" w14:textId="027DA836" w:rsidR="00433AF3" w:rsidRDefault="00433AF3" w:rsidP="00EF73A6">
      <w:pPr>
        <w:pStyle w:val="BasistekstCEDelft"/>
      </w:pPr>
      <w:r>
        <w:t>Het is ook mogelijk dat delen van het warmtenet op verschillende temperatuurniveaus opereren, bijvoorbeeld:</w:t>
      </w:r>
    </w:p>
    <w:p w14:paraId="29AAE41A" w14:textId="55B159D9" w:rsidR="00433AF3" w:rsidRDefault="00433AF3" w:rsidP="00433AF3">
      <w:pPr>
        <w:pStyle w:val="Opsommingstreepje1eniveauCEDelft"/>
      </w:pPr>
      <w:r>
        <w:t xml:space="preserve">Een HT-distributienet waar de retourleiding </w:t>
      </w:r>
      <w:proofErr w:type="spellStart"/>
      <w:r>
        <w:t>invoedt</w:t>
      </w:r>
      <w:proofErr w:type="spellEnd"/>
      <w:r>
        <w:t xml:space="preserve"> op een MT-distributienet</w:t>
      </w:r>
    </w:p>
    <w:p w14:paraId="0FD0BD7D" w14:textId="162036BF" w:rsidR="00433AF3" w:rsidRDefault="00433AF3" w:rsidP="007F1D0F">
      <w:pPr>
        <w:pStyle w:val="Opsommingstreepje1eniveauCEDelft"/>
      </w:pPr>
      <w:r>
        <w:t>Een LT-</w:t>
      </w:r>
      <w:r w:rsidR="006008C6">
        <w:t>aanvoer</w:t>
      </w:r>
      <w:r>
        <w:t>net met centrale opwaardering</w:t>
      </w:r>
      <w:r w:rsidR="007B3DA7">
        <w:t xml:space="preserve"> d.m.v. een warmtepomp</w:t>
      </w:r>
      <w:r>
        <w:t xml:space="preserve"> naar een MT-distributienet</w:t>
      </w:r>
    </w:p>
    <w:p w14:paraId="3AFA0E0D" w14:textId="77777777" w:rsidR="007F1D0F" w:rsidRDefault="007F1D0F" w:rsidP="00820C28">
      <w:pPr>
        <w:pStyle w:val="BasistekstvetCEDelft"/>
      </w:pPr>
    </w:p>
    <w:p w14:paraId="4289B1EE" w14:textId="777768BD" w:rsidR="00820C28" w:rsidRDefault="00820C28" w:rsidP="00820C28">
      <w:pPr>
        <w:pStyle w:val="BasistekstvetCEDelft"/>
      </w:pPr>
      <w:r>
        <w:t>Warmtebronnen</w:t>
      </w:r>
    </w:p>
    <w:p w14:paraId="377BCC81" w14:textId="7C0562BA" w:rsidR="00EB3A97" w:rsidRDefault="00EB3A97" w:rsidP="0029672B">
      <w:pPr>
        <w:pStyle w:val="BasistekstCEDelft"/>
      </w:pPr>
      <w:r>
        <w:t xml:space="preserve">Bronnen van LT-warmte </w:t>
      </w:r>
      <w:r w:rsidR="00E14471">
        <w:t xml:space="preserve">en ZLT-warmte </w:t>
      </w:r>
      <w:r>
        <w:t>kunnen zijn:</w:t>
      </w:r>
    </w:p>
    <w:p w14:paraId="236150EC" w14:textId="3FB4E49F" w:rsidR="00EB3A97" w:rsidRDefault="00EB3A97" w:rsidP="00EB3A97">
      <w:pPr>
        <w:pStyle w:val="Opsommingstreepje1eniveauCEDelft"/>
      </w:pPr>
      <w:r>
        <w:t>Restwarmte van</w:t>
      </w:r>
      <w:r w:rsidR="00E14471">
        <w:t xml:space="preserve"> koelprocessen van</w:t>
      </w:r>
      <w:r>
        <w:t xml:space="preserve"> </w:t>
      </w:r>
      <w:r w:rsidRPr="0029672B">
        <w:t xml:space="preserve">datacenters, </w:t>
      </w:r>
      <w:r w:rsidR="00E213FE">
        <w:t xml:space="preserve">koel- en vrieshuizen, </w:t>
      </w:r>
      <w:r w:rsidRPr="0029672B">
        <w:t>supermarkten en ijsbanen</w:t>
      </w:r>
      <w:r w:rsidR="00147A7B">
        <w:t>;</w:t>
      </w:r>
    </w:p>
    <w:p w14:paraId="572A6931" w14:textId="22F927A5" w:rsidR="00E14471" w:rsidRDefault="00E14471" w:rsidP="00EB3A97">
      <w:pPr>
        <w:pStyle w:val="Opsommingstreepje1eniveauCEDelft"/>
      </w:pPr>
      <w:r>
        <w:t>Industriële restwarmte van laag temperatuurniveau;</w:t>
      </w:r>
    </w:p>
    <w:p w14:paraId="676A4254" w14:textId="77777777" w:rsidR="00EB3A97" w:rsidRDefault="00EB3A97" w:rsidP="00EB3A97">
      <w:pPr>
        <w:pStyle w:val="Opsommingstreepje1eniveauCEDelft"/>
      </w:pPr>
      <w:r>
        <w:t>Ri</w:t>
      </w:r>
      <w:r w:rsidRPr="0029672B">
        <w:t>ool- en oppervlaktewater</w:t>
      </w:r>
      <w:r w:rsidR="00147A7B">
        <w:t>;</w:t>
      </w:r>
    </w:p>
    <w:p w14:paraId="727F6D20" w14:textId="77777777" w:rsidR="00EB3A97" w:rsidRDefault="00EB3A97" w:rsidP="00EB3A97">
      <w:pPr>
        <w:pStyle w:val="Opsommingstreepje1eniveauCEDelft"/>
      </w:pPr>
      <w:r>
        <w:t>Warmtebuffering in gebouwen en de ondergrond (WKO)</w:t>
      </w:r>
      <w:r w:rsidR="00147A7B">
        <w:t>;</w:t>
      </w:r>
    </w:p>
    <w:p w14:paraId="1D8A51F3" w14:textId="7CCB9D51" w:rsidR="00EB3A97" w:rsidRDefault="00EB3A97" w:rsidP="00EB3A97">
      <w:pPr>
        <w:pStyle w:val="Opsommingstreepje1eniveauCEDelft"/>
      </w:pPr>
      <w:r>
        <w:t>Ondiepe geothermie</w:t>
      </w:r>
      <w:r w:rsidR="00147A7B">
        <w:t>.</w:t>
      </w:r>
    </w:p>
    <w:p w14:paraId="2A5F34CC" w14:textId="02DB561F" w:rsidR="00432362" w:rsidRDefault="007B3DA7" w:rsidP="007B3DA7">
      <w:pPr>
        <w:pStyle w:val="Opsommingstreepje1eniveauCEDelft"/>
        <w:numPr>
          <w:ilvl w:val="0"/>
          <w:numId w:val="0"/>
        </w:numPr>
      </w:pPr>
      <w:r>
        <w:t>De toepasbaarheid van deze bronnen is, veel meer dan bij hogetemperatuurbronnen, afhankelijk van de nabijheid tot de warmtevragers.</w:t>
      </w:r>
    </w:p>
    <w:p w14:paraId="05259406" w14:textId="77777777" w:rsidR="007B3DA7" w:rsidRDefault="007B3DA7" w:rsidP="00432362">
      <w:pPr>
        <w:pStyle w:val="Opsommingstreepje1eniveauCEDelft"/>
        <w:numPr>
          <w:ilvl w:val="0"/>
          <w:numId w:val="0"/>
        </w:numPr>
        <w:ind w:left="284" w:hanging="284"/>
      </w:pPr>
    </w:p>
    <w:p w14:paraId="142D7842" w14:textId="2BDCA556" w:rsidR="00891C6B" w:rsidRPr="003C744C" w:rsidRDefault="00891C6B" w:rsidP="00EB3A97">
      <w:pPr>
        <w:pStyle w:val="Opsommingstreepje1eniveauCEDelft"/>
        <w:numPr>
          <w:ilvl w:val="0"/>
          <w:numId w:val="0"/>
        </w:numPr>
        <w:ind w:left="284" w:hanging="284"/>
        <w:rPr>
          <w:b/>
        </w:rPr>
      </w:pPr>
      <w:r w:rsidRPr="003C744C">
        <w:rPr>
          <w:b/>
        </w:rPr>
        <w:t>Cascadering</w:t>
      </w:r>
    </w:p>
    <w:p w14:paraId="3CE332E6" w14:textId="7DE540B9" w:rsidR="00E845BD" w:rsidRDefault="00EF73A6" w:rsidP="00E845BD">
      <w:pPr>
        <w:pStyle w:val="BasistekstCEDelft"/>
      </w:pPr>
      <w:r>
        <w:t xml:space="preserve">LT-warmtenetten hebben dus de mogelijkheid om </w:t>
      </w:r>
      <w:r w:rsidR="00DB11D4">
        <w:t>warmte uit duurzame bronnen</w:t>
      </w:r>
      <w:r>
        <w:t xml:space="preserve"> te benutten</w:t>
      </w:r>
      <w:r w:rsidR="00DB11D4">
        <w:t xml:space="preserve">. </w:t>
      </w:r>
      <w:r w:rsidR="00E070BC">
        <w:t>Als verschillende bronnen met verschillende temperatuur</w:t>
      </w:r>
      <w:r w:rsidR="006D20B6">
        <w:t>niv</w:t>
      </w:r>
      <w:r w:rsidR="00E070BC">
        <w:t>e</w:t>
      </w:r>
      <w:r w:rsidR="006D20B6">
        <w:t>au</w:t>
      </w:r>
      <w:r w:rsidR="00E070BC">
        <w:t xml:space="preserve">s gebruikt worden om vraag en aanbod </w:t>
      </w:r>
      <w:r w:rsidR="006D20B6">
        <w:t>optimaal</w:t>
      </w:r>
      <w:r w:rsidR="00E070BC">
        <w:t xml:space="preserve"> op elkaar af te stemmen, dan sp</w:t>
      </w:r>
      <w:r w:rsidR="004D0764">
        <w:t xml:space="preserve">reekt men vaak van cascadering. Er zijn verschillende uitvoeringsvormen. </w:t>
      </w:r>
      <w:r w:rsidR="003C744C">
        <w:t xml:space="preserve">Een </w:t>
      </w:r>
      <w:r w:rsidR="004D0764">
        <w:t>voorbeeld</w:t>
      </w:r>
      <w:r w:rsidR="003C744C">
        <w:t xml:space="preserve"> is</w:t>
      </w:r>
      <w:r w:rsidR="004D0764">
        <w:t xml:space="preserve"> </w:t>
      </w:r>
      <w:r w:rsidR="00891C6B">
        <w:t xml:space="preserve">een net waarbij </w:t>
      </w:r>
      <w:r w:rsidR="004D0764">
        <w:t xml:space="preserve">eerst warmte </w:t>
      </w:r>
      <w:r w:rsidR="00891C6B">
        <w:t>ge</w:t>
      </w:r>
      <w:r w:rsidR="004D0764">
        <w:t>lever</w:t>
      </w:r>
      <w:r w:rsidR="00891C6B">
        <w:t xml:space="preserve">d wordt </w:t>
      </w:r>
      <w:r w:rsidR="004D0764">
        <w:t xml:space="preserve">aan gebouwen die een hogere temperatuur nodig hebben en </w:t>
      </w:r>
      <w:r w:rsidR="00891C6B">
        <w:t xml:space="preserve">daarna aan </w:t>
      </w:r>
      <w:r w:rsidR="004D0764">
        <w:t xml:space="preserve">gebouwen die </w:t>
      </w:r>
      <w:r w:rsidR="00891C6B">
        <w:t xml:space="preserve">aan </w:t>
      </w:r>
      <w:r w:rsidR="004D0764">
        <w:t xml:space="preserve">een lagere temperatuur </w:t>
      </w:r>
      <w:r w:rsidR="00891C6B">
        <w:t xml:space="preserve">genoeg hebben. </w:t>
      </w:r>
      <w:r w:rsidR="00E845BD">
        <w:t xml:space="preserve">Dit concept wordt toegepast om binnen een bestaand HT-net ook </w:t>
      </w:r>
      <w:r w:rsidR="00C26228">
        <w:t>LT-</w:t>
      </w:r>
      <w:r w:rsidR="00E845BD">
        <w:t xml:space="preserve">afnemers </w:t>
      </w:r>
      <w:r w:rsidR="00C26228">
        <w:t xml:space="preserve">en eventueel LT-opwekkers </w:t>
      </w:r>
      <w:r w:rsidR="00E845BD">
        <w:t>aan te sluiten. Het HT- warmtenet kan ingezet worden als back-up of extra capaciteit bij piekvraag.</w:t>
      </w:r>
      <w:r w:rsidR="007B3DA7">
        <w:t xml:space="preserve"> Dit vereist wel extra </w:t>
      </w:r>
      <w:proofErr w:type="spellStart"/>
      <w:r w:rsidR="007B3DA7">
        <w:t>pieklastopwek</w:t>
      </w:r>
      <w:proofErr w:type="spellEnd"/>
      <w:r w:rsidR="007B3DA7">
        <w:t xml:space="preserve"> in het HT-net.</w:t>
      </w:r>
    </w:p>
    <w:p w14:paraId="1DBB7A0D" w14:textId="77777777" w:rsidR="00891C6B" w:rsidRDefault="00891C6B" w:rsidP="00B7290D">
      <w:pPr>
        <w:pStyle w:val="BasistekstCEDelft"/>
      </w:pPr>
    </w:p>
    <w:p w14:paraId="7AF0EC82" w14:textId="4D2CBC0F" w:rsidR="00E070BC" w:rsidRDefault="00B7290D" w:rsidP="00DB11D4">
      <w:pPr>
        <w:pStyle w:val="BasistekstCEDelft"/>
      </w:pPr>
      <w:r>
        <w:t xml:space="preserve">Een </w:t>
      </w:r>
      <w:r w:rsidR="00891C6B">
        <w:t xml:space="preserve">andere </w:t>
      </w:r>
      <w:r>
        <w:t xml:space="preserve">uitvoeringsvorm is dat </w:t>
      </w:r>
      <w:r w:rsidR="00891C6B">
        <w:t xml:space="preserve">alle </w:t>
      </w:r>
      <w:r w:rsidR="00E070BC">
        <w:t xml:space="preserve">gebruikers </w:t>
      </w:r>
      <w:r>
        <w:t xml:space="preserve">worden </w:t>
      </w:r>
      <w:r w:rsidR="00E070BC">
        <w:t xml:space="preserve">aangesloten op zowel de aanvoer als de retourleiding </w:t>
      </w:r>
      <w:r w:rsidR="00891C6B">
        <w:t xml:space="preserve">van een warmtenet </w:t>
      </w:r>
      <w:r w:rsidR="00E070BC">
        <w:t xml:space="preserve">om </w:t>
      </w:r>
      <w:r>
        <w:t xml:space="preserve">daarmee </w:t>
      </w:r>
      <w:r w:rsidR="000442B6">
        <w:t>d</w:t>
      </w:r>
      <w:r>
        <w:t>e beschikbar</w:t>
      </w:r>
      <w:r w:rsidR="00891C6B">
        <w:t>e</w:t>
      </w:r>
      <w:r>
        <w:t xml:space="preserve"> warmte of koude </w:t>
      </w:r>
      <w:r w:rsidR="00891C6B">
        <w:t xml:space="preserve">doelgericht te sturen c.q. te leveren. </w:t>
      </w:r>
      <w:r>
        <w:t xml:space="preserve">Het betreft </w:t>
      </w:r>
      <w:r w:rsidR="00E845BD">
        <w:t>een concept</w:t>
      </w:r>
      <w:r>
        <w:t xml:space="preserve"> waarbij warmte</w:t>
      </w:r>
      <w:r w:rsidR="003C744C">
        <w:t>-</w:t>
      </w:r>
      <w:r>
        <w:t xml:space="preserve"> of </w:t>
      </w:r>
      <w:proofErr w:type="spellStart"/>
      <w:r>
        <w:t>koudestromen</w:t>
      </w:r>
      <w:proofErr w:type="spellEnd"/>
      <w:r>
        <w:t xml:space="preserve"> individueel aangeboden </w:t>
      </w:r>
      <w:r w:rsidR="00891C6B">
        <w:t>k</w:t>
      </w:r>
      <w:r w:rsidR="00E845BD">
        <w:t xml:space="preserve">unnen </w:t>
      </w:r>
      <w:r>
        <w:t>worden</w:t>
      </w:r>
      <w:r w:rsidR="00891C6B">
        <w:t xml:space="preserve"> aan gebruikers</w:t>
      </w:r>
      <w:r>
        <w:t xml:space="preserve">. </w:t>
      </w:r>
      <w:r w:rsidR="00891C6B">
        <w:t>D</w:t>
      </w:r>
      <w:r>
        <w:t xml:space="preserve">it concept </w:t>
      </w:r>
      <w:r w:rsidR="00891C6B">
        <w:t xml:space="preserve">wordt toegepast als er meerdere bronnen </w:t>
      </w:r>
      <w:r w:rsidR="00E845BD">
        <w:t xml:space="preserve">met </w:t>
      </w:r>
      <w:r w:rsidR="00E845BD">
        <w:lastRenderedPageBreak/>
        <w:t xml:space="preserve">verschillende temperaturen </w:t>
      </w:r>
      <w:r w:rsidR="00891C6B">
        <w:t xml:space="preserve">worden </w:t>
      </w:r>
      <w:r w:rsidR="003C744C">
        <w:t>aangesloten</w:t>
      </w:r>
      <w:r w:rsidR="00891C6B">
        <w:t xml:space="preserve"> en er een grote mate van </w:t>
      </w:r>
      <w:r w:rsidR="00E070BC">
        <w:t xml:space="preserve">diversiteit in de vraag naar warmte </w:t>
      </w:r>
      <w:r>
        <w:t>en/</w:t>
      </w:r>
      <w:r w:rsidR="00E070BC">
        <w:t>of koude</w:t>
      </w:r>
      <w:r>
        <w:t xml:space="preserve"> </w:t>
      </w:r>
      <w:r w:rsidR="00891C6B">
        <w:t xml:space="preserve">in een gebied aanwezig is. Deze uitvoeringsvorm </w:t>
      </w:r>
      <w:r w:rsidR="001A27C1">
        <w:t xml:space="preserve">wordt </w:t>
      </w:r>
      <w:proofErr w:type="spellStart"/>
      <w:r w:rsidR="001A27C1">
        <w:t>multi</w:t>
      </w:r>
      <w:proofErr w:type="spellEnd"/>
      <w:r w:rsidR="001A27C1">
        <w:t xml:space="preserve">-line </w:t>
      </w:r>
      <w:proofErr w:type="spellStart"/>
      <w:r w:rsidR="001A27C1">
        <w:t>networks</w:t>
      </w:r>
      <w:proofErr w:type="spellEnd"/>
      <w:r w:rsidR="001A27C1">
        <w:t xml:space="preserve"> genoemd (</w:t>
      </w:r>
      <w:proofErr w:type="spellStart"/>
      <w:r w:rsidR="001A27C1">
        <w:t>Ecofys</w:t>
      </w:r>
      <w:proofErr w:type="spellEnd"/>
      <w:r w:rsidR="001A27C1">
        <w:t xml:space="preserve"> &amp; Greenvis 2016) en </w:t>
      </w:r>
      <w:r w:rsidR="00891C6B">
        <w:t>is d</w:t>
      </w:r>
      <w:r w:rsidR="00E070BC">
        <w:t>uurder vanwege een dubbel</w:t>
      </w:r>
      <w:r w:rsidR="00891C6B">
        <w:t xml:space="preserve">le </w:t>
      </w:r>
      <w:r w:rsidR="00E070BC">
        <w:t xml:space="preserve">aansluiting op </w:t>
      </w:r>
      <w:r w:rsidR="00891C6B">
        <w:t xml:space="preserve">de </w:t>
      </w:r>
      <w:r w:rsidR="00E070BC">
        <w:t>aanvoer</w:t>
      </w:r>
      <w:r w:rsidR="003C744C">
        <w:t>-</w:t>
      </w:r>
      <w:r w:rsidR="00E070BC">
        <w:t xml:space="preserve"> en retourleiding.</w:t>
      </w:r>
    </w:p>
    <w:p w14:paraId="5AE041F8" w14:textId="099D3C30" w:rsidR="00855342" w:rsidRDefault="00855342" w:rsidP="00DB11D4">
      <w:pPr>
        <w:pStyle w:val="BasistekstCEDelft"/>
      </w:pPr>
    </w:p>
    <w:p w14:paraId="5BC836B4" w14:textId="33932A6B" w:rsidR="00855342" w:rsidRDefault="00855342" w:rsidP="00DB11D4">
      <w:pPr>
        <w:pStyle w:val="BasistekstCEDelft"/>
      </w:pPr>
    </w:p>
    <w:p w14:paraId="710E667A" w14:textId="3491AADA" w:rsidR="00EB3A97" w:rsidRPr="00EB3A97" w:rsidRDefault="00C26228" w:rsidP="0029672B">
      <w:pPr>
        <w:pStyle w:val="BasistekstCEDelft"/>
        <w:rPr>
          <w:b/>
        </w:rPr>
      </w:pPr>
      <w:r>
        <w:rPr>
          <w:b/>
        </w:rPr>
        <w:t>Geavanceerd warmtenet</w:t>
      </w:r>
    </w:p>
    <w:p w14:paraId="507E4570" w14:textId="5F8A003B" w:rsidR="00EC4406" w:rsidRDefault="00C26228" w:rsidP="0029672B">
      <w:pPr>
        <w:pStyle w:val="BasistekstCEDelft"/>
      </w:pPr>
      <w:r>
        <w:t xml:space="preserve">Een geavanceerd warmtenet kan verdergaan dan cascadering. </w:t>
      </w:r>
      <w:r w:rsidR="00E845BD">
        <w:t xml:space="preserve">Het Mijnwater-concept </w:t>
      </w:r>
      <w:r>
        <w:t>is daar een voorbeeld van</w:t>
      </w:r>
      <w:r w:rsidR="00E845BD">
        <w:t xml:space="preserve">. Hierbij vindt via het </w:t>
      </w:r>
      <w:r w:rsidR="00EB3A97">
        <w:t xml:space="preserve">warmtenet warmte-uitwisseling plaats tussen afnemers </w:t>
      </w:r>
      <w:r w:rsidR="00E845BD">
        <w:t xml:space="preserve"> en tussen verschillende delen van het warmtenet</w:t>
      </w:r>
      <w:r w:rsidR="00EB3A97">
        <w:t xml:space="preserve">. </w:t>
      </w:r>
      <w:r w:rsidR="00BD7FEF">
        <w:t xml:space="preserve">Dit concept wordt verder beschreven in paragraaf </w:t>
      </w:r>
      <w:r w:rsidR="00BD7FEF">
        <w:fldChar w:fldCharType="begin"/>
      </w:r>
      <w:r w:rsidR="00BD7FEF">
        <w:instrText xml:space="preserve"> REF _Ref511376325 \r \h </w:instrText>
      </w:r>
      <w:r w:rsidR="00BD7FEF">
        <w:fldChar w:fldCharType="separate"/>
      </w:r>
      <w:r w:rsidR="00BD7FEF">
        <w:t>2.8</w:t>
      </w:r>
      <w:r w:rsidR="00BD7FEF">
        <w:fldChar w:fldCharType="end"/>
      </w:r>
      <w:r w:rsidR="003C744C">
        <w:t>.</w:t>
      </w:r>
    </w:p>
    <w:p w14:paraId="173AC1EA" w14:textId="718B9C10" w:rsidR="00D96128" w:rsidRDefault="00664BF1" w:rsidP="00DB11D4">
      <w:pPr>
        <w:pStyle w:val="Kop2"/>
      </w:pPr>
      <w:bookmarkStart w:id="5" w:name="_Toc510191815"/>
      <w:r>
        <w:t>V</w:t>
      </w:r>
      <w:r w:rsidR="00DB11D4">
        <w:t>erdienmodellen</w:t>
      </w:r>
      <w:bookmarkEnd w:id="5"/>
      <w:r w:rsidR="00DB11D4">
        <w:t xml:space="preserve"> </w:t>
      </w:r>
    </w:p>
    <w:p w14:paraId="709EAC82" w14:textId="77777777" w:rsidR="009F4910" w:rsidRDefault="00520715" w:rsidP="00520715">
      <w:pPr>
        <w:pStyle w:val="BasistekstCEDelft"/>
      </w:pPr>
      <w:r>
        <w:t xml:space="preserve">Warmtelevering aan </w:t>
      </w:r>
      <w:r w:rsidRPr="005B509C">
        <w:t>kleinverbruikers</w:t>
      </w:r>
      <w:r>
        <w:t xml:space="preserve"> is geregeld in </w:t>
      </w:r>
      <w:r w:rsidRPr="005B509C">
        <w:t xml:space="preserve">de Warmtewet </w:t>
      </w:r>
      <w:r w:rsidR="00B75D5E">
        <w:t xml:space="preserve">(2013) </w:t>
      </w:r>
      <w:r w:rsidRPr="005B509C">
        <w:t xml:space="preserve">en daarbij wordt verplicht het verdienmodel van de traditionele warmteleverancier gehanteerd. </w:t>
      </w:r>
      <w:r w:rsidR="009F4910">
        <w:t xml:space="preserve">De kern daarvan is het Niet-Meer-Dan-Anders (NMDA) principe waarbij warmtelevering per </w:t>
      </w:r>
      <w:proofErr w:type="spellStart"/>
      <w:r w:rsidR="009F4910">
        <w:t>gigajoule</w:t>
      </w:r>
      <w:proofErr w:type="spellEnd"/>
      <w:r w:rsidR="009F4910">
        <w:t xml:space="preserve"> (GJ) niet duurder mag zijn dan verwarmen met aardgas. </w:t>
      </w:r>
    </w:p>
    <w:p w14:paraId="2BAC2081" w14:textId="77777777" w:rsidR="009F4910" w:rsidRDefault="009F4910" w:rsidP="00520715">
      <w:pPr>
        <w:pStyle w:val="BasistekstCEDelft"/>
      </w:pPr>
    </w:p>
    <w:p w14:paraId="6C155C2A" w14:textId="124CE9A5" w:rsidR="00520715" w:rsidRPr="005B509C" w:rsidRDefault="00520715" w:rsidP="00520715">
      <w:pPr>
        <w:pStyle w:val="BasistekstCEDelft"/>
      </w:pPr>
      <w:r w:rsidRPr="005B509C">
        <w:t xml:space="preserve">In </w:t>
      </w:r>
      <w:r w:rsidR="00583FA0">
        <w:fldChar w:fldCharType="begin"/>
      </w:r>
      <w:r w:rsidR="00583FA0">
        <w:instrText xml:space="preserve"> REF _Ref511381101 \h </w:instrText>
      </w:r>
      <w:r w:rsidR="00583FA0">
        <w:fldChar w:fldCharType="separate"/>
      </w:r>
      <w:r w:rsidR="00583FA0" w:rsidRPr="005B509C">
        <w:t xml:space="preserve">Tabel </w:t>
      </w:r>
      <w:r w:rsidR="00583FA0">
        <w:rPr>
          <w:noProof/>
        </w:rPr>
        <w:t>2</w:t>
      </w:r>
      <w:r w:rsidR="00583FA0">
        <w:fldChar w:fldCharType="end"/>
      </w:r>
      <w:r w:rsidR="00583FA0">
        <w:t xml:space="preserve"> </w:t>
      </w:r>
      <w:r w:rsidRPr="005B509C">
        <w:t xml:space="preserve">geven we een overzicht van de verschillen tussen </w:t>
      </w:r>
      <w:r>
        <w:t>gas en warmtelevering</w:t>
      </w:r>
      <w:r w:rsidRPr="005B509C">
        <w:t>.</w:t>
      </w:r>
      <w:r w:rsidR="00583FA0">
        <w:t xml:space="preserve"> </w:t>
      </w:r>
      <w:r w:rsidR="00583FA0" w:rsidRPr="005B509C">
        <w:t>Dit is een globale indicatie, in specifieke gevallen kan de situatie anders zijn.</w:t>
      </w:r>
    </w:p>
    <w:p w14:paraId="0A7DB7C3" w14:textId="77777777" w:rsidR="00520715" w:rsidRPr="005B509C" w:rsidRDefault="00520715" w:rsidP="00520715">
      <w:pPr>
        <w:pStyle w:val="BasistekstCEDelft"/>
      </w:pPr>
    </w:p>
    <w:p w14:paraId="13FF7B1A" w14:textId="4C37B5B1" w:rsidR="00520715" w:rsidRPr="005B509C" w:rsidRDefault="00520715" w:rsidP="00583FA0">
      <w:pPr>
        <w:pStyle w:val="Bijschrift"/>
      </w:pPr>
      <w:bookmarkStart w:id="6" w:name="_Ref511381101"/>
      <w:r w:rsidRPr="005B509C">
        <w:t xml:space="preserve">Tabel </w:t>
      </w:r>
      <w:r w:rsidR="00760FDC">
        <w:rPr>
          <w:noProof/>
        </w:rPr>
        <w:fldChar w:fldCharType="begin"/>
      </w:r>
      <w:r w:rsidR="00760FDC">
        <w:rPr>
          <w:noProof/>
        </w:rPr>
        <w:instrText xml:space="preserve"> SEQ Tabel \* ARABIC </w:instrText>
      </w:r>
      <w:r w:rsidR="00760FDC">
        <w:rPr>
          <w:noProof/>
        </w:rPr>
        <w:fldChar w:fldCharType="separate"/>
      </w:r>
      <w:r w:rsidR="007D4CCD">
        <w:rPr>
          <w:noProof/>
        </w:rPr>
        <w:t>2</w:t>
      </w:r>
      <w:r w:rsidR="00760FDC">
        <w:rPr>
          <w:noProof/>
        </w:rPr>
        <w:fldChar w:fldCharType="end"/>
      </w:r>
      <w:bookmarkEnd w:id="6"/>
      <w:r w:rsidRPr="005B509C">
        <w:tab/>
      </w:r>
      <w:r w:rsidR="00583FA0">
        <w:t>O</w:t>
      </w:r>
      <w:r w:rsidRPr="005B509C">
        <w:t xml:space="preserve">verzicht van de verschillen tussen </w:t>
      </w:r>
      <w:r>
        <w:t>gas en warmte</w:t>
      </w:r>
    </w:p>
    <w:tbl>
      <w:tblPr>
        <w:tblStyle w:val="CEalleenlijnen"/>
        <w:tblW w:w="7230" w:type="dxa"/>
        <w:tblInd w:w="-5" w:type="dxa"/>
        <w:tblLook w:val="0420" w:firstRow="1" w:lastRow="0" w:firstColumn="0" w:lastColumn="0" w:noHBand="0" w:noVBand="1"/>
      </w:tblPr>
      <w:tblGrid>
        <w:gridCol w:w="1469"/>
        <w:gridCol w:w="2739"/>
        <w:gridCol w:w="3022"/>
      </w:tblGrid>
      <w:tr w:rsidR="00520715" w:rsidRPr="005B509C" w14:paraId="4A3117EF" w14:textId="77777777" w:rsidTr="00933E8E">
        <w:trPr>
          <w:cnfStyle w:val="100000000000" w:firstRow="1" w:lastRow="0" w:firstColumn="0" w:lastColumn="0" w:oddVBand="0" w:evenVBand="0" w:oddHBand="0" w:evenHBand="0" w:firstRowFirstColumn="0" w:firstRowLastColumn="0" w:lastRowFirstColumn="0" w:lastRowLastColumn="0"/>
        </w:trPr>
        <w:tc>
          <w:tcPr>
            <w:tcW w:w="0" w:type="dxa"/>
          </w:tcPr>
          <w:p w14:paraId="4B223DF5" w14:textId="77777777" w:rsidR="00520715" w:rsidRPr="005B509C" w:rsidRDefault="00520715" w:rsidP="00CC69EC">
            <w:pPr>
              <w:pStyle w:val="BasistekstCEDelft"/>
              <w:rPr>
                <w:b/>
              </w:rPr>
            </w:pPr>
          </w:p>
        </w:tc>
        <w:tc>
          <w:tcPr>
            <w:tcW w:w="2698" w:type="dxa"/>
          </w:tcPr>
          <w:p w14:paraId="7BAFAB9A" w14:textId="77777777" w:rsidR="00520715" w:rsidRPr="005B509C" w:rsidRDefault="00520715" w:rsidP="00CC69EC">
            <w:pPr>
              <w:pStyle w:val="BasistekstCEDelft"/>
              <w:rPr>
                <w:b/>
              </w:rPr>
            </w:pPr>
            <w:r w:rsidRPr="005B509C">
              <w:rPr>
                <w:b/>
              </w:rPr>
              <w:t xml:space="preserve">Traditioneel: </w:t>
            </w:r>
          </w:p>
          <w:p w14:paraId="1D573DB7" w14:textId="77777777" w:rsidR="00520715" w:rsidRPr="005B509C" w:rsidRDefault="00520715" w:rsidP="00CC69EC">
            <w:pPr>
              <w:pStyle w:val="BasistekstCEDelft"/>
              <w:rPr>
                <w:b/>
              </w:rPr>
            </w:pPr>
            <w:r w:rsidRPr="005B509C">
              <w:rPr>
                <w:b/>
              </w:rPr>
              <w:t>gas en elektra</w:t>
            </w:r>
          </w:p>
        </w:tc>
        <w:tc>
          <w:tcPr>
            <w:tcW w:w="2977" w:type="dxa"/>
          </w:tcPr>
          <w:p w14:paraId="36E7583E" w14:textId="77777777" w:rsidR="00520715" w:rsidRPr="005B509C" w:rsidRDefault="00520715" w:rsidP="00CC69EC">
            <w:pPr>
              <w:pStyle w:val="BasistekstCEDelft"/>
              <w:rPr>
                <w:b/>
              </w:rPr>
            </w:pPr>
            <w:r w:rsidRPr="005B509C">
              <w:rPr>
                <w:b/>
              </w:rPr>
              <w:t>Traditioneel:</w:t>
            </w:r>
          </w:p>
          <w:p w14:paraId="6431164B" w14:textId="77777777" w:rsidR="00520715" w:rsidRPr="005B509C" w:rsidRDefault="00520715" w:rsidP="00CC69EC">
            <w:pPr>
              <w:pStyle w:val="BasistekstCEDelft"/>
              <w:rPr>
                <w:b/>
              </w:rPr>
            </w:pPr>
            <w:r w:rsidRPr="005B509C">
              <w:rPr>
                <w:b/>
              </w:rPr>
              <w:t>warmte en elektra</w:t>
            </w:r>
          </w:p>
        </w:tc>
      </w:tr>
      <w:tr w:rsidR="00520715" w:rsidRPr="005B509C" w14:paraId="0811BCBD"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586FF9C0" w14:textId="77777777" w:rsidR="00520715" w:rsidRPr="005B509C" w:rsidRDefault="00520715" w:rsidP="00CC69EC">
            <w:pPr>
              <w:pStyle w:val="BasistekstCEDelft"/>
            </w:pPr>
            <w:r w:rsidRPr="005B509C">
              <w:t>Model</w:t>
            </w:r>
          </w:p>
        </w:tc>
        <w:tc>
          <w:tcPr>
            <w:tcW w:w="5675" w:type="dxa"/>
            <w:gridSpan w:val="2"/>
          </w:tcPr>
          <w:p w14:paraId="5ACD10FE" w14:textId="77777777" w:rsidR="00520715" w:rsidRPr="005B509C" w:rsidRDefault="00520715" w:rsidP="00CC69EC">
            <w:pPr>
              <w:pStyle w:val="BasistekstCEDelft"/>
            </w:pPr>
            <w:r w:rsidRPr="005B509C">
              <w:t>Productie-handelsmodel</w:t>
            </w:r>
          </w:p>
        </w:tc>
      </w:tr>
      <w:tr w:rsidR="00520715" w:rsidRPr="005B509C" w14:paraId="0201B3AA"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2B8257AF" w14:textId="77777777" w:rsidR="00520715" w:rsidRPr="005B509C" w:rsidRDefault="00520715" w:rsidP="00CC69EC">
            <w:pPr>
              <w:pStyle w:val="BasistekstCEDelft"/>
            </w:pPr>
            <w:r w:rsidRPr="005B509C">
              <w:t>Prijs per eenheid</w:t>
            </w:r>
          </w:p>
        </w:tc>
        <w:tc>
          <w:tcPr>
            <w:tcW w:w="2698" w:type="dxa"/>
          </w:tcPr>
          <w:p w14:paraId="426A90D1" w14:textId="77777777" w:rsidR="00520715" w:rsidRDefault="00520715" w:rsidP="00CC69EC">
            <w:pPr>
              <w:pStyle w:val="BasistekstCEDelft"/>
            </w:pPr>
            <w:r>
              <w:t xml:space="preserve">E: </w:t>
            </w:r>
            <w:r w:rsidRPr="005B509C">
              <w:t xml:space="preserve">€/kWh, </w:t>
            </w:r>
          </w:p>
          <w:p w14:paraId="0D427D44" w14:textId="77777777" w:rsidR="00520715" w:rsidRPr="005B509C" w:rsidRDefault="00520715" w:rsidP="00CC69EC">
            <w:pPr>
              <w:pStyle w:val="BasistekstCEDelft"/>
            </w:pPr>
            <w:r>
              <w:t xml:space="preserve">G: </w:t>
            </w:r>
            <w:r w:rsidRPr="005B509C">
              <w:t>€/m</w:t>
            </w:r>
            <w:r w:rsidRPr="005B509C">
              <w:rPr>
                <w:vertAlign w:val="superscript"/>
              </w:rPr>
              <w:t>3</w:t>
            </w:r>
          </w:p>
          <w:p w14:paraId="4ACC5D4A" w14:textId="77777777" w:rsidR="00520715" w:rsidRPr="005B509C" w:rsidRDefault="00520715" w:rsidP="00CC69EC">
            <w:pPr>
              <w:pStyle w:val="BasistekstCEDelft"/>
            </w:pPr>
            <w:r w:rsidRPr="005B509C">
              <w:t>(euro per eenheid verbruikt)</w:t>
            </w:r>
          </w:p>
        </w:tc>
        <w:tc>
          <w:tcPr>
            <w:tcW w:w="2977" w:type="dxa"/>
          </w:tcPr>
          <w:p w14:paraId="1D23B395" w14:textId="77777777" w:rsidR="00520715" w:rsidRDefault="00520715" w:rsidP="00CC69EC">
            <w:pPr>
              <w:pStyle w:val="BasistekstCEDelft"/>
            </w:pPr>
            <w:r>
              <w:t xml:space="preserve">E: </w:t>
            </w:r>
            <w:r w:rsidRPr="005B509C">
              <w:t xml:space="preserve">€/kWh, </w:t>
            </w:r>
          </w:p>
          <w:p w14:paraId="7DAD0A7B" w14:textId="77777777" w:rsidR="00520715" w:rsidRPr="005B509C" w:rsidRDefault="00520715" w:rsidP="00CC69EC">
            <w:pPr>
              <w:pStyle w:val="BasistekstCEDelft"/>
            </w:pPr>
            <w:r>
              <w:t xml:space="preserve">W: </w:t>
            </w:r>
            <w:r w:rsidRPr="005B509C">
              <w:t>€/GJ</w:t>
            </w:r>
          </w:p>
          <w:p w14:paraId="72780917" w14:textId="77777777" w:rsidR="00520715" w:rsidRPr="005B509C" w:rsidRDefault="00520715" w:rsidP="00CC69EC">
            <w:pPr>
              <w:pStyle w:val="BasistekstCEDelft"/>
            </w:pPr>
            <w:r w:rsidRPr="005B509C">
              <w:t>(euro per eenheid verbruikt)</w:t>
            </w:r>
          </w:p>
        </w:tc>
      </w:tr>
      <w:tr w:rsidR="00520715" w:rsidRPr="005B509C" w14:paraId="4408BCC2"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1656416C" w14:textId="77777777" w:rsidR="00520715" w:rsidRPr="005B509C" w:rsidRDefault="00520715" w:rsidP="00CC69EC">
            <w:pPr>
              <w:pStyle w:val="BasistekstCEDelft"/>
            </w:pPr>
            <w:r w:rsidRPr="005B509C">
              <w:t>Nettarief</w:t>
            </w:r>
          </w:p>
        </w:tc>
        <w:tc>
          <w:tcPr>
            <w:tcW w:w="2698" w:type="dxa"/>
          </w:tcPr>
          <w:p w14:paraId="06189CB7" w14:textId="68102595" w:rsidR="00520715" w:rsidRPr="005B509C" w:rsidRDefault="00520715" w:rsidP="00CC69EC">
            <w:pPr>
              <w:pStyle w:val="BasistekstCEDelft"/>
            </w:pPr>
            <w:r w:rsidRPr="005B509C">
              <w:t>Ja, jaarlijks gas + elektra</w:t>
            </w:r>
            <w:r w:rsidR="00AE0E1A">
              <w:t xml:space="preserve"> (vastrecht)</w:t>
            </w:r>
          </w:p>
        </w:tc>
        <w:tc>
          <w:tcPr>
            <w:tcW w:w="2977" w:type="dxa"/>
          </w:tcPr>
          <w:p w14:paraId="7940BFBD" w14:textId="53636778" w:rsidR="00520715" w:rsidRPr="005B509C" w:rsidRDefault="00520715" w:rsidP="00CC69EC">
            <w:pPr>
              <w:pStyle w:val="BasistekstCEDelft"/>
            </w:pPr>
            <w:r w:rsidRPr="005B509C">
              <w:t xml:space="preserve">Ja, jaarlijks elektra + jaarlijks vast bedrag voor warmte (conform Warmtewet) </w:t>
            </w:r>
            <w:r w:rsidR="003E52C0">
              <w:t>+ huur warmte-</w:t>
            </w:r>
            <w:proofErr w:type="spellStart"/>
            <w:r w:rsidR="003E52C0">
              <w:t>afleverset</w:t>
            </w:r>
            <w:proofErr w:type="spellEnd"/>
            <w:r w:rsidR="003E52C0">
              <w:rPr>
                <w:rStyle w:val="Voetnootmarkering"/>
              </w:rPr>
              <w:footnoteReference w:id="4"/>
            </w:r>
          </w:p>
        </w:tc>
      </w:tr>
      <w:tr w:rsidR="00520715" w:rsidRPr="005B509C" w14:paraId="73D66945"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1E3E2523" w14:textId="77777777" w:rsidR="00520715" w:rsidRPr="005B509C" w:rsidRDefault="00520715" w:rsidP="00CC69EC">
            <w:pPr>
              <w:pStyle w:val="BasistekstCEDelft"/>
            </w:pPr>
            <w:r w:rsidRPr="005B509C">
              <w:t>Energiebelasting</w:t>
            </w:r>
          </w:p>
        </w:tc>
        <w:tc>
          <w:tcPr>
            <w:tcW w:w="2698" w:type="dxa"/>
          </w:tcPr>
          <w:p w14:paraId="51236E34" w14:textId="595F41CC" w:rsidR="00520715" w:rsidRPr="005B509C" w:rsidRDefault="00520715" w:rsidP="00CC69EC">
            <w:pPr>
              <w:pStyle w:val="BasistekstCEDelft"/>
            </w:pPr>
            <w:r w:rsidRPr="005B509C">
              <w:t>Ja</w:t>
            </w:r>
            <w:r w:rsidR="00E213FE">
              <w:t>, op elektriciteit en gas</w:t>
            </w:r>
          </w:p>
        </w:tc>
        <w:tc>
          <w:tcPr>
            <w:tcW w:w="2977" w:type="dxa"/>
          </w:tcPr>
          <w:p w14:paraId="6ACE512E" w14:textId="77777777" w:rsidR="00520715" w:rsidRDefault="00520715" w:rsidP="00CC69EC">
            <w:pPr>
              <w:pStyle w:val="BasistekstCEDelft"/>
            </w:pPr>
            <w:r w:rsidRPr="005B509C">
              <w:t>Ja, op elektriciteit</w:t>
            </w:r>
          </w:p>
          <w:p w14:paraId="5747AD76" w14:textId="3C236976" w:rsidR="00E213FE" w:rsidRPr="005B509C" w:rsidRDefault="00E213FE" w:rsidP="00CC69EC">
            <w:pPr>
              <w:pStyle w:val="BasistekstCEDelft"/>
            </w:pPr>
            <w:r>
              <w:t>Energiebelasting op gas is onderdeel van de GJ-prijs voor warmte, maar wordt niet los door de eindgebruiker betaald.</w:t>
            </w:r>
          </w:p>
        </w:tc>
      </w:tr>
      <w:tr w:rsidR="00520715" w:rsidRPr="005B509C" w14:paraId="088548A2"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0391815E" w14:textId="77777777" w:rsidR="00520715" w:rsidRPr="005B509C" w:rsidRDefault="00520715" w:rsidP="00CC69EC">
            <w:pPr>
              <w:pStyle w:val="BasistekstCEDelft"/>
            </w:pPr>
            <w:r w:rsidRPr="005B509C">
              <w:t>Stichtingskosten</w:t>
            </w:r>
          </w:p>
        </w:tc>
        <w:tc>
          <w:tcPr>
            <w:tcW w:w="2698" w:type="dxa"/>
          </w:tcPr>
          <w:p w14:paraId="001CAC06" w14:textId="77777777" w:rsidR="00520715" w:rsidRPr="005B509C" w:rsidRDefault="00520715" w:rsidP="00CC69EC">
            <w:pPr>
              <w:pStyle w:val="BasistekstCEDelft"/>
            </w:pPr>
            <w:r>
              <w:t xml:space="preserve">Aanschaf cv </w:t>
            </w:r>
            <w:r w:rsidRPr="005B509C">
              <w:t>(hr-ketel), afgifte</w:t>
            </w:r>
            <w:r w:rsidRPr="005B509C">
              <w:softHyphen/>
              <w:t>systeem en aansluit</w:t>
            </w:r>
            <w:r w:rsidRPr="005B509C">
              <w:softHyphen/>
              <w:t>kosten</w:t>
            </w:r>
          </w:p>
        </w:tc>
        <w:tc>
          <w:tcPr>
            <w:tcW w:w="2977" w:type="dxa"/>
          </w:tcPr>
          <w:p w14:paraId="6700107C" w14:textId="61FD51BC" w:rsidR="00520715" w:rsidRPr="005B509C" w:rsidRDefault="00520715" w:rsidP="00CC69EC">
            <w:pPr>
              <w:pStyle w:val="BasistekstCEDelft"/>
            </w:pPr>
            <w:r w:rsidRPr="005B509C">
              <w:t>Aanschaf/bijdrage aan warmtecentrale</w:t>
            </w:r>
            <w:r w:rsidR="00432362">
              <w:t>, afgiftesysteem</w:t>
            </w:r>
            <w:r w:rsidRPr="005B509C">
              <w:t xml:space="preserve"> en aansluitkosten</w:t>
            </w:r>
            <w:r w:rsidR="009F4910">
              <w:t>. Bij aansluiting op bestaand net geregeld via Warmtewet.</w:t>
            </w:r>
          </w:p>
        </w:tc>
      </w:tr>
      <w:tr w:rsidR="00520715" w:rsidRPr="005B509C" w14:paraId="1E365FCC"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7C4019B5" w14:textId="26138DCF" w:rsidR="00520715" w:rsidRPr="005B509C" w:rsidRDefault="00520715" w:rsidP="00CC69EC">
            <w:pPr>
              <w:pStyle w:val="BasistekstCEDelft"/>
            </w:pPr>
            <w:r w:rsidRPr="005B509C">
              <w:t>Ruimte</w:t>
            </w:r>
            <w:r>
              <w:t>beslag</w:t>
            </w:r>
            <w:r w:rsidRPr="005B509C">
              <w:t xml:space="preserve"> voor </w:t>
            </w:r>
            <w:r w:rsidR="007B6339">
              <w:t>gebouwinstallatie</w:t>
            </w:r>
          </w:p>
        </w:tc>
        <w:tc>
          <w:tcPr>
            <w:tcW w:w="2698" w:type="dxa"/>
          </w:tcPr>
          <w:p w14:paraId="4227310F" w14:textId="77777777" w:rsidR="00520715" w:rsidRPr="005B509C" w:rsidRDefault="00520715" w:rsidP="00CC69EC">
            <w:pPr>
              <w:pStyle w:val="BasistekstCEDelft"/>
            </w:pPr>
            <w:r w:rsidRPr="005B509C">
              <w:t>Beperkt</w:t>
            </w:r>
          </w:p>
        </w:tc>
        <w:tc>
          <w:tcPr>
            <w:tcW w:w="2977" w:type="dxa"/>
          </w:tcPr>
          <w:p w14:paraId="7491F379" w14:textId="59942ACB" w:rsidR="00520715" w:rsidRPr="005B509C" w:rsidRDefault="00520715" w:rsidP="00CC69EC">
            <w:pPr>
              <w:pStyle w:val="BasistekstCEDelft"/>
            </w:pPr>
            <w:r w:rsidRPr="005B509C">
              <w:t>Beperkt</w:t>
            </w:r>
          </w:p>
        </w:tc>
      </w:tr>
      <w:tr w:rsidR="00520715" w:rsidRPr="005B509C" w14:paraId="61266F65"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2705CBE2" w14:textId="77777777" w:rsidR="00520715" w:rsidRPr="005B509C" w:rsidRDefault="00520715" w:rsidP="00CC69EC">
            <w:pPr>
              <w:pStyle w:val="BasistekstCEDelft"/>
            </w:pPr>
            <w:r w:rsidRPr="005B509C">
              <w:t>Leverancier en contract</w:t>
            </w:r>
          </w:p>
        </w:tc>
        <w:tc>
          <w:tcPr>
            <w:tcW w:w="2698" w:type="dxa"/>
          </w:tcPr>
          <w:p w14:paraId="246B6E7A" w14:textId="77777777" w:rsidR="00520715" w:rsidRPr="005B509C" w:rsidRDefault="00520715" w:rsidP="00520715">
            <w:pPr>
              <w:pStyle w:val="BasistekstCEDelft"/>
            </w:pPr>
            <w:r>
              <w:t>E + G: k</w:t>
            </w:r>
            <w:r w:rsidRPr="005B509C">
              <w:t>euze uit meerdere leveranciers, korte contractduren mogelijk</w:t>
            </w:r>
          </w:p>
        </w:tc>
        <w:tc>
          <w:tcPr>
            <w:tcW w:w="2977" w:type="dxa"/>
          </w:tcPr>
          <w:p w14:paraId="4879FBD6" w14:textId="77777777" w:rsidR="00520715" w:rsidRDefault="00520715" w:rsidP="00CC69EC">
            <w:pPr>
              <w:pStyle w:val="BasistekstCEDelft"/>
            </w:pPr>
            <w:r>
              <w:t>E: v</w:t>
            </w:r>
            <w:r w:rsidRPr="005B509C">
              <w:t>rije keuze voor elektra met eventueel een korte contract</w:t>
            </w:r>
            <w:r w:rsidRPr="005B509C">
              <w:softHyphen/>
              <w:t>duur</w:t>
            </w:r>
            <w:r>
              <w:t>.</w:t>
            </w:r>
          </w:p>
          <w:p w14:paraId="0ABF1F75" w14:textId="7270C96C" w:rsidR="00520715" w:rsidRPr="005B509C" w:rsidRDefault="00520715" w:rsidP="00520715">
            <w:pPr>
              <w:pStyle w:val="BasistekstCEDelft"/>
            </w:pPr>
            <w:r>
              <w:t xml:space="preserve">W: </w:t>
            </w:r>
            <w:r w:rsidRPr="005B509C">
              <w:t>geen keuze in warmteleverancier</w:t>
            </w:r>
            <w:r w:rsidR="00B6620A">
              <w:t xml:space="preserve">. Opzegging </w:t>
            </w:r>
            <w:r w:rsidRPr="005B509C">
              <w:t>contract</w:t>
            </w:r>
            <w:r w:rsidR="00B6620A">
              <w:t xml:space="preserve"> middels gereguleerd </w:t>
            </w:r>
            <w:proofErr w:type="spellStart"/>
            <w:r w:rsidR="00B6620A">
              <w:t>amoveringstarief</w:t>
            </w:r>
            <w:proofErr w:type="spellEnd"/>
            <w:r w:rsidR="00B6620A">
              <w:t>.</w:t>
            </w:r>
          </w:p>
        </w:tc>
      </w:tr>
      <w:tr w:rsidR="00520715" w:rsidRPr="005B509C" w14:paraId="0E01A455"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1A8C4FC2" w14:textId="77777777" w:rsidR="00520715" w:rsidRPr="005B509C" w:rsidRDefault="00520715" w:rsidP="00CC69EC">
            <w:pPr>
              <w:pStyle w:val="BasistekstCEDelft"/>
            </w:pPr>
            <w:r w:rsidRPr="005B509C">
              <w:t>Kostenverandering</w:t>
            </w:r>
          </w:p>
        </w:tc>
        <w:tc>
          <w:tcPr>
            <w:tcW w:w="5675" w:type="dxa"/>
            <w:gridSpan w:val="2"/>
          </w:tcPr>
          <w:p w14:paraId="13DC85B1" w14:textId="024C2F6A" w:rsidR="00520715" w:rsidRPr="005B509C" w:rsidRDefault="00520715" w:rsidP="00CC69EC">
            <w:pPr>
              <w:pStyle w:val="BasistekstCEDelft"/>
            </w:pPr>
            <w:r w:rsidRPr="005B509C">
              <w:t>Op basis van fluctuaties in energieprijzen (bij warmte voor kleinverbruikers conform Warmtewet)</w:t>
            </w:r>
            <w:r w:rsidR="00787B99">
              <w:t xml:space="preserve"> wordt het maximumtarief jaarlijks vastgesteld in de Warmtewet.</w:t>
            </w:r>
          </w:p>
        </w:tc>
      </w:tr>
    </w:tbl>
    <w:p w14:paraId="7009F9DD" w14:textId="77777777" w:rsidR="00520715" w:rsidRDefault="00520715" w:rsidP="00520715">
      <w:pPr>
        <w:pStyle w:val="BasistekstCEDelft"/>
      </w:pPr>
    </w:p>
    <w:p w14:paraId="71609A7E" w14:textId="77777777" w:rsidR="00520715" w:rsidRDefault="00520715" w:rsidP="00664BF1">
      <w:pPr>
        <w:pStyle w:val="BasistekstCEDelft"/>
      </w:pPr>
    </w:p>
    <w:p w14:paraId="2213D208" w14:textId="423A8348" w:rsidR="00520715" w:rsidRPr="00EB3A97" w:rsidRDefault="00520715" w:rsidP="00520715">
      <w:pPr>
        <w:pStyle w:val="BasistekstCEDelft"/>
        <w:rPr>
          <w:b/>
        </w:rPr>
      </w:pPr>
      <w:r>
        <w:rPr>
          <w:b/>
        </w:rPr>
        <w:t>Verschil LT-warmtelevering</w:t>
      </w:r>
      <w:r w:rsidR="00B75D5E">
        <w:rPr>
          <w:b/>
        </w:rPr>
        <w:t xml:space="preserve"> (t.o.v. HT-warmtelevering)</w:t>
      </w:r>
    </w:p>
    <w:p w14:paraId="6D6D32ED" w14:textId="5B253927" w:rsidR="00520715" w:rsidRDefault="00520715" w:rsidP="00664BF1">
      <w:pPr>
        <w:pStyle w:val="BasistekstCEDelft"/>
      </w:pPr>
      <w:r>
        <w:t xml:space="preserve">De verschillen in het verdienmodel tussen </w:t>
      </w:r>
      <w:r w:rsidR="00B75D5E">
        <w:t>L</w:t>
      </w:r>
      <w:r>
        <w:t xml:space="preserve">T-warmtelevering </w:t>
      </w:r>
      <w:r w:rsidR="00B75D5E">
        <w:t xml:space="preserve">t.o.v. HT-warmtelevering </w:t>
      </w:r>
      <w:r>
        <w:t>zijn globaal:</w:t>
      </w:r>
    </w:p>
    <w:p w14:paraId="1147ACE1" w14:textId="5AF130FE" w:rsidR="0074510A" w:rsidRDefault="00432362" w:rsidP="003C744C">
      <w:pPr>
        <w:pStyle w:val="Opsommingstreepje1eniveauCEDelft"/>
      </w:pPr>
      <w:r>
        <w:lastRenderedPageBreak/>
        <w:t>Warmteb</w:t>
      </w:r>
      <w:r w:rsidR="0074510A">
        <w:t xml:space="preserve">ron: </w:t>
      </w:r>
      <w:r w:rsidR="007B6339">
        <w:t xml:space="preserve">Grotere beschikbaarheid van </w:t>
      </w:r>
      <w:r w:rsidR="00753C03">
        <w:t>(</w:t>
      </w:r>
      <w:r w:rsidR="0074510A">
        <w:t>duurzame</w:t>
      </w:r>
      <w:r w:rsidR="007B6339">
        <w:t>re</w:t>
      </w:r>
      <w:r w:rsidR="00753C03">
        <w:t>)</w:t>
      </w:r>
      <w:r w:rsidR="0074510A">
        <w:t xml:space="preserve"> b</w:t>
      </w:r>
      <w:r w:rsidR="007560C6">
        <w:t>ron</w:t>
      </w:r>
      <w:r w:rsidR="007B6339">
        <w:t>nen</w:t>
      </w:r>
      <w:r w:rsidR="00E213FE">
        <w:t>; dit leidt mogelijk tot concurrentie voor het aanbod</w:t>
      </w:r>
      <w:r w:rsidR="0074510A">
        <w:t>.</w:t>
      </w:r>
    </w:p>
    <w:p w14:paraId="05BFF41B" w14:textId="39B1BE9A" w:rsidR="0074510A" w:rsidRDefault="007560C6" w:rsidP="008D1494">
      <w:pPr>
        <w:pStyle w:val="Opsommingstreepje1eniveauCEDelft"/>
      </w:pPr>
      <w:r>
        <w:t>Distr</w:t>
      </w:r>
      <w:r w:rsidR="0074510A">
        <w:t>i</w:t>
      </w:r>
      <w:r>
        <w:t xml:space="preserve">butienet: </w:t>
      </w:r>
      <w:r w:rsidR="008D1494">
        <w:t xml:space="preserve">Door lagere temperatuur wordt minder warmte verloren, daardoor </w:t>
      </w:r>
      <w:r w:rsidR="00787B99">
        <w:t>kan</w:t>
      </w:r>
      <w:r w:rsidR="008D1494">
        <w:t xml:space="preserve"> de economische afweging voor minder isolatie gunstiger uit</w:t>
      </w:r>
      <w:r w:rsidR="00787B99">
        <w:t>vallen</w:t>
      </w:r>
      <w:r w:rsidR="008D1494">
        <w:t xml:space="preserve">. </w:t>
      </w:r>
      <w:r w:rsidR="00787B99">
        <w:t xml:space="preserve">De kostenbesparing van minder isolatie is echter beperkt. Daarnaast </w:t>
      </w:r>
      <w:r w:rsidR="008D1494">
        <w:t xml:space="preserve">is het temperatuurverschil vaak kleiner tussen aanvoer en retour waardoor er meer debiet en dus grotere leidingen nodig zijn. </w:t>
      </w:r>
      <w:r w:rsidR="007F1D0F">
        <w:t xml:space="preserve">Per saldo leidt dit gemiddeld naar verwachting </w:t>
      </w:r>
      <w:r w:rsidR="00787B99">
        <w:t xml:space="preserve">niet tot andere </w:t>
      </w:r>
      <w:r w:rsidR="007F1D0F">
        <w:t xml:space="preserve">investeringskosten in de </w:t>
      </w:r>
      <w:r w:rsidR="00787B99">
        <w:t>netten vergeleken met HT-netten, omdat het grootste deel van de kosten gerelateerd is aan de werkzaamheden in de ondergrond</w:t>
      </w:r>
      <w:r w:rsidR="007F1D0F">
        <w:t>.</w:t>
      </w:r>
    </w:p>
    <w:p w14:paraId="30046469" w14:textId="45DE36E4" w:rsidR="0074510A" w:rsidRDefault="007560C6" w:rsidP="00432362">
      <w:pPr>
        <w:pStyle w:val="Opsommingstreepje1eniveauCEDelft"/>
      </w:pPr>
      <w:r>
        <w:t xml:space="preserve">Transportkosten: </w:t>
      </w:r>
      <w:r w:rsidR="0074510A">
        <w:t xml:space="preserve">Het energieverbruik voor pompen zal hoger zijn vanwege een </w:t>
      </w:r>
      <w:r>
        <w:t>lagere energie-inhoud</w:t>
      </w:r>
      <w:r w:rsidR="0074510A">
        <w:t xml:space="preserve"> van het te transporteren water.</w:t>
      </w:r>
      <w:r w:rsidR="00432362">
        <w:t xml:space="preserve"> </w:t>
      </w:r>
      <w:r w:rsidR="00432362" w:rsidRPr="00432362">
        <w:t>Daar staat tegenover dat de gebouwen op een LT-warmtenet goed geïsoleerd moeten zijn waardoor er relatief weinig water getransporteerd hoeft te worden.</w:t>
      </w:r>
    </w:p>
    <w:p w14:paraId="338CD741" w14:textId="273839CD" w:rsidR="008F0F87" w:rsidRDefault="008F0F87" w:rsidP="003C744C">
      <w:pPr>
        <w:pStyle w:val="Opsommingstreepje1eniveauCEDelft"/>
        <w:rPr>
          <w:ins w:id="7" w:author="Katja Kruit" w:date="2018-08-16T13:20:00Z"/>
        </w:rPr>
      </w:pPr>
      <w:proofErr w:type="spellStart"/>
      <w:r>
        <w:t>Gebouwgebonden</w:t>
      </w:r>
      <w:proofErr w:type="spellEnd"/>
      <w:r>
        <w:t xml:space="preserve"> kosten: </w:t>
      </w:r>
      <w:r w:rsidR="00433AF3">
        <w:t>Voor LT-netten zijn d</w:t>
      </w:r>
      <w:r w:rsidR="001418D6">
        <w:t xml:space="preserve">e </w:t>
      </w:r>
      <w:proofErr w:type="spellStart"/>
      <w:r w:rsidR="001418D6">
        <w:t>gebouwgebonden</w:t>
      </w:r>
      <w:proofErr w:type="spellEnd"/>
      <w:r w:rsidR="001418D6">
        <w:t xml:space="preserve"> kosten hoger</w:t>
      </w:r>
      <w:r w:rsidR="00432362">
        <w:t xml:space="preserve">. Verwarmen met </w:t>
      </w:r>
      <w:r w:rsidR="001418D6">
        <w:t>een laag temperatuurniveau (~30</w:t>
      </w:r>
      <w:r w:rsidR="00E213FE">
        <w:t>-35</w:t>
      </w:r>
      <w:r w:rsidR="001418D6">
        <w:t xml:space="preserve"> °C)</w:t>
      </w:r>
      <w:r w:rsidR="00432362">
        <w:t xml:space="preserve"> vereist</w:t>
      </w:r>
      <w:r w:rsidR="001418D6">
        <w:t xml:space="preserve"> dat de gebouwen voldoende moeten zijn geïsoleerd (energieschillabelniveau A+). Tevens zal </w:t>
      </w:r>
      <w:r>
        <w:t>in het gebouw / de woning een</w:t>
      </w:r>
      <w:r w:rsidR="00433AF3">
        <w:t xml:space="preserve"> LT-afgiftesysteem nodig zijn en een</w:t>
      </w:r>
      <w:r>
        <w:t xml:space="preserve"> installatie om de LT-warmte op te werken voor bijvoorbeeld warmtapwaterbereiding</w:t>
      </w:r>
      <w:r w:rsidR="001418D6">
        <w:t>.</w:t>
      </w:r>
    </w:p>
    <w:p w14:paraId="1008E7C8" w14:textId="013292DE" w:rsidR="00C24DC3" w:rsidRDefault="00C24DC3" w:rsidP="003C744C">
      <w:pPr>
        <w:pStyle w:val="Opsommingstreepje1eniveauCEDelft"/>
      </w:pPr>
      <w:ins w:id="8" w:author="Katja Kruit" w:date="2018-08-16T13:20:00Z">
        <w:r>
          <w:t>Energierekening: Bij een HT-warmtenet worden de kosten per geleverde GJ warmte verrekend. Bij een LT-net moet dat conform de Warmtewet ook, maar wanneer de w</w:t>
        </w:r>
      </w:ins>
      <w:ins w:id="9" w:author="Katja Kruit" w:date="2018-08-16T13:21:00Z">
        <w:r>
          <w:t>armte nog individueel wordt opgewaardeerd naar een hogere temperatuur met een warmtepomp</w:t>
        </w:r>
      </w:ins>
      <w:ins w:id="10" w:author="Benno Schepers" w:date="2018-08-21T14:52:00Z">
        <w:r w:rsidR="00E213FE">
          <w:t>,</w:t>
        </w:r>
      </w:ins>
      <w:ins w:id="11" w:author="Katja Kruit" w:date="2018-08-16T13:21:00Z">
        <w:r>
          <w:t xml:space="preserve"> bedraagt de geleverde warmte maar een </w:t>
        </w:r>
      </w:ins>
      <w:ins w:id="12" w:author="Katja Kruit" w:date="2018-08-16T13:23:00Z">
        <w:r>
          <w:t xml:space="preserve">beperkt </w:t>
        </w:r>
      </w:ins>
      <w:ins w:id="13" w:author="Katja Kruit" w:date="2018-08-16T13:21:00Z">
        <w:r>
          <w:t>deel van de warmtevraag</w:t>
        </w:r>
      </w:ins>
      <w:ins w:id="14" w:author="Benno Schepers" w:date="2018-08-21T14:52:00Z">
        <w:r w:rsidR="00E213FE">
          <w:t>.</w:t>
        </w:r>
      </w:ins>
      <w:ins w:id="15" w:author="Katja Kruit" w:date="2018-08-16T13:23:00Z">
        <w:r>
          <w:t xml:space="preserve"> </w:t>
        </w:r>
      </w:ins>
      <w:ins w:id="16" w:author="Katja Kruit" w:date="2018-08-16T13:21:00Z">
        <w:r>
          <w:t xml:space="preserve">Het is denkbaar dat </w:t>
        </w:r>
      </w:ins>
      <w:ins w:id="17" w:author="Benno Schepers" w:date="2018-08-21T14:52:00Z">
        <w:r w:rsidR="00E213FE">
          <w:t xml:space="preserve">in het </w:t>
        </w:r>
      </w:ins>
      <w:ins w:id="18" w:author="Benno Schepers" w:date="2018-08-21T14:53:00Z">
        <w:r w:rsidR="00E213FE">
          <w:t xml:space="preserve">dergelijke </w:t>
        </w:r>
      </w:ins>
      <w:ins w:id="19" w:author="Benno Schepers" w:date="2018-08-21T14:52:00Z">
        <w:r w:rsidR="00E213FE">
          <w:t xml:space="preserve">geval van een (Z)LT-net </w:t>
        </w:r>
      </w:ins>
      <w:ins w:id="20" w:author="Benno Schepers" w:date="2018-08-21T14:53:00Z">
        <w:r w:rsidR="00E213FE">
          <w:t xml:space="preserve">met individuele warmtepompen, </w:t>
        </w:r>
      </w:ins>
      <w:ins w:id="21" w:author="Katja Kruit" w:date="2018-08-16T13:21:00Z">
        <w:r>
          <w:t>dit wordt verrekend via een hoog vastrecht (nu nog niet toegestaan), of dat de warmteleverancier ook eigendom is van de individuele warmtepompen.</w:t>
        </w:r>
      </w:ins>
    </w:p>
    <w:p w14:paraId="3D2A9A8D" w14:textId="77777777" w:rsidR="001418D6" w:rsidRDefault="001418D6" w:rsidP="001418D6">
      <w:pPr>
        <w:pStyle w:val="BasistekstCEDelft"/>
      </w:pPr>
    </w:p>
    <w:p w14:paraId="2677E712" w14:textId="6717E2AC" w:rsidR="00EB3847" w:rsidRDefault="009B7715" w:rsidP="00664BF1">
      <w:pPr>
        <w:pStyle w:val="BasistekstCEDelft"/>
      </w:pPr>
      <w:r>
        <w:t xml:space="preserve">Doorgaans </w:t>
      </w:r>
      <w:r w:rsidR="001418D6">
        <w:t xml:space="preserve">is het </w:t>
      </w:r>
      <w:r>
        <w:t xml:space="preserve">financieel rendement </w:t>
      </w:r>
      <w:r w:rsidR="001418D6">
        <w:t xml:space="preserve">van LT-warmte lager </w:t>
      </w:r>
      <w:r>
        <w:t>dan HT-warmte, maar</w:t>
      </w:r>
      <w:r w:rsidR="001418D6">
        <w:t xml:space="preserve"> heeft</w:t>
      </w:r>
      <w:r w:rsidR="003C744C">
        <w:t xml:space="preserve"> </w:t>
      </w:r>
      <w:r w:rsidR="001418D6">
        <w:t xml:space="preserve">het een </w:t>
      </w:r>
      <w:r>
        <w:t>groter</w:t>
      </w:r>
      <w:r w:rsidR="001C5A4B">
        <w:t xml:space="preserve"> energiebesparingspotentieel en dus CO</w:t>
      </w:r>
      <w:r w:rsidR="001C5A4B">
        <w:rPr>
          <w:vertAlign w:val="subscript"/>
        </w:rPr>
        <w:t>2</w:t>
      </w:r>
      <w:r w:rsidR="001C5A4B">
        <w:t>-besparingspotentieel</w:t>
      </w:r>
      <w:r>
        <w:t>.</w:t>
      </w:r>
      <w:r w:rsidR="001418D6">
        <w:t xml:space="preserve"> Daarmee kan LT-warmte in</w:t>
      </w:r>
      <w:r w:rsidR="00D02D97">
        <w:t xml:space="preserve">teressant worden als de </w:t>
      </w:r>
      <w:r w:rsidR="001C5A4B" w:rsidRPr="001C5A4B">
        <w:t>CO</w:t>
      </w:r>
      <w:r w:rsidR="001C5A4B" w:rsidRPr="00750A59">
        <w:rPr>
          <w:vertAlign w:val="subscript"/>
        </w:rPr>
        <w:t>2</w:t>
      </w:r>
      <w:r w:rsidR="001C5A4B">
        <w:t xml:space="preserve">-besparing </w:t>
      </w:r>
      <w:r w:rsidR="001418D6" w:rsidRPr="001C5A4B">
        <w:t>tot</w:t>
      </w:r>
      <w:r w:rsidR="000470EB">
        <w:t xml:space="preserve"> </w:t>
      </w:r>
      <w:r w:rsidR="00B75D5E">
        <w:t>u</w:t>
      </w:r>
      <w:r w:rsidR="001418D6">
        <w:t>iting kan komen in het verdienmodel.</w:t>
      </w:r>
      <w:r w:rsidR="008E5286">
        <w:t xml:space="preserve"> </w:t>
      </w:r>
      <w:r w:rsidR="008E5286" w:rsidRPr="008E5286">
        <w:t xml:space="preserve">In onderstaande </w:t>
      </w:r>
      <w:proofErr w:type="spellStart"/>
      <w:r w:rsidR="008E5286" w:rsidRPr="008E5286">
        <w:t>tekstbox</w:t>
      </w:r>
      <w:proofErr w:type="spellEnd"/>
      <w:r w:rsidR="008E5286" w:rsidRPr="008E5286">
        <w:t xml:space="preserve"> staat hoe het verdienmodel van warmtelevering kan verbeteren</w:t>
      </w:r>
      <w:r w:rsidR="008E5286">
        <w:t>.</w:t>
      </w:r>
    </w:p>
    <w:p w14:paraId="32EE4845" w14:textId="77777777" w:rsidR="008E5286" w:rsidRDefault="008E5286" w:rsidP="00664BF1">
      <w:pPr>
        <w:pStyle w:val="BasistekstCEDelft"/>
      </w:pPr>
    </w:p>
    <w:tbl>
      <w:tblPr>
        <w:tblStyle w:val="Tabelraster"/>
        <w:tblW w:w="5000" w:type="pct"/>
        <w:tblBorders>
          <w:top w:val="single" w:sz="4" w:space="0" w:color="009EE0"/>
          <w:left w:val="single" w:sz="4" w:space="0" w:color="009EE0"/>
          <w:bottom w:val="single" w:sz="4" w:space="0" w:color="009EE0"/>
          <w:right w:val="single" w:sz="4" w:space="0" w:color="009EE0"/>
          <w:insideH w:val="single" w:sz="6" w:space="0" w:color="009DD8" w:themeColor="accent1"/>
          <w:insideV w:val="single" w:sz="6" w:space="0" w:color="009DD8" w:themeColor="accent1"/>
        </w:tblBorders>
        <w:tblLayout w:type="fixed"/>
        <w:tblCellMar>
          <w:left w:w="113" w:type="dxa"/>
          <w:bottom w:w="57" w:type="dxa"/>
          <w:right w:w="113" w:type="dxa"/>
        </w:tblCellMar>
        <w:tblLook w:val="04A0" w:firstRow="1" w:lastRow="0" w:firstColumn="1" w:lastColumn="0" w:noHBand="0" w:noVBand="1"/>
      </w:tblPr>
      <w:tblGrid>
        <w:gridCol w:w="8324"/>
      </w:tblGrid>
      <w:tr w:rsidR="008E5286" w14:paraId="1BEEED95" w14:textId="77777777" w:rsidTr="00BD7FEF">
        <w:tc>
          <w:tcPr>
            <w:tcW w:w="8335" w:type="dxa"/>
            <w:shd w:val="clear" w:color="auto" w:fill="auto"/>
          </w:tcPr>
          <w:p w14:paraId="164087E8" w14:textId="77777777" w:rsidR="008E5286" w:rsidRPr="008E5286" w:rsidRDefault="008E5286" w:rsidP="008E5286">
            <w:pPr>
              <w:pStyle w:val="BasistekstCEDelft"/>
              <w:rPr>
                <w:b/>
                <w:sz w:val="16"/>
              </w:rPr>
            </w:pPr>
            <w:r w:rsidRPr="008E5286">
              <w:rPr>
                <w:b/>
                <w:sz w:val="16"/>
              </w:rPr>
              <w:t>Hoe kan het verdienmodel van warmtelevering verbeteren?</w:t>
            </w:r>
          </w:p>
          <w:p w14:paraId="44AA8AB3" w14:textId="77777777" w:rsidR="008E5286" w:rsidRPr="008E5286" w:rsidRDefault="008E5286" w:rsidP="008E5286">
            <w:pPr>
              <w:pStyle w:val="BasistekstCEDelft"/>
              <w:rPr>
                <w:sz w:val="16"/>
              </w:rPr>
            </w:pPr>
            <w:r w:rsidRPr="008E5286">
              <w:rPr>
                <w:sz w:val="16"/>
              </w:rPr>
              <w:t xml:space="preserve">Bron: PBL-rapport “Toekomstbeeld </w:t>
            </w:r>
            <w:proofErr w:type="spellStart"/>
            <w:r w:rsidRPr="008E5286">
              <w:rPr>
                <w:sz w:val="16"/>
              </w:rPr>
              <w:t>Klimaatneutrale</w:t>
            </w:r>
            <w:proofErr w:type="spellEnd"/>
            <w:r w:rsidRPr="008E5286">
              <w:rPr>
                <w:sz w:val="16"/>
              </w:rPr>
              <w:t xml:space="preserve"> Warmtenetten”, 2017.</w:t>
            </w:r>
          </w:p>
          <w:p w14:paraId="5D97D070" w14:textId="77777777" w:rsidR="008E5286" w:rsidRPr="008E5286" w:rsidRDefault="008E5286" w:rsidP="008E5286">
            <w:pPr>
              <w:pStyle w:val="BasistekstCEDelft"/>
              <w:rPr>
                <w:sz w:val="16"/>
              </w:rPr>
            </w:pPr>
          </w:p>
          <w:p w14:paraId="2424499B" w14:textId="77777777" w:rsidR="008E5286" w:rsidRPr="008E5286" w:rsidRDefault="008E5286" w:rsidP="008E5286">
            <w:pPr>
              <w:pStyle w:val="BasistekstCEDelft"/>
              <w:rPr>
                <w:sz w:val="16"/>
              </w:rPr>
            </w:pPr>
            <w:r w:rsidRPr="008E5286">
              <w:rPr>
                <w:sz w:val="16"/>
              </w:rPr>
              <w:t>Het is voor bedrijven vaak veel eenvoudiger om hun restwarmte te lozen dan om het ‘uit te koppelen’, dat wil zeggen te leveren aan een warmtenet. Dat heeft te maken met de eisen die warmteneten stellen met betrekking tot temperatuur, debiet, druk, continuïteit, enzovoort.  Om aan die eisen te kunnen voldoen, moeten bedrijven niet alleen kosten maken voor extra technische installaties maar worden ze ook minder flexibel in het managen van hun primaire productieproces. Daarnaast zet het NMDA-principe een rem op de prijs die ze kunnen vragen voor de levering van restwarmte voor de verwarming van huizen. Hierdoor is met uitkoppeling van LT-restwarmte momenteel zelden een financieel rendement te behalen dat voor commerciële bedrijven aantrekkelijk is. Restwarmtelevering tussen industriële bedrijven is in specifieke gevallen wel rendabel, maar de groeipotentie daarvan is beperkt.</w:t>
            </w:r>
          </w:p>
          <w:p w14:paraId="1F288EE3" w14:textId="77777777" w:rsidR="008E5286" w:rsidRPr="008E5286" w:rsidRDefault="008E5286" w:rsidP="008E5286">
            <w:pPr>
              <w:pStyle w:val="BasistekstCEDelft"/>
              <w:rPr>
                <w:sz w:val="16"/>
              </w:rPr>
            </w:pPr>
          </w:p>
          <w:p w14:paraId="71FE4A31" w14:textId="77777777" w:rsidR="008E5286" w:rsidRPr="008E5286" w:rsidRDefault="008E5286" w:rsidP="008E5286">
            <w:pPr>
              <w:pStyle w:val="BasistekstCEDelft"/>
              <w:rPr>
                <w:sz w:val="16"/>
              </w:rPr>
            </w:pPr>
            <w:r w:rsidRPr="008E5286">
              <w:rPr>
                <w:sz w:val="16"/>
              </w:rPr>
              <w:t>Er zijn wel mogelijkheden om bedrijven op nieuwe manieren aan te sporen tot uitkoppeling van  LT-restwarmte:</w:t>
            </w:r>
          </w:p>
          <w:p w14:paraId="43712EB0" w14:textId="77777777" w:rsidR="008E5286" w:rsidRPr="008E5286" w:rsidRDefault="008E5286" w:rsidP="008E5286">
            <w:pPr>
              <w:pStyle w:val="BasistekstCEDelft"/>
              <w:rPr>
                <w:sz w:val="16"/>
              </w:rPr>
            </w:pPr>
            <w:r w:rsidRPr="008E5286">
              <w:rPr>
                <w:sz w:val="16"/>
              </w:rPr>
              <w:t>1.</w:t>
            </w:r>
            <w:r w:rsidRPr="008E5286">
              <w:rPr>
                <w:sz w:val="16"/>
              </w:rPr>
              <w:tab/>
              <w:t xml:space="preserve">Het huidige preferente alternatief – lozen – kan minder aantrekkelijk worden gemaakt door het te koppelen aan strengere randvoorwaarden. </w:t>
            </w:r>
          </w:p>
          <w:p w14:paraId="6818FD90" w14:textId="77777777" w:rsidR="008E5286" w:rsidRPr="008E5286" w:rsidRDefault="008E5286" w:rsidP="008E5286">
            <w:pPr>
              <w:pStyle w:val="BasistekstCEDelft"/>
              <w:rPr>
                <w:sz w:val="16"/>
              </w:rPr>
            </w:pPr>
            <w:r w:rsidRPr="008E5286">
              <w:rPr>
                <w:sz w:val="16"/>
              </w:rPr>
              <w:t>2.</w:t>
            </w:r>
            <w:r w:rsidRPr="008E5286">
              <w:rPr>
                <w:sz w:val="16"/>
              </w:rPr>
              <w:tab/>
              <w:t xml:space="preserve">Door openbaar te maken hoe elk bedrijf omgaat met zijn restwarmte, zal een overstap van lozen naar uitkoppelen bijdragen aan een imago van maatschappelijk verantwoorde onderneming. </w:t>
            </w:r>
          </w:p>
          <w:p w14:paraId="21C45F2C" w14:textId="77777777" w:rsidR="008E5286" w:rsidRPr="008E5286" w:rsidRDefault="008E5286" w:rsidP="008E5286">
            <w:pPr>
              <w:pStyle w:val="BasistekstCEDelft"/>
              <w:rPr>
                <w:sz w:val="16"/>
              </w:rPr>
            </w:pPr>
            <w:r w:rsidRPr="008E5286">
              <w:rPr>
                <w:sz w:val="16"/>
              </w:rPr>
              <w:t>3.</w:t>
            </w:r>
            <w:r w:rsidRPr="008E5286">
              <w:rPr>
                <w:sz w:val="16"/>
              </w:rPr>
              <w:tab/>
              <w:t xml:space="preserve">De definitie van energiebesparing kan zodanig worden aangepast dat </w:t>
            </w:r>
            <w:proofErr w:type="spellStart"/>
            <w:r w:rsidRPr="008E5286">
              <w:rPr>
                <w:sz w:val="16"/>
              </w:rPr>
              <w:t>nutig</w:t>
            </w:r>
            <w:proofErr w:type="spellEnd"/>
            <w:r w:rsidRPr="008E5286">
              <w:rPr>
                <w:sz w:val="16"/>
              </w:rPr>
              <w:t xml:space="preserve"> gebruik van restwarmte meetelt als energiebesparing. Dat geef bedrijven, die convenanten hebben afgesloten over energiebesparing, een prikkel om actief te zoeken naar afnemers voor hun restwarmte.</w:t>
            </w:r>
          </w:p>
          <w:p w14:paraId="0583D701" w14:textId="45F9309A" w:rsidR="008E5286" w:rsidRPr="008E5286" w:rsidRDefault="008E5286" w:rsidP="008E5286">
            <w:pPr>
              <w:pStyle w:val="BasistekstCEDelft"/>
              <w:rPr>
                <w:sz w:val="16"/>
              </w:rPr>
            </w:pPr>
            <w:r w:rsidRPr="008E5286">
              <w:rPr>
                <w:sz w:val="16"/>
              </w:rPr>
              <w:lastRenderedPageBreak/>
              <w:t>4.</w:t>
            </w:r>
            <w:r w:rsidRPr="008E5286">
              <w:rPr>
                <w:sz w:val="16"/>
              </w:rPr>
              <w:tab/>
              <w:t xml:space="preserve">Door de aanleg van zogenoemde open </w:t>
            </w:r>
            <w:proofErr w:type="spellStart"/>
            <w:r w:rsidRPr="008E5286">
              <w:rPr>
                <w:sz w:val="16"/>
              </w:rPr>
              <w:t>warmtennetten</w:t>
            </w:r>
            <w:proofErr w:type="spellEnd"/>
            <w:r w:rsidRPr="008E5286">
              <w:rPr>
                <w:sz w:val="16"/>
              </w:rPr>
              <w:t xml:space="preserve"> kan uitkoppeling van restwarmte voor bedrijven aantrekkelijker worden en minder interfereren met de planning van hun primaire productieproces, omdat open net</w:t>
            </w:r>
            <w:r w:rsidR="00ED11EA">
              <w:rPr>
                <w:sz w:val="16"/>
              </w:rPr>
              <w:t>t</w:t>
            </w:r>
            <w:r w:rsidRPr="008E5286">
              <w:rPr>
                <w:sz w:val="16"/>
              </w:rPr>
              <w:t xml:space="preserve">en minder strenge eisen stellen aan de aangeleverde warmte. </w:t>
            </w:r>
          </w:p>
          <w:p w14:paraId="2DDC07CC" w14:textId="77777777" w:rsidR="008E5286" w:rsidRPr="008E5286" w:rsidRDefault="008E5286" w:rsidP="008E5286">
            <w:pPr>
              <w:pStyle w:val="BasistekstCEDelft"/>
              <w:rPr>
                <w:sz w:val="16"/>
              </w:rPr>
            </w:pPr>
            <w:r w:rsidRPr="008E5286">
              <w:rPr>
                <w:sz w:val="16"/>
              </w:rPr>
              <w:t>5.</w:t>
            </w:r>
            <w:r w:rsidRPr="008E5286">
              <w:rPr>
                <w:sz w:val="16"/>
              </w:rPr>
              <w:tab/>
              <w:t xml:space="preserve">Het is ook denkbaar </w:t>
            </w:r>
            <w:proofErr w:type="spellStart"/>
            <w:r w:rsidRPr="008E5286">
              <w:rPr>
                <w:sz w:val="16"/>
              </w:rPr>
              <w:t>uitkoppelende</w:t>
            </w:r>
            <w:proofErr w:type="spellEnd"/>
            <w:r w:rsidRPr="008E5286">
              <w:rPr>
                <w:sz w:val="16"/>
              </w:rPr>
              <w:t xml:space="preserve"> bedrijven te belonen voor de energiebesparing en de emissiereducties die ze buiten hun bedrijf mogelijk maken, bijvoorbeeld in de vorm van extra CO2- emissierechten of ruimte voor productie-uitbreiding in het kader van de PAS-regeling (Programmatische Aanpak Stikstof ).</w:t>
            </w:r>
          </w:p>
          <w:p w14:paraId="6D23ED0E" w14:textId="77777777" w:rsidR="008E5286" w:rsidRPr="008E5286" w:rsidRDefault="008E5286" w:rsidP="008E5286">
            <w:pPr>
              <w:pStyle w:val="BasistekstCEDelft"/>
              <w:rPr>
                <w:sz w:val="16"/>
              </w:rPr>
            </w:pPr>
          </w:p>
          <w:p w14:paraId="164A2B06" w14:textId="744859A6" w:rsidR="008E5286" w:rsidRPr="008E5286" w:rsidRDefault="008E5286" w:rsidP="008E5286">
            <w:pPr>
              <w:pStyle w:val="BasistekstCEDelft"/>
              <w:rPr>
                <w:sz w:val="16"/>
              </w:rPr>
            </w:pPr>
            <w:r w:rsidRPr="008E5286">
              <w:rPr>
                <w:sz w:val="16"/>
              </w:rPr>
              <w:t xml:space="preserve">Overzicht van wensen en knelpunten van direct betrokken partijen bij de ontwikkeling van </w:t>
            </w:r>
            <w:proofErr w:type="spellStart"/>
            <w:r w:rsidRPr="008E5286">
              <w:rPr>
                <w:sz w:val="16"/>
              </w:rPr>
              <w:t>klimaatneutrale</w:t>
            </w:r>
            <w:proofErr w:type="spellEnd"/>
            <w:r w:rsidRPr="008E5286">
              <w:rPr>
                <w:sz w:val="16"/>
              </w:rPr>
              <w:t xml:space="preserve"> warmtenetten</w:t>
            </w:r>
          </w:p>
          <w:p w14:paraId="13947B62" w14:textId="423CA770" w:rsidR="008E5286" w:rsidRPr="008E5286" w:rsidRDefault="008E5286" w:rsidP="008E5286">
            <w:pPr>
              <w:rPr>
                <w:sz w:val="18"/>
              </w:rPr>
            </w:pPr>
            <w:r w:rsidRPr="008E5286">
              <w:rPr>
                <w:sz w:val="16"/>
              </w:rPr>
              <w:t xml:space="preserve"> </w:t>
            </w:r>
            <w:r w:rsidRPr="008E5286">
              <w:rPr>
                <w:noProof/>
              </w:rPr>
              <w:drawing>
                <wp:inline distT="0" distB="0" distL="0" distR="0" wp14:anchorId="424E0BC9" wp14:editId="4726E5CD">
                  <wp:extent cx="4994275" cy="2796540"/>
                  <wp:effectExtent l="0" t="0" r="0" b="381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275" cy="2796540"/>
                          </a:xfrm>
                          <a:prstGeom prst="rect">
                            <a:avLst/>
                          </a:prstGeom>
                        </pic:spPr>
                      </pic:pic>
                    </a:graphicData>
                  </a:graphic>
                </wp:inline>
              </w:drawing>
            </w:r>
          </w:p>
          <w:p w14:paraId="7D75669F" w14:textId="36613F40" w:rsidR="008E5286" w:rsidRDefault="008E5286" w:rsidP="008E5286">
            <w:pPr>
              <w:pStyle w:val="KadertekstCEDelft"/>
            </w:pPr>
          </w:p>
        </w:tc>
      </w:tr>
    </w:tbl>
    <w:p w14:paraId="4CF1672F" w14:textId="3279B135" w:rsidR="00F32A98" w:rsidRDefault="00F32A98" w:rsidP="00A85959">
      <w:pPr>
        <w:pStyle w:val="BasistekstCEDelft"/>
        <w:rPr>
          <w:highlight w:val="yellow"/>
        </w:rPr>
      </w:pPr>
    </w:p>
    <w:p w14:paraId="66CF12FD" w14:textId="77777777" w:rsidR="007F1D0F" w:rsidRDefault="007F1D0F" w:rsidP="00A85959">
      <w:pPr>
        <w:pStyle w:val="BasistekstCEDelft"/>
      </w:pPr>
    </w:p>
    <w:p w14:paraId="64104CB0" w14:textId="4FB82A3F" w:rsidR="00F32A98" w:rsidRPr="00B96F1C" w:rsidRDefault="00F32A98" w:rsidP="00CA252F">
      <w:pPr>
        <w:pStyle w:val="Kop2"/>
      </w:pPr>
      <w:bookmarkStart w:id="22" w:name="_Toc510191816"/>
      <w:r>
        <w:t>LT-warmtesystemen</w:t>
      </w:r>
      <w:r w:rsidR="006B4AB9">
        <w:t xml:space="preserve"> </w:t>
      </w:r>
      <w:bookmarkEnd w:id="22"/>
    </w:p>
    <w:p w14:paraId="605AFB3D" w14:textId="715D9226" w:rsidR="00E8518D" w:rsidRDefault="00E43A18" w:rsidP="00F32A98">
      <w:pPr>
        <w:pStyle w:val="Opsommingstreepje1eniveauCEDelft"/>
        <w:numPr>
          <w:ilvl w:val="0"/>
          <w:numId w:val="0"/>
        </w:numPr>
      </w:pPr>
      <w:r>
        <w:t xml:space="preserve">LT-warmte kan via verschillende systemen worden ingezet: directe warmtelevering </w:t>
      </w:r>
      <w:r w:rsidR="0097223F">
        <w:t>(</w:t>
      </w:r>
      <w:r w:rsidR="0097223F">
        <w:fldChar w:fldCharType="begin"/>
      </w:r>
      <w:r w:rsidR="0097223F">
        <w:instrText xml:space="preserve"> REF _Ref522627746 \r \h </w:instrText>
      </w:r>
      <w:r w:rsidR="0097223F">
        <w:fldChar w:fldCharType="separate"/>
      </w:r>
      <w:r w:rsidR="0097223F">
        <w:t>2.3.1</w:t>
      </w:r>
      <w:r w:rsidR="0097223F">
        <w:fldChar w:fldCharType="end"/>
      </w:r>
      <w:r w:rsidR="0097223F">
        <w:t xml:space="preserve">) </w:t>
      </w:r>
      <w:r>
        <w:t>of met opw</w:t>
      </w:r>
      <w:r w:rsidR="00750A59">
        <w:t>aa</w:t>
      </w:r>
      <w:r>
        <w:t>r</w:t>
      </w:r>
      <w:r w:rsidR="00750A59">
        <w:t>der</w:t>
      </w:r>
      <w:r>
        <w:t>ing, d.m.v. een warmtepomp</w:t>
      </w:r>
      <w:r w:rsidR="0097223F">
        <w:t xml:space="preserve"> (</w:t>
      </w:r>
      <w:r w:rsidR="0097223F">
        <w:fldChar w:fldCharType="begin"/>
      </w:r>
      <w:r w:rsidR="0097223F">
        <w:instrText xml:space="preserve"> REF _Ref511384511 \r \h </w:instrText>
      </w:r>
      <w:r w:rsidR="0097223F">
        <w:fldChar w:fldCharType="separate"/>
      </w:r>
      <w:r w:rsidR="0097223F">
        <w:t>2.3.2</w:t>
      </w:r>
      <w:r w:rsidR="0097223F">
        <w:fldChar w:fldCharType="end"/>
      </w:r>
      <w:r w:rsidR="0097223F">
        <w:t>)</w:t>
      </w:r>
      <w:r>
        <w:t>. Dit laatste gebeurt a</w:t>
      </w:r>
      <w:r w:rsidR="00E8518D">
        <w:t>ls de woningen warmte geleverd moeten krijgen van een hogere temperatuur dan de bron</w:t>
      </w:r>
      <w:r>
        <w:t>. D</w:t>
      </w:r>
      <w:r w:rsidR="00E8518D">
        <w:t>an moet deze warmte eerst worden opgewaardeerd naar de gewenste temperatuur. Dit gebeurt bijvoorbeeld als de brontemperatuur lager is dan 30 à 40°C</w:t>
      </w:r>
      <w:r w:rsidR="00652A97">
        <w:t>,</w:t>
      </w:r>
      <w:r w:rsidR="00E8518D">
        <w:t xml:space="preserve"> als het afgiftesysteem in de woningen niet geschikt is voor </w:t>
      </w:r>
      <w:proofErr w:type="spellStart"/>
      <w:r w:rsidR="00E8518D">
        <w:t>lagetemperatuurwarmte</w:t>
      </w:r>
      <w:proofErr w:type="spellEnd"/>
      <w:r w:rsidR="00E8518D">
        <w:t xml:space="preserve"> of als met de warmte ook warmtapwater bereid moet kunnen worden. </w:t>
      </w:r>
      <w:r w:rsidR="00CE2F99">
        <w:t xml:space="preserve">Het opwaarderen naar een hogere temperatuur </w:t>
      </w:r>
      <w:r w:rsidR="00E8518D">
        <w:t>kan met een</w:t>
      </w:r>
      <w:r w:rsidR="00E8518D" w:rsidRPr="00F32A98">
        <w:t xml:space="preserve"> centraal opgestelde warmtepomp </w:t>
      </w:r>
      <w:r w:rsidR="00E8518D">
        <w:t>of met decentrale warmtepompen.</w:t>
      </w:r>
      <w:r w:rsidR="00652A97">
        <w:t xml:space="preserve"> In </w:t>
      </w:r>
      <w:r w:rsidR="00652A97">
        <w:fldChar w:fldCharType="begin"/>
      </w:r>
      <w:r w:rsidR="00652A97">
        <w:instrText xml:space="preserve"> REF _Ref511382207 \h </w:instrText>
      </w:r>
      <w:r w:rsidR="00652A97">
        <w:fldChar w:fldCharType="separate"/>
      </w:r>
      <w:r w:rsidR="00652A97">
        <w:t xml:space="preserve">Figuur </w:t>
      </w:r>
      <w:r w:rsidR="00652A97">
        <w:rPr>
          <w:noProof/>
        </w:rPr>
        <w:t>1</w:t>
      </w:r>
      <w:r w:rsidR="00652A97">
        <w:fldChar w:fldCharType="end"/>
      </w:r>
      <w:r w:rsidR="00652A97">
        <w:t xml:space="preserve"> is de algemene opzet van LT-warmtesystemen schematisch weergegeven.</w:t>
      </w:r>
    </w:p>
    <w:p w14:paraId="53F03E5A" w14:textId="4294DB8F" w:rsidR="00652A97" w:rsidRDefault="00652A97" w:rsidP="00F32A98">
      <w:pPr>
        <w:pStyle w:val="Opsommingstreepje1eniveauCEDelft"/>
        <w:numPr>
          <w:ilvl w:val="0"/>
          <w:numId w:val="0"/>
        </w:numPr>
      </w:pPr>
    </w:p>
    <w:p w14:paraId="756B7FA3" w14:textId="67399FC1" w:rsidR="00652A97" w:rsidRDefault="00652A97" w:rsidP="00652A97">
      <w:pPr>
        <w:pStyle w:val="Opsommingstreepje1eniveauCEDelft"/>
        <w:numPr>
          <w:ilvl w:val="0"/>
          <w:numId w:val="0"/>
        </w:numPr>
      </w:pPr>
      <w:r>
        <w:t>De meeste systemen kunnen warmte leveren via de aanvoerleiding en koude via de retourleiding.</w:t>
      </w:r>
    </w:p>
    <w:p w14:paraId="63B7E71F" w14:textId="6886B895" w:rsidR="00652A97" w:rsidRDefault="00652A97" w:rsidP="00F32A98">
      <w:pPr>
        <w:pStyle w:val="Opsommingstreepje1eniveauCEDelft"/>
        <w:numPr>
          <w:ilvl w:val="0"/>
          <w:numId w:val="0"/>
        </w:numPr>
      </w:pPr>
    </w:p>
    <w:p w14:paraId="1364219F" w14:textId="3DE55903" w:rsidR="004C0323" w:rsidRDefault="004C0323" w:rsidP="00F32A98">
      <w:pPr>
        <w:pStyle w:val="Opsommingstreepje1eniveauCEDelft"/>
        <w:numPr>
          <w:ilvl w:val="0"/>
          <w:numId w:val="0"/>
        </w:numPr>
      </w:pPr>
      <w:r>
        <w:t>Sommige systemen zijn voorzien van een (collectieve) gasgestookte piekvoorziening om de temperatuur in het warmtenet tijdelijk te verhogen. Over het algemeen is dat een beperkt aantal uren per jaar, bij lage buitentemperaturen.</w:t>
      </w:r>
    </w:p>
    <w:p w14:paraId="2E132406" w14:textId="1A5FCF15" w:rsidR="00652A97" w:rsidRDefault="00652A97" w:rsidP="00652A97">
      <w:pPr>
        <w:pStyle w:val="Bijschrift"/>
        <w:keepNext/>
      </w:pPr>
      <w:bookmarkStart w:id="23" w:name="_Ref511382207"/>
      <w:r>
        <w:lastRenderedPageBreak/>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1</w:t>
      </w:r>
      <w:r w:rsidR="00E570A9">
        <w:rPr>
          <w:noProof/>
        </w:rPr>
        <w:fldChar w:fldCharType="end"/>
      </w:r>
      <w:bookmarkEnd w:id="23"/>
      <w:r>
        <w:t xml:space="preserve"> – Algemene opzet van LT-warmtesysteem</w:t>
      </w:r>
    </w:p>
    <w:p w14:paraId="05A535EA" w14:textId="3BEC1DE2" w:rsidR="00CE2F99" w:rsidRDefault="00DB0E82" w:rsidP="00F32A98">
      <w:pPr>
        <w:pStyle w:val="Opsommingstreepje1eniveauCEDelft"/>
        <w:numPr>
          <w:ilvl w:val="0"/>
          <w:numId w:val="0"/>
        </w:numPr>
      </w:pPr>
      <w:r>
        <w:rPr>
          <w:noProof/>
        </w:rPr>
        <w:drawing>
          <wp:inline distT="0" distB="0" distL="0" distR="0" wp14:anchorId="5031CEF5" wp14:editId="0252C418">
            <wp:extent cx="2403419" cy="246697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1472" cy="2475241"/>
                    </a:xfrm>
                    <a:prstGeom prst="rect">
                      <a:avLst/>
                    </a:prstGeom>
                    <a:noFill/>
                  </pic:spPr>
                </pic:pic>
              </a:graphicData>
            </a:graphic>
          </wp:inline>
        </w:drawing>
      </w:r>
    </w:p>
    <w:p w14:paraId="76C03686" w14:textId="77777777" w:rsidR="00652A97" w:rsidRDefault="00652A97" w:rsidP="00F32A98">
      <w:pPr>
        <w:pStyle w:val="Opsommingstreepje1eniveauCEDelft"/>
        <w:numPr>
          <w:ilvl w:val="0"/>
          <w:numId w:val="0"/>
        </w:numPr>
      </w:pPr>
    </w:p>
    <w:p w14:paraId="50FA2273" w14:textId="47D1EE10" w:rsidR="00F32A98" w:rsidRDefault="002955BD" w:rsidP="00F32A98">
      <w:pPr>
        <w:pStyle w:val="Opsommingstreepje1eniveauCEDelft"/>
        <w:numPr>
          <w:ilvl w:val="0"/>
          <w:numId w:val="0"/>
        </w:numPr>
      </w:pPr>
      <w:r>
        <w:t xml:space="preserve"> </w:t>
      </w:r>
    </w:p>
    <w:p w14:paraId="359FBC9A" w14:textId="77777777" w:rsidR="00652A97" w:rsidRDefault="00652A97" w:rsidP="00652A97">
      <w:pPr>
        <w:pStyle w:val="Kop3"/>
      </w:pPr>
      <w:bookmarkStart w:id="24" w:name="_Ref522627746"/>
      <w:r>
        <w:t>Directe warmtelevering</w:t>
      </w:r>
      <w:bookmarkEnd w:id="24"/>
    </w:p>
    <w:p w14:paraId="4C132DF2" w14:textId="5BA6B966" w:rsidR="00652A97" w:rsidRDefault="00652A97" w:rsidP="00652A97">
      <w:pPr>
        <w:pStyle w:val="Opsommingstreepje1eniveauCEDelft"/>
        <w:numPr>
          <w:ilvl w:val="0"/>
          <w:numId w:val="0"/>
        </w:numPr>
      </w:pPr>
      <w:r>
        <w:t xml:space="preserve">Bij directe warmtelevering wordt de warmtelevering uit het net </w:t>
      </w:r>
      <w:r w:rsidR="0097223F">
        <w:t>in principe zonder tussenkomst van een warmtepomp</w:t>
      </w:r>
      <w:r>
        <w:t xml:space="preserve"> gebruikt voor ruimteverwarming met een </w:t>
      </w:r>
      <w:proofErr w:type="spellStart"/>
      <w:r>
        <w:t>lagetemperatuurssysteem</w:t>
      </w:r>
      <w:proofErr w:type="spellEnd"/>
      <w:r>
        <w:t xml:space="preserve">. Hiervoor moet de warmte een </w:t>
      </w:r>
      <w:r w:rsidRPr="00F32A98">
        <w:t xml:space="preserve">voldoende hoge temperatuur (&gt;30°C) </w:t>
      </w:r>
      <w:r>
        <w:t xml:space="preserve">hebben en </w:t>
      </w:r>
      <w:r w:rsidRPr="00F32A98">
        <w:t>dienen de gebouwen zeer goed geïsoleerd te zijn en voorzien te zijn van lage temperatuur afgiftesystemen, zoals betonkernactivering of vloer</w:t>
      </w:r>
      <w:r>
        <w:t>-/wand</w:t>
      </w:r>
      <w:r w:rsidRPr="00F32A98">
        <w:t xml:space="preserve">verwarming. Voor verwarming van warm tapwater zal aanvullende </w:t>
      </w:r>
      <w:proofErr w:type="spellStart"/>
      <w:r w:rsidRPr="00F32A98">
        <w:t>naverwarming</w:t>
      </w:r>
      <w:proofErr w:type="spellEnd"/>
      <w:r w:rsidRPr="00F32A98">
        <w:t xml:space="preserve"> noodzakelijk zijn, bijvoorbeeld door middel van een warmtepompboiler</w:t>
      </w:r>
      <w:r w:rsidR="007431CB">
        <w:t xml:space="preserve"> (ook wel booster warmtepomp genoemd)</w:t>
      </w:r>
      <w:r w:rsidRPr="00F32A98">
        <w:t>.</w:t>
      </w:r>
      <w:r w:rsidR="00787B99">
        <w:t xml:space="preserve"> Dit is een extra kostencomponent en vergt ook ruimte binnenshuis.</w:t>
      </w:r>
    </w:p>
    <w:p w14:paraId="16D67A21" w14:textId="77777777" w:rsidR="00652A97" w:rsidRDefault="00652A97" w:rsidP="00652A97">
      <w:pPr>
        <w:pStyle w:val="Opsommingstreepje1eniveauCEDelft"/>
        <w:numPr>
          <w:ilvl w:val="0"/>
          <w:numId w:val="0"/>
        </w:numPr>
      </w:pPr>
    </w:p>
    <w:p w14:paraId="2E76CEA7" w14:textId="262352E0" w:rsidR="00F32A98" w:rsidRDefault="00652A97" w:rsidP="00F32A98">
      <w:pPr>
        <w:pStyle w:val="Opsommingstreepje1eniveauCEDelft"/>
        <w:numPr>
          <w:ilvl w:val="0"/>
          <w:numId w:val="0"/>
        </w:numPr>
      </w:pPr>
      <w:r>
        <w:t xml:space="preserve">Op het </w:t>
      </w:r>
      <w:r w:rsidR="00C77DDE">
        <w:t>aanvoer</w:t>
      </w:r>
      <w:r w:rsidR="00B21BE2">
        <w:t>net</w:t>
      </w:r>
      <w:r>
        <w:t xml:space="preserve"> kunnen meerdere bronnen zijn aangesloten, zoals lage temperatuur aardwarmte (LTA), lage temperatuur restwarmte, en </w:t>
      </w:r>
      <w:proofErr w:type="spellStart"/>
      <w:r>
        <w:t>seizoensbuffers</w:t>
      </w:r>
      <w:proofErr w:type="spellEnd"/>
      <w:r>
        <w:t xml:space="preserve">. Reguliere WKO heeft een </w:t>
      </w:r>
      <w:r w:rsidR="0097223F">
        <w:t>te lage</w:t>
      </w:r>
      <w:r>
        <w:t xml:space="preserve"> temperatuur om ingezet te worden voor directe warmtelevering. </w:t>
      </w:r>
    </w:p>
    <w:p w14:paraId="41550D2D" w14:textId="77777777" w:rsidR="000866D6" w:rsidRDefault="000866D6" w:rsidP="000866D6">
      <w:pPr>
        <w:pStyle w:val="Kop3"/>
      </w:pPr>
      <w:bookmarkStart w:id="25" w:name="_Ref511384511"/>
      <w:r>
        <w:t>Warmtelevering met collectieve warmtepomp of individuele warmtepomp</w:t>
      </w:r>
      <w:bookmarkEnd w:id="25"/>
    </w:p>
    <w:p w14:paraId="16251563" w14:textId="7C1269E5" w:rsidR="000A00B5" w:rsidRDefault="000A00B5" w:rsidP="000866D6">
      <w:pPr>
        <w:pStyle w:val="BasistekstCEDelft"/>
        <w:rPr>
          <w:b/>
        </w:rPr>
      </w:pPr>
      <w:r>
        <w:rPr>
          <w:b/>
        </w:rPr>
        <w:t>Collectieve of individuele warmtepomp</w:t>
      </w:r>
    </w:p>
    <w:p w14:paraId="7724E64A" w14:textId="024EDD7E" w:rsidR="00D9059A" w:rsidRDefault="000A00B5" w:rsidP="000866D6">
      <w:pPr>
        <w:pStyle w:val="BasistekstCEDelft"/>
      </w:pPr>
      <w:r>
        <w:t>Indien de brontemperatuur onvoldoende is om de gebouwen te verwarmen, kan de temperatuur opgewaardeerd worden met een collectieve of individuele warmtepomp. Een collectieve warmtepomp is geplaatst op het niveau van het warmte-</w:t>
      </w:r>
      <w:proofErr w:type="spellStart"/>
      <w:r>
        <w:t>overdrachtstation</w:t>
      </w:r>
      <w:proofErr w:type="spellEnd"/>
      <w:r>
        <w:t xml:space="preserve"> (WOS). In de praktijk </w:t>
      </w:r>
      <w:r w:rsidR="0097223F">
        <w:t>zal dit niet één maar een serie van warmtepompen zijn die ingezet worden naargelang de vraag.</w:t>
      </w:r>
    </w:p>
    <w:p w14:paraId="2431CD98" w14:textId="77777777" w:rsidR="004C0323" w:rsidRDefault="004C0323" w:rsidP="000866D6">
      <w:pPr>
        <w:pStyle w:val="BasistekstCEDelft"/>
      </w:pPr>
    </w:p>
    <w:p w14:paraId="69755F50" w14:textId="698C6D24" w:rsidR="000A00B5" w:rsidRDefault="00D9059A" w:rsidP="000866D6">
      <w:pPr>
        <w:pStyle w:val="BasistekstCEDelft"/>
      </w:pPr>
      <w:r>
        <w:t xml:space="preserve">Individuele warmtepompen kunnen geplaatst worden </w:t>
      </w:r>
      <w:r w:rsidR="000A00B5" w:rsidRPr="00F32A98">
        <w:t>op afnemerniveau (woning of bedrijfsruimte),</w:t>
      </w:r>
      <w:r w:rsidR="000A00B5">
        <w:t xml:space="preserve"> of</w:t>
      </w:r>
      <w:r w:rsidR="000A00B5" w:rsidRPr="00F32A98">
        <w:t xml:space="preserve"> op blokniveau (bijvoorbeeld appartementencomplex of een rij woningen). </w:t>
      </w:r>
      <w:r w:rsidR="000A00B5">
        <w:t xml:space="preserve">De keuze hangt meestal af van economische aspecten (welke uitvoering is goedkoper), beschikbare ruimte in de woning voor een warmtepomp en voorraadvat en hoe de </w:t>
      </w:r>
      <w:r w:rsidR="000A00B5" w:rsidRPr="00F32A98">
        <w:t>piek-/</w:t>
      </w:r>
      <w:proofErr w:type="spellStart"/>
      <w:r w:rsidR="000A00B5" w:rsidRPr="00F32A98">
        <w:t>backupvoorziening</w:t>
      </w:r>
      <w:proofErr w:type="spellEnd"/>
      <w:r w:rsidR="000A00B5" w:rsidRPr="00F32A98">
        <w:t xml:space="preserve"> </w:t>
      </w:r>
      <w:r w:rsidR="000A00B5">
        <w:t xml:space="preserve">gerealiseerd kan </w:t>
      </w:r>
      <w:r w:rsidR="000A00B5" w:rsidRPr="00F32A98">
        <w:t xml:space="preserve"> worden. </w:t>
      </w:r>
    </w:p>
    <w:p w14:paraId="0CB6E773" w14:textId="77777777" w:rsidR="000A00B5" w:rsidRDefault="000A00B5" w:rsidP="000A00B5">
      <w:pPr>
        <w:pStyle w:val="BasistekstCEDelft"/>
      </w:pPr>
    </w:p>
    <w:p w14:paraId="176A3084" w14:textId="77777777" w:rsidR="000A00B5" w:rsidRPr="007F1D0F" w:rsidRDefault="000A00B5" w:rsidP="000866D6">
      <w:pPr>
        <w:pStyle w:val="BasistekstCEDelft"/>
        <w:rPr>
          <w:b/>
        </w:rPr>
      </w:pPr>
    </w:p>
    <w:p w14:paraId="4FD7DC31" w14:textId="67432666" w:rsidR="000A00B5" w:rsidRPr="007F1D0F" w:rsidRDefault="000A00B5" w:rsidP="000866D6">
      <w:pPr>
        <w:pStyle w:val="BasistekstCEDelft"/>
        <w:rPr>
          <w:b/>
        </w:rPr>
      </w:pPr>
      <w:r>
        <w:rPr>
          <w:b/>
        </w:rPr>
        <w:t>Typen warmtepompen</w:t>
      </w:r>
    </w:p>
    <w:p w14:paraId="75A0FA07" w14:textId="7B80623F" w:rsidR="00E43A18" w:rsidRDefault="00750A59" w:rsidP="00E43A18">
      <w:pPr>
        <w:pStyle w:val="Opsommingstreepje1eniveauCEDelft"/>
        <w:numPr>
          <w:ilvl w:val="0"/>
          <w:numId w:val="0"/>
        </w:numPr>
      </w:pPr>
      <w:r>
        <w:t>Bij LT-netten worden water/water-warmtepompen gebruikt om de warmte op te waarderen</w:t>
      </w:r>
      <w:r w:rsidR="000A00B5">
        <w:t xml:space="preserve">. </w:t>
      </w:r>
      <w:r w:rsidR="003D4E86">
        <w:t>Daarbij</w:t>
      </w:r>
      <w:r w:rsidR="00E43A18">
        <w:t xml:space="preserve"> maken we onderscheid in de temperatuur van de warmte die </w:t>
      </w:r>
      <w:r w:rsidR="007F4D49">
        <w:t xml:space="preserve">geleverd wordt. Dit bepaalt ook </w:t>
      </w:r>
      <w:r w:rsidR="007F4D49">
        <w:lastRenderedPageBreak/>
        <w:t xml:space="preserve">waarvoor de warmte gebruikt kan worden: </w:t>
      </w:r>
      <w:r w:rsidR="00E43A18">
        <w:t xml:space="preserve">ruimteverwarming of </w:t>
      </w:r>
      <w:r w:rsidR="007F4D49">
        <w:t>c</w:t>
      </w:r>
      <w:r w:rsidR="00E43A18">
        <w:t>ombin</w:t>
      </w:r>
      <w:r w:rsidR="007F4D49">
        <w:t xml:space="preserve">atie van ruimteverwarming en </w:t>
      </w:r>
      <w:r w:rsidR="00E43A18">
        <w:t>warmtapwaterbereiding</w:t>
      </w:r>
      <w:r w:rsidR="007431CB">
        <w:t>.</w:t>
      </w:r>
    </w:p>
    <w:p w14:paraId="3BA4C6B2" w14:textId="77777777" w:rsidR="00E43A18" w:rsidRPr="00D21330" w:rsidRDefault="00E43A18" w:rsidP="00E43A18">
      <w:pPr>
        <w:pStyle w:val="Opsommingstreepje1eniveauCEDelft"/>
        <w:numPr>
          <w:ilvl w:val="0"/>
          <w:numId w:val="0"/>
        </w:numPr>
      </w:pPr>
    </w:p>
    <w:p w14:paraId="3B6760B9" w14:textId="363EEDAC" w:rsidR="00E43A18" w:rsidRPr="00D21330" w:rsidRDefault="00433AF3" w:rsidP="00E43A18">
      <w:pPr>
        <w:pStyle w:val="Opsommingstreepje1eniveauCEDelft"/>
        <w:numPr>
          <w:ilvl w:val="0"/>
          <w:numId w:val="0"/>
        </w:numPr>
        <w:rPr>
          <w:i/>
        </w:rPr>
      </w:pPr>
      <w:r>
        <w:rPr>
          <w:i/>
        </w:rPr>
        <w:t>Reguliere</w:t>
      </w:r>
      <w:r w:rsidRPr="00D21330">
        <w:rPr>
          <w:i/>
        </w:rPr>
        <w:t xml:space="preserve"> </w:t>
      </w:r>
      <w:r w:rsidR="00E43A18" w:rsidRPr="00D21330">
        <w:rPr>
          <w:i/>
        </w:rPr>
        <w:t>warmtepomp</w:t>
      </w:r>
    </w:p>
    <w:p w14:paraId="07F66CAE" w14:textId="63DD250C" w:rsidR="00E43A18" w:rsidRPr="00F32A98" w:rsidRDefault="00E43A18" w:rsidP="00E43A18">
      <w:pPr>
        <w:pStyle w:val="BasistekstCEDelft"/>
      </w:pPr>
      <w:r w:rsidRPr="00F32A98">
        <w:t xml:space="preserve">Met </w:t>
      </w:r>
      <w:r w:rsidR="00433AF3">
        <w:t>reguliere</w:t>
      </w:r>
      <w:r w:rsidR="00433AF3" w:rsidRPr="00F32A98">
        <w:t xml:space="preserve"> </w:t>
      </w:r>
      <w:r w:rsidRPr="00F32A98">
        <w:t xml:space="preserve">warmtepompen is een temperatuur van maximaal 55°C </w:t>
      </w:r>
      <w:r w:rsidR="0097223F">
        <w:t>gangbaar</w:t>
      </w:r>
      <w:r w:rsidRPr="00F32A98">
        <w:t>. Deze temperatuur is geschikt voor ruimteverwarming in combinatie met lage temperatuur verwarming, zoals vloerverwarming</w:t>
      </w:r>
      <w:r w:rsidR="00750A59">
        <w:t xml:space="preserve"> en LT-radiatoren</w:t>
      </w:r>
      <w:r w:rsidRPr="00F32A98">
        <w:t xml:space="preserve">. Dit sluit aan bij gebouwen die over een </w:t>
      </w:r>
      <w:r>
        <w:t>goede schilkwaliteit beschikken</w:t>
      </w:r>
      <w:r>
        <w:rPr>
          <w:rStyle w:val="Voetnootmarkering"/>
        </w:rPr>
        <w:footnoteReference w:id="5"/>
      </w:r>
      <w:r w:rsidRPr="00F32A98">
        <w:t xml:space="preserve">. Warm tapwater zal decentraal op woningniveau worden </w:t>
      </w:r>
      <w:proofErr w:type="spellStart"/>
      <w:r w:rsidRPr="00F32A98">
        <w:t>naverwarmd</w:t>
      </w:r>
      <w:proofErr w:type="spellEnd"/>
      <w:r w:rsidRPr="00F32A98">
        <w:t>, door bijvoorbeeld een elektrische boiler of een warmtepompboiler</w:t>
      </w:r>
      <w:r w:rsidR="00B1093C">
        <w:t xml:space="preserve"> (boosterwarmtepomp)</w:t>
      </w:r>
      <w:r w:rsidRPr="00F32A98">
        <w:t>.</w:t>
      </w:r>
    </w:p>
    <w:p w14:paraId="13B41007" w14:textId="77777777" w:rsidR="00E43A18" w:rsidRDefault="00E43A18" w:rsidP="00E43A18">
      <w:pPr>
        <w:pStyle w:val="BasistekstCEDelft"/>
        <w:rPr>
          <w:sz w:val="16"/>
        </w:rPr>
      </w:pPr>
    </w:p>
    <w:p w14:paraId="7DD79496" w14:textId="77777777" w:rsidR="00E43A18" w:rsidRPr="00D21330" w:rsidRDefault="00E43A18" w:rsidP="00E43A18">
      <w:pPr>
        <w:pStyle w:val="BasistekstCEDelft"/>
        <w:rPr>
          <w:i/>
          <w:sz w:val="16"/>
        </w:rPr>
      </w:pPr>
      <w:r w:rsidRPr="00D21330">
        <w:rPr>
          <w:i/>
        </w:rPr>
        <w:t>Hoge temperatuur warmtepompen</w:t>
      </w:r>
    </w:p>
    <w:p w14:paraId="206621F2" w14:textId="301C91A5" w:rsidR="007431CB" w:rsidRDefault="00E43A18" w:rsidP="00E43A18">
      <w:pPr>
        <w:pStyle w:val="BasistekstCEDelft"/>
      </w:pPr>
      <w:r w:rsidRPr="00F32A98">
        <w:t>Met hoge temperatuur warmtepompen zijn</w:t>
      </w:r>
      <w:r w:rsidR="00787B99">
        <w:t xml:space="preserve"> </w:t>
      </w:r>
      <w:r w:rsidR="00B153A7">
        <w:t xml:space="preserve">– tegen een lagere COP dus hoger elektriciteitsverbruik – </w:t>
      </w:r>
      <w:r w:rsidRPr="00F32A98">
        <w:t xml:space="preserve"> ook hogere temperaturen haalbaar, bijvoorbeeld 70°C. Dit sluit aan op dezelfde temperatuurniveaus als moderne stadswarmtenetten. Hiermee kan voorzien worden in zowel ruimteverwarming als tapwaterverwarming. </w:t>
      </w:r>
    </w:p>
    <w:p w14:paraId="526C3999" w14:textId="6ABB837E" w:rsidR="00E43A18" w:rsidRDefault="00E43A18" w:rsidP="00E43A18">
      <w:pPr>
        <w:pStyle w:val="BasistekstCEDelft"/>
      </w:pPr>
      <w:r w:rsidRPr="00F32A98">
        <w:t xml:space="preserve">Vanwege de relatief hoge temperatuur kan een brede groep gebouwen worden aangesloten. Oudere en minder goed geïsoleerde woningen kunnen vaak met relatief eenvoudige maatregelen (dubbel glas, beperkte na-isolatie, verbeterde kierdichtheid, etc.) geschikt worden gemaakt voor verwarming met een aanvoertemperatuur van 70°C. Door deze bouwkundige verbeteringen daalt het transmissieverlies van de woningen, waardoor bestaande afgiftesystemen (radiatoren) in staat zijn om </w:t>
      </w:r>
      <w:r w:rsidR="00243DAD">
        <w:t xml:space="preserve">ook met lagere temperaturen </w:t>
      </w:r>
      <w:r w:rsidRPr="00F32A98">
        <w:t xml:space="preserve">voldoende vermogen af te geven voor verwarming van de woning. Waar nodig bestaat ook de mogelijkheid om bestaande radiatoren te vergroten (bijvoorbeeld van een dubbele convectorplaat naar een driedubbele) </w:t>
      </w:r>
      <w:r w:rsidR="00B153A7">
        <w:t xml:space="preserve">of te combineren met een radiatorventilator </w:t>
      </w:r>
      <w:r w:rsidRPr="00F32A98">
        <w:t xml:space="preserve">om daarmee voldoende vermogen te kunnen afgeven. </w:t>
      </w:r>
    </w:p>
    <w:p w14:paraId="1CEA8D35" w14:textId="6A2BC8EA" w:rsidR="00E43A18" w:rsidRDefault="00E43A18" w:rsidP="00E43A18">
      <w:pPr>
        <w:pStyle w:val="BasistekstCEDelft"/>
      </w:pPr>
    </w:p>
    <w:p w14:paraId="7FCF6468" w14:textId="77777777" w:rsidR="004B17CF" w:rsidRDefault="004B17CF" w:rsidP="004B17CF">
      <w:pPr>
        <w:pStyle w:val="Kop2"/>
      </w:pPr>
      <w:bookmarkStart w:id="26" w:name="_Toc510191817"/>
      <w:r>
        <w:t>Randvoorwaarden voor LT-warmtenetten</w:t>
      </w:r>
      <w:bookmarkEnd w:id="26"/>
    </w:p>
    <w:p w14:paraId="2A56489D" w14:textId="0A29C74C" w:rsidR="00401F87" w:rsidRPr="00CE2F99" w:rsidRDefault="00401F87" w:rsidP="00255D2C">
      <w:pPr>
        <w:pStyle w:val="BasistekstCEDelft"/>
        <w:rPr>
          <w:b/>
        </w:rPr>
      </w:pPr>
      <w:r w:rsidRPr="00CE2F99">
        <w:rPr>
          <w:b/>
        </w:rPr>
        <w:t>Eisen aan het gebied</w:t>
      </w:r>
    </w:p>
    <w:p w14:paraId="33DDAEC2" w14:textId="28032825" w:rsidR="00DC4D24" w:rsidRDefault="00401F87" w:rsidP="00255D2C">
      <w:pPr>
        <w:pStyle w:val="BasistekstCEDelft"/>
        <w:rPr>
          <w:lang w:eastAsia="en-US"/>
        </w:rPr>
      </w:pPr>
      <w:r>
        <w:rPr>
          <w:lang w:eastAsia="en-US"/>
        </w:rPr>
        <w:t>V</w:t>
      </w:r>
      <w:r w:rsidR="00DC4D24" w:rsidRPr="00F606FC">
        <w:rPr>
          <w:lang w:eastAsia="en-US"/>
        </w:rPr>
        <w:t xml:space="preserve">oor het </w:t>
      </w:r>
      <w:r w:rsidR="003D4E86">
        <w:rPr>
          <w:lang w:eastAsia="en-US"/>
        </w:rPr>
        <w:t xml:space="preserve">(financieel) </w:t>
      </w:r>
      <w:r w:rsidR="00DC4D24" w:rsidRPr="00F606FC">
        <w:rPr>
          <w:lang w:eastAsia="en-US"/>
        </w:rPr>
        <w:t xml:space="preserve">rendabel aanleggen van een warmtenet </w:t>
      </w:r>
      <w:r>
        <w:rPr>
          <w:lang w:eastAsia="en-US"/>
        </w:rPr>
        <w:t xml:space="preserve">dient </w:t>
      </w:r>
      <w:r w:rsidR="00DC4D24" w:rsidRPr="00F606FC">
        <w:rPr>
          <w:lang w:eastAsia="en-US"/>
        </w:rPr>
        <w:t xml:space="preserve">een gebied redelijk dicht bebouwd </w:t>
      </w:r>
      <w:r>
        <w:rPr>
          <w:lang w:eastAsia="en-US"/>
        </w:rPr>
        <w:t xml:space="preserve">te zijn, zodat </w:t>
      </w:r>
      <w:r w:rsidR="00DC4D24" w:rsidRPr="00F606FC">
        <w:rPr>
          <w:lang w:eastAsia="en-US"/>
        </w:rPr>
        <w:t xml:space="preserve">de </w:t>
      </w:r>
      <w:r w:rsidR="003D4E86">
        <w:rPr>
          <w:lang w:eastAsia="en-US"/>
        </w:rPr>
        <w:t>lengte van de benodigde infrastructuur om alle afnemers aan te sluiten</w:t>
      </w:r>
      <w:r w:rsidR="003D4E86" w:rsidRPr="00F606FC">
        <w:rPr>
          <w:lang w:eastAsia="en-US"/>
        </w:rPr>
        <w:t xml:space="preserve"> </w:t>
      </w:r>
      <w:r w:rsidR="00DC4D24" w:rsidRPr="00F606FC">
        <w:rPr>
          <w:lang w:eastAsia="en-US"/>
        </w:rPr>
        <w:t>beperkt is</w:t>
      </w:r>
      <w:r w:rsidR="008E5286">
        <w:rPr>
          <w:lang w:eastAsia="en-US"/>
        </w:rPr>
        <w:t xml:space="preserve">. </w:t>
      </w:r>
      <w:r>
        <w:rPr>
          <w:lang w:eastAsia="en-US"/>
        </w:rPr>
        <w:t xml:space="preserve">Tevens </w:t>
      </w:r>
      <w:r w:rsidR="00DC4D24" w:rsidRPr="00F606FC">
        <w:rPr>
          <w:lang w:eastAsia="en-US"/>
        </w:rPr>
        <w:t xml:space="preserve">is de aanwezigheid van een </w:t>
      </w:r>
      <w:r w:rsidR="002F1BB5">
        <w:rPr>
          <w:lang w:eastAsia="en-US"/>
        </w:rPr>
        <w:t>warmtebron</w:t>
      </w:r>
      <w:r w:rsidR="00DC4D24" w:rsidRPr="00F606FC">
        <w:rPr>
          <w:lang w:eastAsia="en-US"/>
        </w:rPr>
        <w:t xml:space="preserve"> van belang</w:t>
      </w:r>
      <w:r w:rsidR="00DC4D24">
        <w:rPr>
          <w:lang w:eastAsia="en-US"/>
        </w:rPr>
        <w:t>.</w:t>
      </w:r>
      <w:r w:rsidR="00933E8E">
        <w:rPr>
          <w:lang w:eastAsia="en-US"/>
        </w:rPr>
        <w:t xml:space="preserve"> </w:t>
      </w:r>
    </w:p>
    <w:p w14:paraId="6E1050BB" w14:textId="0F40C308" w:rsidR="004B17CF" w:rsidRDefault="004B17CF" w:rsidP="00255D2C">
      <w:pPr>
        <w:pStyle w:val="BasistekstCEDelft"/>
      </w:pPr>
    </w:p>
    <w:p w14:paraId="4286D1EA" w14:textId="34554DE0" w:rsidR="004B17CF" w:rsidRDefault="004B17CF" w:rsidP="00255D2C">
      <w:pPr>
        <w:pStyle w:val="BasistekstCEDelft"/>
        <w:rPr>
          <w:b/>
        </w:rPr>
      </w:pPr>
      <w:r>
        <w:rPr>
          <w:b/>
        </w:rPr>
        <w:t>Eisen aan het gebouw</w:t>
      </w:r>
    </w:p>
    <w:p w14:paraId="24EF7438" w14:textId="22949E42" w:rsidR="002F1BB5" w:rsidRPr="00BD1F6C" w:rsidRDefault="002F1BB5" w:rsidP="00255D2C">
      <w:pPr>
        <w:pStyle w:val="BasistekstCEDelft"/>
      </w:pPr>
      <w:r w:rsidRPr="00BD1F6C">
        <w:t>De verschillende systemen stellen verschillende eisen aan het gebouw. Dit is weergegeven</w:t>
      </w:r>
      <w:r w:rsidR="00D1166B">
        <w:t xml:space="preserve"> in </w:t>
      </w:r>
      <w:r w:rsidR="00D1166B">
        <w:fldChar w:fldCharType="begin"/>
      </w:r>
      <w:r w:rsidR="00D1166B">
        <w:instrText xml:space="preserve"> REF _Ref511383525 \h </w:instrText>
      </w:r>
      <w:r w:rsidR="00D1166B">
        <w:fldChar w:fldCharType="separate"/>
      </w:r>
      <w:r w:rsidR="00D1166B" w:rsidRPr="00BD1F6C">
        <w:t xml:space="preserve">Tabel </w:t>
      </w:r>
      <w:r w:rsidR="00D1166B" w:rsidRPr="00BD1F6C">
        <w:rPr>
          <w:noProof/>
        </w:rPr>
        <w:t>3</w:t>
      </w:r>
      <w:r w:rsidR="00D1166B">
        <w:fldChar w:fldCharType="end"/>
      </w:r>
      <w:r w:rsidRPr="00BD1F6C">
        <w:t>.</w:t>
      </w:r>
    </w:p>
    <w:p w14:paraId="69F765A6" w14:textId="1FFCF362" w:rsidR="002F1BB5" w:rsidRPr="00BD1F6C" w:rsidRDefault="002F1BB5" w:rsidP="002F1BB5">
      <w:pPr>
        <w:pStyle w:val="Bijschrift"/>
        <w:keepNext/>
      </w:pPr>
      <w:bookmarkStart w:id="27" w:name="_Ref511383525"/>
      <w:bookmarkStart w:id="28" w:name="_Ref511383492"/>
      <w:r w:rsidRPr="00BD1F6C">
        <w:t xml:space="preserve">Tabel </w:t>
      </w:r>
      <w:r w:rsidR="00760FDC">
        <w:rPr>
          <w:noProof/>
        </w:rPr>
        <w:fldChar w:fldCharType="begin"/>
      </w:r>
      <w:r w:rsidR="00760FDC">
        <w:rPr>
          <w:noProof/>
        </w:rPr>
        <w:instrText xml:space="preserve"> SEQ Tabel \* ARABIC </w:instrText>
      </w:r>
      <w:r w:rsidR="00760FDC">
        <w:rPr>
          <w:noProof/>
        </w:rPr>
        <w:fldChar w:fldCharType="separate"/>
      </w:r>
      <w:r w:rsidR="007D4CCD">
        <w:rPr>
          <w:noProof/>
        </w:rPr>
        <w:t>3</w:t>
      </w:r>
      <w:r w:rsidR="00760FDC">
        <w:rPr>
          <w:noProof/>
        </w:rPr>
        <w:fldChar w:fldCharType="end"/>
      </w:r>
      <w:bookmarkEnd w:id="27"/>
      <w:r w:rsidRPr="00BD1F6C">
        <w:t xml:space="preserve"> </w:t>
      </w:r>
      <w:bookmarkStart w:id="29" w:name="_Ref511383497"/>
      <w:r w:rsidRPr="00BD1F6C">
        <w:t xml:space="preserve">– </w:t>
      </w:r>
      <w:r w:rsidR="004E07AE">
        <w:t>Minimale e</w:t>
      </w:r>
      <w:r w:rsidRPr="00BD1F6C">
        <w:t>isen aan het gebouw voor verschillende typen LT-systemen</w:t>
      </w:r>
      <w:bookmarkEnd w:id="28"/>
      <w:bookmarkEnd w:id="29"/>
    </w:p>
    <w:tbl>
      <w:tblPr>
        <w:tblStyle w:val="TabelstijlCEDelft"/>
        <w:tblW w:w="0" w:type="auto"/>
        <w:tblLook w:val="04A0" w:firstRow="1" w:lastRow="0" w:firstColumn="1" w:lastColumn="0" w:noHBand="0" w:noVBand="1"/>
      </w:tblPr>
      <w:tblGrid>
        <w:gridCol w:w="2644"/>
        <w:gridCol w:w="4808"/>
      </w:tblGrid>
      <w:tr w:rsidR="00D1166B" w:rsidRPr="00BD1F6C" w14:paraId="3B2CAF9A" w14:textId="77777777" w:rsidTr="00D1166B">
        <w:trPr>
          <w:cnfStyle w:val="100000000000" w:firstRow="1" w:lastRow="0" w:firstColumn="0" w:lastColumn="0" w:oddVBand="0" w:evenVBand="0" w:oddHBand="0" w:evenHBand="0" w:firstRowFirstColumn="0" w:firstRowLastColumn="0" w:lastRowFirstColumn="0" w:lastRowLastColumn="0"/>
          <w:trHeight w:val="146"/>
        </w:trPr>
        <w:tc>
          <w:tcPr>
            <w:tcW w:w="2644" w:type="dxa"/>
          </w:tcPr>
          <w:p w14:paraId="3673C857" w14:textId="2FA59D87" w:rsidR="00D1166B" w:rsidRPr="00BD1F6C" w:rsidRDefault="00D1166B" w:rsidP="00255D2C">
            <w:pPr>
              <w:pStyle w:val="BasistekstCEDelft"/>
              <w:rPr>
                <w:sz w:val="16"/>
              </w:rPr>
            </w:pPr>
            <w:r w:rsidRPr="00BD1F6C">
              <w:rPr>
                <w:sz w:val="16"/>
              </w:rPr>
              <w:t>Type LT-systeem</w:t>
            </w:r>
          </w:p>
        </w:tc>
        <w:tc>
          <w:tcPr>
            <w:tcW w:w="4808" w:type="dxa"/>
          </w:tcPr>
          <w:p w14:paraId="12D97365" w14:textId="77F7B868" w:rsidR="00D1166B" w:rsidRPr="00BD1F6C" w:rsidRDefault="00D1166B" w:rsidP="00255D2C">
            <w:pPr>
              <w:pStyle w:val="BasistekstCEDelft"/>
              <w:rPr>
                <w:sz w:val="16"/>
              </w:rPr>
            </w:pPr>
            <w:r w:rsidRPr="00BD1F6C">
              <w:rPr>
                <w:sz w:val="16"/>
              </w:rPr>
              <w:t>Eisen aan het gebouw</w:t>
            </w:r>
          </w:p>
        </w:tc>
      </w:tr>
      <w:tr w:rsidR="004C0323" w:rsidRPr="00BD1F6C" w14:paraId="745FA4AA" w14:textId="77777777" w:rsidTr="00C675F7">
        <w:trPr>
          <w:trHeight w:val="291"/>
        </w:trPr>
        <w:tc>
          <w:tcPr>
            <w:tcW w:w="2644" w:type="dxa"/>
          </w:tcPr>
          <w:p w14:paraId="2E301DD8" w14:textId="77777777" w:rsidR="004C0323" w:rsidRPr="00BD1F6C" w:rsidRDefault="004C0323" w:rsidP="00C675F7">
            <w:pPr>
              <w:pStyle w:val="BasistekstCEDelft"/>
              <w:rPr>
                <w:sz w:val="16"/>
              </w:rPr>
            </w:pPr>
            <w:r>
              <w:rPr>
                <w:sz w:val="16"/>
              </w:rPr>
              <w:t>(Zeer-) LT-</w:t>
            </w:r>
            <w:proofErr w:type="spellStart"/>
            <w:r>
              <w:rPr>
                <w:sz w:val="16"/>
              </w:rPr>
              <w:t>bronnet</w:t>
            </w:r>
            <w:proofErr w:type="spellEnd"/>
            <w:r>
              <w:rPr>
                <w:sz w:val="16"/>
              </w:rPr>
              <w:t xml:space="preserve"> met collectieve WP naar LT-distributienet</w:t>
            </w:r>
            <w:r>
              <w:rPr>
                <w:rStyle w:val="Voetnootmarkering"/>
              </w:rPr>
              <w:footnoteReference w:id="6"/>
            </w:r>
          </w:p>
        </w:tc>
        <w:tc>
          <w:tcPr>
            <w:tcW w:w="4808" w:type="dxa"/>
          </w:tcPr>
          <w:p w14:paraId="06F5A4B0" w14:textId="77777777" w:rsidR="004C0323" w:rsidRDefault="004C0323" w:rsidP="00C675F7">
            <w:pPr>
              <w:pStyle w:val="BasistekstCEDelft"/>
              <w:rPr>
                <w:sz w:val="16"/>
              </w:rPr>
            </w:pPr>
            <w:r>
              <w:rPr>
                <w:sz w:val="16"/>
              </w:rPr>
              <w:t>Zeer goed geïsoleerd;</w:t>
            </w:r>
          </w:p>
          <w:p w14:paraId="18BBB6C7" w14:textId="1C27D455" w:rsidR="004C0323" w:rsidRDefault="004C0323" w:rsidP="00243DAD">
            <w:pPr>
              <w:pStyle w:val="BasistekstCEDelft"/>
              <w:rPr>
                <w:sz w:val="16"/>
              </w:rPr>
            </w:pPr>
            <w:proofErr w:type="spellStart"/>
            <w:r>
              <w:rPr>
                <w:sz w:val="16"/>
              </w:rPr>
              <w:t>Lagetemperatuurafgiftesysteem</w:t>
            </w:r>
            <w:proofErr w:type="spellEnd"/>
            <w:r>
              <w:rPr>
                <w:sz w:val="16"/>
              </w:rPr>
              <w:t xml:space="preserve"> met </w:t>
            </w:r>
            <w:proofErr w:type="spellStart"/>
            <w:r>
              <w:rPr>
                <w:sz w:val="16"/>
              </w:rPr>
              <w:t>naverwarming</w:t>
            </w:r>
            <w:proofErr w:type="spellEnd"/>
            <w:r>
              <w:rPr>
                <w:sz w:val="16"/>
              </w:rPr>
              <w:t xml:space="preserve"> voor warm tapwater</w:t>
            </w:r>
          </w:p>
        </w:tc>
      </w:tr>
      <w:tr w:rsidR="00D1166B" w:rsidRPr="00BD1F6C" w14:paraId="33BE9884" w14:textId="77777777" w:rsidTr="00D1166B">
        <w:trPr>
          <w:cnfStyle w:val="000000010000" w:firstRow="0" w:lastRow="0" w:firstColumn="0" w:lastColumn="0" w:oddVBand="0" w:evenVBand="0" w:oddHBand="0" w:evenHBand="1" w:firstRowFirstColumn="0" w:firstRowLastColumn="0" w:lastRowFirstColumn="0" w:lastRowLastColumn="0"/>
          <w:trHeight w:val="284"/>
        </w:trPr>
        <w:tc>
          <w:tcPr>
            <w:tcW w:w="2644" w:type="dxa"/>
          </w:tcPr>
          <w:p w14:paraId="223AD5FB" w14:textId="223936F6" w:rsidR="00D1166B" w:rsidRPr="00BD1F6C" w:rsidRDefault="00B21BE2" w:rsidP="00255D2C">
            <w:pPr>
              <w:pStyle w:val="BasistekstCEDelft"/>
              <w:rPr>
                <w:sz w:val="16"/>
              </w:rPr>
            </w:pPr>
            <w:r>
              <w:rPr>
                <w:sz w:val="16"/>
              </w:rPr>
              <w:t xml:space="preserve">LT-distributienet met </w:t>
            </w:r>
            <w:r w:rsidR="00D1166B" w:rsidRPr="00BD1F6C">
              <w:rPr>
                <w:sz w:val="16"/>
              </w:rPr>
              <w:t>Directe warmtelevering zonder WP</w:t>
            </w:r>
          </w:p>
        </w:tc>
        <w:tc>
          <w:tcPr>
            <w:tcW w:w="4808" w:type="dxa"/>
          </w:tcPr>
          <w:p w14:paraId="77468B70" w14:textId="395CCC18" w:rsidR="00D1166B" w:rsidRPr="00BD1F6C" w:rsidRDefault="00D1166B" w:rsidP="00255D2C">
            <w:pPr>
              <w:pStyle w:val="BasistekstCEDelft"/>
              <w:rPr>
                <w:sz w:val="16"/>
              </w:rPr>
            </w:pPr>
            <w:r w:rsidRPr="00BD1F6C">
              <w:rPr>
                <w:sz w:val="16"/>
              </w:rPr>
              <w:t>Zeer goed geïsoleerd</w:t>
            </w:r>
            <w:r>
              <w:rPr>
                <w:sz w:val="16"/>
              </w:rPr>
              <w:t>;</w:t>
            </w:r>
          </w:p>
          <w:p w14:paraId="462FD301" w14:textId="3F097FE5" w:rsidR="00F83279" w:rsidRPr="00BD1F6C" w:rsidRDefault="00D1166B" w:rsidP="00243DAD">
            <w:pPr>
              <w:pStyle w:val="BasistekstCEDelft"/>
              <w:rPr>
                <w:sz w:val="16"/>
              </w:rPr>
            </w:pPr>
            <w:proofErr w:type="spellStart"/>
            <w:r w:rsidRPr="00BD1F6C">
              <w:rPr>
                <w:sz w:val="16"/>
              </w:rPr>
              <w:t>Lagetemperatuurafgiftesysteem</w:t>
            </w:r>
            <w:proofErr w:type="spellEnd"/>
            <w:r w:rsidR="00F83279">
              <w:rPr>
                <w:sz w:val="16"/>
              </w:rPr>
              <w:t xml:space="preserve"> met </w:t>
            </w:r>
            <w:proofErr w:type="spellStart"/>
            <w:r w:rsidR="00F83279">
              <w:rPr>
                <w:sz w:val="16"/>
              </w:rPr>
              <w:t>naverwarming</w:t>
            </w:r>
            <w:proofErr w:type="spellEnd"/>
            <w:r w:rsidR="00F83279">
              <w:rPr>
                <w:sz w:val="16"/>
              </w:rPr>
              <w:t xml:space="preserve"> voor warm </w:t>
            </w:r>
            <w:r w:rsidR="00B21BE2">
              <w:rPr>
                <w:sz w:val="16"/>
              </w:rPr>
              <w:t>tap</w:t>
            </w:r>
            <w:r w:rsidR="00F83279">
              <w:rPr>
                <w:sz w:val="16"/>
              </w:rPr>
              <w:t>water</w:t>
            </w:r>
          </w:p>
        </w:tc>
      </w:tr>
      <w:tr w:rsidR="00D1166B" w:rsidRPr="00BD1F6C" w14:paraId="129BF753" w14:textId="77777777" w:rsidTr="00D1166B">
        <w:trPr>
          <w:trHeight w:val="1001"/>
        </w:trPr>
        <w:tc>
          <w:tcPr>
            <w:tcW w:w="2644" w:type="dxa"/>
          </w:tcPr>
          <w:p w14:paraId="3C596C7B" w14:textId="038015CE" w:rsidR="00D1166B" w:rsidRPr="00BD1F6C" w:rsidRDefault="00B21BE2" w:rsidP="00255D2C">
            <w:pPr>
              <w:pStyle w:val="BasistekstCEDelft"/>
              <w:rPr>
                <w:sz w:val="16"/>
              </w:rPr>
            </w:pPr>
            <w:r>
              <w:rPr>
                <w:sz w:val="16"/>
              </w:rPr>
              <w:lastRenderedPageBreak/>
              <w:t>LT-distributienet met i</w:t>
            </w:r>
            <w:r w:rsidR="00D1166B" w:rsidRPr="00BD1F6C">
              <w:rPr>
                <w:sz w:val="16"/>
              </w:rPr>
              <w:t xml:space="preserve">ndividuele WP </w:t>
            </w:r>
          </w:p>
        </w:tc>
        <w:tc>
          <w:tcPr>
            <w:tcW w:w="4808" w:type="dxa"/>
          </w:tcPr>
          <w:p w14:paraId="63130746" w14:textId="6A7C44D0" w:rsidR="00D1166B" w:rsidRDefault="00D1166B" w:rsidP="00D1166B">
            <w:pPr>
              <w:pStyle w:val="BasistekstCEDelft"/>
              <w:numPr>
                <w:ilvl w:val="0"/>
                <w:numId w:val="65"/>
              </w:numPr>
              <w:rPr>
                <w:sz w:val="16"/>
              </w:rPr>
            </w:pPr>
            <w:r>
              <w:rPr>
                <w:sz w:val="16"/>
              </w:rPr>
              <w:t xml:space="preserve">Zeer goed </w:t>
            </w:r>
            <w:proofErr w:type="spellStart"/>
            <w:r>
              <w:rPr>
                <w:sz w:val="16"/>
              </w:rPr>
              <w:t>gïsoleerde</w:t>
            </w:r>
            <w:proofErr w:type="spellEnd"/>
            <w:r>
              <w:rPr>
                <w:sz w:val="16"/>
              </w:rPr>
              <w:t xml:space="preserve"> woningen (label A+): </w:t>
            </w:r>
            <w:proofErr w:type="spellStart"/>
            <w:r>
              <w:rPr>
                <w:sz w:val="16"/>
              </w:rPr>
              <w:t>lagetemperatuurafgiftesysteem</w:t>
            </w:r>
            <w:proofErr w:type="spellEnd"/>
            <w:r>
              <w:rPr>
                <w:sz w:val="16"/>
              </w:rPr>
              <w:t xml:space="preserve">. WP </w:t>
            </w:r>
            <w:r w:rsidR="00F83279">
              <w:rPr>
                <w:sz w:val="16"/>
              </w:rPr>
              <w:t xml:space="preserve">alleen nodig </w:t>
            </w:r>
            <w:r>
              <w:rPr>
                <w:sz w:val="16"/>
              </w:rPr>
              <w:t>voor warmtapwatervoorziening .</w:t>
            </w:r>
          </w:p>
          <w:p w14:paraId="4DA373BD" w14:textId="3C68CA7C" w:rsidR="00D1166B" w:rsidRPr="00D1166B" w:rsidRDefault="00D1166B" w:rsidP="00243DAD">
            <w:pPr>
              <w:pStyle w:val="BasistekstCEDelft"/>
              <w:numPr>
                <w:ilvl w:val="0"/>
                <w:numId w:val="65"/>
              </w:numPr>
              <w:rPr>
                <w:sz w:val="16"/>
              </w:rPr>
            </w:pPr>
            <w:r>
              <w:rPr>
                <w:sz w:val="16"/>
              </w:rPr>
              <w:t>Matig goed geïsoleerde woningen (</w:t>
            </w:r>
            <w:r w:rsidR="006E5FBF">
              <w:rPr>
                <w:sz w:val="16"/>
              </w:rPr>
              <w:t xml:space="preserve">label E tot </w:t>
            </w:r>
            <w:r>
              <w:rPr>
                <w:sz w:val="16"/>
              </w:rPr>
              <w:t xml:space="preserve">label B ): </w:t>
            </w:r>
            <w:proofErr w:type="spellStart"/>
            <w:r>
              <w:rPr>
                <w:sz w:val="16"/>
              </w:rPr>
              <w:t>lagetemperatuurafgiftesysteem</w:t>
            </w:r>
            <w:proofErr w:type="spellEnd"/>
            <w:r>
              <w:rPr>
                <w:sz w:val="16"/>
              </w:rPr>
              <w:t xml:space="preserve"> en WP voor ruimteverwarming en warmtapwatervoorziening.</w:t>
            </w:r>
          </w:p>
        </w:tc>
      </w:tr>
      <w:tr w:rsidR="00D1166B" w:rsidRPr="00BD1F6C" w14:paraId="6428F770" w14:textId="77777777" w:rsidTr="00D1166B">
        <w:trPr>
          <w:cnfStyle w:val="000000010000" w:firstRow="0" w:lastRow="0" w:firstColumn="0" w:lastColumn="0" w:oddVBand="0" w:evenVBand="0" w:oddHBand="0" w:evenHBand="1" w:firstRowFirstColumn="0" w:firstRowLastColumn="0" w:lastRowFirstColumn="0" w:lastRowLastColumn="0"/>
          <w:trHeight w:val="291"/>
        </w:trPr>
        <w:tc>
          <w:tcPr>
            <w:tcW w:w="2644" w:type="dxa"/>
          </w:tcPr>
          <w:p w14:paraId="046BE095" w14:textId="3A32A517" w:rsidR="00D1166B" w:rsidRPr="00BD1F6C" w:rsidRDefault="00D1166B" w:rsidP="00255D2C">
            <w:pPr>
              <w:pStyle w:val="BasistekstCEDelft"/>
              <w:rPr>
                <w:sz w:val="16"/>
              </w:rPr>
            </w:pPr>
            <w:r w:rsidRPr="00BD1F6C">
              <w:rPr>
                <w:sz w:val="16"/>
              </w:rPr>
              <w:t>Collectieve WP</w:t>
            </w:r>
            <w:r w:rsidR="00B21BE2">
              <w:rPr>
                <w:sz w:val="16"/>
              </w:rPr>
              <w:t xml:space="preserve"> met MT-distributienet </w:t>
            </w:r>
          </w:p>
        </w:tc>
        <w:tc>
          <w:tcPr>
            <w:tcW w:w="4808" w:type="dxa"/>
          </w:tcPr>
          <w:p w14:paraId="59254345" w14:textId="6D22E4CA" w:rsidR="00D1166B" w:rsidRDefault="00D1166B" w:rsidP="00D1166B">
            <w:pPr>
              <w:pStyle w:val="BasistekstCEDelft"/>
              <w:rPr>
                <w:sz w:val="16"/>
              </w:rPr>
            </w:pPr>
            <w:r>
              <w:rPr>
                <w:sz w:val="16"/>
              </w:rPr>
              <w:t>Matig goed geïsoleerd (</w:t>
            </w:r>
            <w:r w:rsidR="00A06640">
              <w:rPr>
                <w:sz w:val="16"/>
              </w:rPr>
              <w:t xml:space="preserve">vanaf </w:t>
            </w:r>
            <w:r>
              <w:rPr>
                <w:sz w:val="16"/>
              </w:rPr>
              <w:t xml:space="preserve">label </w:t>
            </w:r>
            <w:r w:rsidR="00B21BE2">
              <w:rPr>
                <w:sz w:val="16"/>
              </w:rPr>
              <w:t>E</w:t>
            </w:r>
            <w:r>
              <w:rPr>
                <w:sz w:val="16"/>
              </w:rPr>
              <w:t>);</w:t>
            </w:r>
          </w:p>
          <w:p w14:paraId="399354CC" w14:textId="48C0BB1E" w:rsidR="00D1166B" w:rsidRPr="00BD1F6C" w:rsidRDefault="00A06640" w:rsidP="00D1166B">
            <w:pPr>
              <w:pStyle w:val="BasistekstCEDelft"/>
              <w:rPr>
                <w:sz w:val="16"/>
              </w:rPr>
            </w:pPr>
            <w:r>
              <w:rPr>
                <w:sz w:val="16"/>
              </w:rPr>
              <w:t>HT</w:t>
            </w:r>
            <w:r w:rsidR="00D1166B">
              <w:rPr>
                <w:sz w:val="16"/>
              </w:rPr>
              <w:t xml:space="preserve"> afgiftesysteem</w:t>
            </w:r>
          </w:p>
        </w:tc>
      </w:tr>
    </w:tbl>
    <w:p w14:paraId="54EC96D4" w14:textId="77777777" w:rsidR="002F1BB5" w:rsidRDefault="002F1BB5" w:rsidP="00255D2C">
      <w:pPr>
        <w:pStyle w:val="BasistekstCEDelft"/>
        <w:rPr>
          <w:highlight w:val="yellow"/>
        </w:rPr>
      </w:pPr>
    </w:p>
    <w:p w14:paraId="70D26B6F" w14:textId="77777777" w:rsidR="004475F8" w:rsidRDefault="00CA252F" w:rsidP="00CA252F">
      <w:pPr>
        <w:pStyle w:val="Kop2"/>
      </w:pPr>
      <w:bookmarkStart w:id="30" w:name="_Toc510191818"/>
      <w:r>
        <w:t>Fysieke c</w:t>
      </w:r>
      <w:r w:rsidR="004475F8">
        <w:t>omponenten</w:t>
      </w:r>
      <w:bookmarkEnd w:id="30"/>
      <w:r w:rsidR="004475F8">
        <w:t xml:space="preserve"> </w:t>
      </w:r>
    </w:p>
    <w:p w14:paraId="6380E39A" w14:textId="6202D94C" w:rsidR="00D1166B" w:rsidRDefault="009E6937" w:rsidP="009E6937">
      <w:pPr>
        <w:pStyle w:val="BasistekstCEDelft"/>
      </w:pPr>
      <w:r>
        <w:t xml:space="preserve">In </w:t>
      </w:r>
      <w:r w:rsidR="00927582">
        <w:fldChar w:fldCharType="begin"/>
      </w:r>
      <w:r w:rsidR="00927582">
        <w:instrText xml:space="preserve"> REF _Ref515963194 \h </w:instrText>
      </w:r>
      <w:r w:rsidR="00927582">
        <w:fldChar w:fldCharType="separate"/>
      </w:r>
      <w:r w:rsidR="00927582">
        <w:t xml:space="preserve">Figuur </w:t>
      </w:r>
      <w:r w:rsidR="00927582">
        <w:rPr>
          <w:noProof/>
        </w:rPr>
        <w:t>2</w:t>
      </w:r>
      <w:r w:rsidR="00927582">
        <w:fldChar w:fldCharType="end"/>
      </w:r>
      <w:r w:rsidR="00D1166B">
        <w:t xml:space="preserve"> is een LT-</w:t>
      </w:r>
      <w:r>
        <w:t>warmte</w:t>
      </w:r>
      <w:r w:rsidR="00D1166B">
        <w:t>systeem</w:t>
      </w:r>
      <w:r>
        <w:t xml:space="preserve"> schematisch weergegeven.</w:t>
      </w:r>
      <w:r w:rsidR="00255D2C">
        <w:t xml:space="preserve"> </w:t>
      </w:r>
      <w:r w:rsidR="00D1166B">
        <w:t xml:space="preserve">Dit systeem bestaat </w:t>
      </w:r>
      <w:r w:rsidR="00255D2C">
        <w:t>uit</w:t>
      </w:r>
      <w:r w:rsidR="00D1166B">
        <w:t xml:space="preserve"> de volgende componenten</w:t>
      </w:r>
      <w:r w:rsidR="00255D2C">
        <w:t xml:space="preserve">: </w:t>
      </w:r>
    </w:p>
    <w:p w14:paraId="593D34EF" w14:textId="0738FC2C" w:rsidR="00D1166B" w:rsidRDefault="00D1166B" w:rsidP="00D1166B">
      <w:pPr>
        <w:pStyle w:val="Opsommingstreepje1eniveauCEDelft"/>
      </w:pPr>
      <w:r>
        <w:softHyphen/>
      </w:r>
      <w:r w:rsidR="002A30CC">
        <w:t>W</w:t>
      </w:r>
      <w:r w:rsidR="00255D2C">
        <w:t>armtebronnen</w:t>
      </w:r>
    </w:p>
    <w:p w14:paraId="76497C7D" w14:textId="225727CE" w:rsidR="00D1166B" w:rsidRDefault="00B21BE2" w:rsidP="00D1166B">
      <w:pPr>
        <w:pStyle w:val="Opsommingstreepje1eniveauCEDelft"/>
      </w:pPr>
      <w:r>
        <w:t xml:space="preserve">Eventueel </w:t>
      </w:r>
      <w:proofErr w:type="spellStart"/>
      <w:r>
        <w:t>s</w:t>
      </w:r>
      <w:r w:rsidR="00D1166B">
        <w:t>eizoensbuffer</w:t>
      </w:r>
      <w:proofErr w:type="spellEnd"/>
      <w:r>
        <w:t xml:space="preserve"> (bijvoorbeeld WKO)</w:t>
      </w:r>
    </w:p>
    <w:p w14:paraId="5C807C82" w14:textId="227E78D1" w:rsidR="00D1166B" w:rsidRDefault="00C77DDE" w:rsidP="00D1166B">
      <w:pPr>
        <w:pStyle w:val="Opsommingstreepje1eniveauCEDelft"/>
      </w:pPr>
      <w:r>
        <w:t>Aanvoernet</w:t>
      </w:r>
      <w:r>
        <w:rPr>
          <w:rStyle w:val="Voetnootmarkering"/>
        </w:rPr>
        <w:footnoteReference w:id="7"/>
      </w:r>
      <w:r w:rsidR="00B21BE2">
        <w:t xml:space="preserve"> </w:t>
      </w:r>
    </w:p>
    <w:p w14:paraId="42CFE655" w14:textId="44936A8E" w:rsidR="00D1166B" w:rsidRDefault="002A30CC" w:rsidP="00D1166B">
      <w:pPr>
        <w:pStyle w:val="Opsommingstreepje1eniveauCEDelft"/>
      </w:pPr>
      <w:r>
        <w:t>W</w:t>
      </w:r>
      <w:r w:rsidR="00A84DAE">
        <w:t>armteoverdrachtstation (WOS)</w:t>
      </w:r>
      <w:r>
        <w:t xml:space="preserve"> met warmtewisselaar of collectieve warmtepomp</w:t>
      </w:r>
    </w:p>
    <w:p w14:paraId="666BAB24" w14:textId="48F7E692" w:rsidR="00B21BE2" w:rsidRDefault="00C77DDE" w:rsidP="00D1166B">
      <w:pPr>
        <w:pStyle w:val="Opsommingstreepje1eniveauCEDelft"/>
      </w:pPr>
      <w:r>
        <w:t>Secundair net</w:t>
      </w:r>
      <w:r w:rsidR="006E5FBF">
        <w:t xml:space="preserve"> (hoofdleiding en zijleiding)</w:t>
      </w:r>
    </w:p>
    <w:p w14:paraId="49F58D35" w14:textId="69554701" w:rsidR="00D1166B" w:rsidRDefault="002A30CC" w:rsidP="00D1166B">
      <w:pPr>
        <w:pStyle w:val="Opsommingstreepje1eniveauCEDelft"/>
      </w:pPr>
      <w:r>
        <w:t>O</w:t>
      </w:r>
      <w:r w:rsidR="003316BA">
        <w:t>nderstation</w:t>
      </w:r>
      <w:r w:rsidR="00B21BE2">
        <w:t>s</w:t>
      </w:r>
      <w:r w:rsidR="00A84DAE">
        <w:t xml:space="preserve"> (OS)</w:t>
      </w:r>
      <w:r w:rsidR="00B21BE2">
        <w:t xml:space="preserve"> bij grotere netten</w:t>
      </w:r>
    </w:p>
    <w:p w14:paraId="0791D4A6" w14:textId="6C49F1B1" w:rsidR="00C77DDE" w:rsidRDefault="00C77DDE" w:rsidP="00D1166B">
      <w:pPr>
        <w:pStyle w:val="Opsommingstreepje1eniveauCEDelft"/>
      </w:pPr>
      <w:r>
        <w:t>Distributienet van onderstation naar aansluiting</w:t>
      </w:r>
    </w:p>
    <w:p w14:paraId="584455E7" w14:textId="5D85A58A" w:rsidR="009E6937" w:rsidRDefault="002A30CC" w:rsidP="00D1166B">
      <w:pPr>
        <w:pStyle w:val="Opsommingstreepje1eniveauCEDelft"/>
      </w:pPr>
      <w:r>
        <w:t>H</w:t>
      </w:r>
      <w:r w:rsidR="00A84DAE">
        <w:t>uisinstallatie</w:t>
      </w:r>
      <w:r>
        <w:t xml:space="preserve"> met warmtapwatervoorziening en evt. individuele warmtepomp</w:t>
      </w:r>
    </w:p>
    <w:p w14:paraId="50A06CB0" w14:textId="3831AEF3" w:rsidR="00E17424" w:rsidRDefault="00E17424" w:rsidP="009E6937">
      <w:pPr>
        <w:pStyle w:val="BasistekstCEDelft"/>
      </w:pPr>
    </w:p>
    <w:p w14:paraId="2249F998" w14:textId="68981000" w:rsidR="00927582" w:rsidRDefault="00927582" w:rsidP="00927582">
      <w:pPr>
        <w:pStyle w:val="Bijschrift"/>
        <w:keepNext/>
      </w:pPr>
      <w:bookmarkStart w:id="37" w:name="_Ref515963194"/>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2</w:t>
      </w:r>
      <w:r w:rsidR="00E570A9">
        <w:rPr>
          <w:noProof/>
        </w:rPr>
        <w:fldChar w:fldCharType="end"/>
      </w:r>
      <w:bookmarkEnd w:id="37"/>
      <w:r>
        <w:t xml:space="preserve"> – Schematische weergave van de elementen in een warmtenet</w:t>
      </w:r>
    </w:p>
    <w:p w14:paraId="65118401" w14:textId="146F33C7" w:rsidR="006E5FBF" w:rsidRDefault="00C77DDE" w:rsidP="009E6937">
      <w:pPr>
        <w:pStyle w:val="BasistekstCEDelft"/>
      </w:pPr>
      <w:r>
        <w:rPr>
          <w:noProof/>
        </w:rPr>
        <w:drawing>
          <wp:inline distT="0" distB="0" distL="0" distR="0" wp14:anchorId="5CAB8E6C" wp14:editId="470BE377">
            <wp:extent cx="5305425" cy="2247923"/>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243" cy="2251659"/>
                    </a:xfrm>
                    <a:prstGeom prst="rect">
                      <a:avLst/>
                    </a:prstGeom>
                    <a:noFill/>
                  </pic:spPr>
                </pic:pic>
              </a:graphicData>
            </a:graphic>
          </wp:inline>
        </w:drawing>
      </w:r>
    </w:p>
    <w:p w14:paraId="03529B3D" w14:textId="77777777" w:rsidR="004475F8" w:rsidRDefault="009E6937" w:rsidP="00F9341F">
      <w:pPr>
        <w:pStyle w:val="Kop3"/>
      </w:pPr>
      <w:bookmarkStart w:id="38" w:name="_Ref515963708"/>
      <w:r>
        <w:t>Warmtebronnen</w:t>
      </w:r>
      <w:bookmarkEnd w:id="38"/>
    </w:p>
    <w:p w14:paraId="6BF2FC47" w14:textId="08EE3CEA" w:rsidR="009E6937" w:rsidRDefault="009E6937" w:rsidP="009E6937">
      <w:pPr>
        <w:pStyle w:val="BasistekstCEDelft"/>
      </w:pPr>
      <w:r>
        <w:t>Een LT-warmtenet maakt gebruik van lage</w:t>
      </w:r>
      <w:r w:rsidR="001E5A87">
        <w:t xml:space="preserve"> </w:t>
      </w:r>
      <w:r>
        <w:t>temperatuur</w:t>
      </w:r>
      <w:r w:rsidR="001E5A87">
        <w:t xml:space="preserve"> </w:t>
      </w:r>
      <w:r>
        <w:t>bronnen. Dit ka</w:t>
      </w:r>
      <w:r w:rsidR="001E5A87">
        <w:t>n</w:t>
      </w:r>
      <w:r>
        <w:t xml:space="preserve"> bijvoorbeeld </w:t>
      </w:r>
      <w:r w:rsidR="001E5A87">
        <w:t xml:space="preserve">zijn: </w:t>
      </w:r>
      <w:r>
        <w:t>ondiepe geothermie</w:t>
      </w:r>
      <w:r w:rsidR="001E5A87">
        <w:t xml:space="preserve">, </w:t>
      </w:r>
      <w:r>
        <w:t>LT-restwarmte</w:t>
      </w:r>
      <w:r w:rsidR="001E5A87">
        <w:t>, of warmte uit riool of oppervlaktew</w:t>
      </w:r>
      <w:r w:rsidR="00CF3534">
        <w:t>ater</w:t>
      </w:r>
      <w:r>
        <w:t xml:space="preserve">. Omdat veel van deze bronnen onvoldoende capaciteit hebben om </w:t>
      </w:r>
      <w:r w:rsidR="00CF3534">
        <w:t xml:space="preserve">gedurende het gehele jaar </w:t>
      </w:r>
      <w:r>
        <w:t xml:space="preserve">aan de warmtevraag te voldoen, worden in LT-warmtenetten </w:t>
      </w:r>
      <w:r w:rsidR="00CF3534">
        <w:t xml:space="preserve">vaak </w:t>
      </w:r>
      <w:r>
        <w:t xml:space="preserve">meerdere bronnen </w:t>
      </w:r>
      <w:r w:rsidR="00CF3534">
        <w:t>en/of</w:t>
      </w:r>
      <w:r w:rsidR="006B4AB9">
        <w:t xml:space="preserve"> in combinatie met</w:t>
      </w:r>
      <w:r w:rsidR="00CF3534">
        <w:t xml:space="preserve"> een installatie voor de piekvraag </w:t>
      </w:r>
      <w:r>
        <w:t>aangesloten.</w:t>
      </w:r>
    </w:p>
    <w:p w14:paraId="7EFD8244" w14:textId="77777777" w:rsidR="00F9341F" w:rsidRDefault="00F9341F" w:rsidP="00F9341F">
      <w:pPr>
        <w:pStyle w:val="BasistekstCEDelft"/>
      </w:pPr>
    </w:p>
    <w:p w14:paraId="5E7B5793" w14:textId="77777777" w:rsidR="00F9341F" w:rsidRPr="004C0323" w:rsidRDefault="00F9341F" w:rsidP="00F9341F">
      <w:pPr>
        <w:pStyle w:val="BasistekstvetCEDelft"/>
      </w:pPr>
      <w:r w:rsidRPr="004C0323">
        <w:lastRenderedPageBreak/>
        <w:t>Ondiepe geothermie</w:t>
      </w:r>
    </w:p>
    <w:p w14:paraId="3CDB7965" w14:textId="400DF833" w:rsidR="00F9341F" w:rsidRDefault="004C0323" w:rsidP="00F9341F">
      <w:pPr>
        <w:pStyle w:val="BasistekstCEDelft"/>
      </w:pPr>
      <w:r w:rsidRPr="004C0323">
        <w:t xml:space="preserve">Ondiepe geothermie is aardwarmte uit ondiepe formaties (circa 250-1250m). Deze diepten liggen tussen de diepten voor WKO en reguliere (diepe) geothermie in. Afhankelijk van de diepteligging is het temperatuurniveau van het water tussen 15°C en 40°c. </w:t>
      </w:r>
    </w:p>
    <w:p w14:paraId="4ACCED1C" w14:textId="77777777" w:rsidR="00F9341F" w:rsidRDefault="00F9341F" w:rsidP="00F9341F">
      <w:pPr>
        <w:pStyle w:val="BasistekstCEDelft"/>
      </w:pPr>
    </w:p>
    <w:p w14:paraId="32B127B6" w14:textId="77777777" w:rsidR="00F9341F" w:rsidRDefault="00F9341F" w:rsidP="00F9341F">
      <w:pPr>
        <w:pStyle w:val="BasistekstvetCEDelft"/>
      </w:pPr>
      <w:r>
        <w:t>LT-restwarmte</w:t>
      </w:r>
    </w:p>
    <w:p w14:paraId="23DDD81A" w14:textId="6C5BF53E" w:rsidR="003316BA" w:rsidRDefault="003316BA" w:rsidP="003316BA">
      <w:pPr>
        <w:pStyle w:val="BasistekstCEDelft"/>
        <w:rPr>
          <w:lang w:eastAsia="en-US"/>
        </w:rPr>
      </w:pPr>
      <w:r>
        <w:rPr>
          <w:lang w:eastAsia="en-US"/>
        </w:rPr>
        <w:t>LT-restwarmte is afkomstig van utiliteit zoals grote supermarkten, datacenters, ijsbanen en koel- en vrieshuizen</w:t>
      </w:r>
      <w:r w:rsidR="00B21BE2">
        <w:rPr>
          <w:lang w:eastAsia="en-US"/>
        </w:rPr>
        <w:t xml:space="preserve"> en industriële bronnen</w:t>
      </w:r>
      <w:r>
        <w:rPr>
          <w:lang w:eastAsia="en-US"/>
        </w:rPr>
        <w:t>.</w:t>
      </w:r>
    </w:p>
    <w:p w14:paraId="5FC84206" w14:textId="77777777" w:rsidR="003316BA" w:rsidRDefault="003316BA" w:rsidP="003316BA">
      <w:pPr>
        <w:pStyle w:val="BasistekstCEDelft"/>
        <w:rPr>
          <w:lang w:eastAsia="en-US"/>
        </w:rPr>
      </w:pPr>
    </w:p>
    <w:p w14:paraId="0F1FAD90" w14:textId="5360872E" w:rsidR="00034A87" w:rsidRDefault="00DC2FF1" w:rsidP="003316BA">
      <w:pPr>
        <w:pStyle w:val="BasistekstCEDelft"/>
      </w:pPr>
      <w:r>
        <w:rPr>
          <w:lang w:eastAsia="en-US"/>
        </w:rPr>
        <w:t>I</w:t>
      </w:r>
      <w:r w:rsidRPr="00F606FC">
        <w:rPr>
          <w:lang w:eastAsia="en-US"/>
        </w:rPr>
        <w:t>n</w:t>
      </w:r>
      <w:r w:rsidR="00927582">
        <w:rPr>
          <w:lang w:eastAsia="en-US"/>
        </w:rPr>
        <w:t xml:space="preserve"> </w:t>
      </w:r>
      <w:r w:rsidR="00927582">
        <w:rPr>
          <w:lang w:eastAsia="en-US"/>
        </w:rPr>
        <w:fldChar w:fldCharType="begin"/>
      </w:r>
      <w:r w:rsidR="00927582">
        <w:rPr>
          <w:lang w:eastAsia="en-US"/>
        </w:rPr>
        <w:instrText xml:space="preserve"> REF _Ref515963536 \h </w:instrText>
      </w:r>
      <w:r w:rsidR="00927582">
        <w:rPr>
          <w:lang w:eastAsia="en-US"/>
        </w:rPr>
      </w:r>
      <w:r w:rsidR="00927582">
        <w:rPr>
          <w:lang w:eastAsia="en-US"/>
        </w:rPr>
        <w:fldChar w:fldCharType="separate"/>
      </w:r>
      <w:r w:rsidR="00243DAD">
        <w:t xml:space="preserve">Tabel </w:t>
      </w:r>
      <w:r w:rsidR="00243DAD">
        <w:rPr>
          <w:noProof/>
        </w:rPr>
        <w:t>4</w:t>
      </w:r>
      <w:r w:rsidR="00927582">
        <w:rPr>
          <w:lang w:eastAsia="en-US"/>
        </w:rPr>
        <w:fldChar w:fldCharType="end"/>
      </w:r>
      <w:r w:rsidRPr="00F606FC">
        <w:rPr>
          <w:lang w:eastAsia="en-US"/>
        </w:rPr>
        <w:t xml:space="preserve"> </w:t>
      </w:r>
      <w:r w:rsidRPr="00F606FC">
        <w:rPr>
          <w:lang w:eastAsia="en-US"/>
        </w:rPr>
        <w:fldChar w:fldCharType="begin"/>
      </w:r>
      <w:r w:rsidRPr="00F606FC">
        <w:rPr>
          <w:lang w:eastAsia="en-US"/>
        </w:rPr>
        <w:instrText xml:space="preserve"> REF _Ref480740655 \h </w:instrText>
      </w:r>
      <w:r>
        <w:rPr>
          <w:lang w:eastAsia="en-US"/>
        </w:rPr>
        <w:instrText xml:space="preserve"> \* MERGEFORMAT </w:instrText>
      </w:r>
      <w:r w:rsidRPr="00F606FC">
        <w:rPr>
          <w:lang w:eastAsia="en-US"/>
        </w:rPr>
      </w:r>
      <w:r w:rsidRPr="00F606FC">
        <w:rPr>
          <w:lang w:eastAsia="en-US"/>
        </w:rPr>
        <w:fldChar w:fldCharType="end"/>
      </w:r>
      <w:r w:rsidRPr="00F606FC">
        <w:rPr>
          <w:lang w:eastAsia="en-US"/>
        </w:rPr>
        <w:t xml:space="preserve"> </w:t>
      </w:r>
      <w:r w:rsidR="00927582">
        <w:rPr>
          <w:lang w:eastAsia="en-US"/>
        </w:rPr>
        <w:t>is een overzicht gegeven van typen restwarmtebronnen.</w:t>
      </w:r>
    </w:p>
    <w:p w14:paraId="26C006F0" w14:textId="77777777" w:rsidR="003316BA" w:rsidRPr="003316BA" w:rsidRDefault="003316BA" w:rsidP="003316BA">
      <w:pPr>
        <w:pStyle w:val="BasistekstCEDelft"/>
        <w:rPr>
          <w:b/>
          <w:i/>
        </w:rPr>
      </w:pPr>
    </w:p>
    <w:p w14:paraId="0A10C861" w14:textId="61AC3962" w:rsidR="003316BA" w:rsidRDefault="003316BA" w:rsidP="003316BA">
      <w:pPr>
        <w:pStyle w:val="Titel"/>
      </w:pPr>
      <w:bookmarkStart w:id="39" w:name="_Ref515963536"/>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7D4CCD">
        <w:rPr>
          <w:noProof/>
        </w:rPr>
        <w:t>4</w:t>
      </w:r>
      <w:r w:rsidR="00760FDC">
        <w:rPr>
          <w:noProof/>
        </w:rPr>
        <w:fldChar w:fldCharType="end"/>
      </w:r>
      <w:bookmarkEnd w:id="39"/>
      <w:r>
        <w:t xml:space="preserve">: </w:t>
      </w:r>
      <w:r w:rsidRPr="003316BA">
        <w:t>Potentiële warmtebronnen voor LT-warmtenetten</w:t>
      </w:r>
    </w:p>
    <w:tbl>
      <w:tblPr>
        <w:tblStyle w:val="TabelstijlCEDelft"/>
        <w:tblW w:w="4606" w:type="dxa"/>
        <w:tblLook w:val="04A0" w:firstRow="1" w:lastRow="0" w:firstColumn="1" w:lastColumn="0" w:noHBand="0" w:noVBand="1"/>
      </w:tblPr>
      <w:tblGrid>
        <w:gridCol w:w="2410"/>
        <w:gridCol w:w="2196"/>
      </w:tblGrid>
      <w:tr w:rsidR="00927582" w:rsidRPr="00F606FC" w14:paraId="5A1CE11F" w14:textId="77777777" w:rsidTr="00927582">
        <w:trPr>
          <w:cnfStyle w:val="100000000000" w:firstRow="1" w:lastRow="0" w:firstColumn="0" w:lastColumn="0" w:oddVBand="0" w:evenVBand="0" w:oddHBand="0" w:evenHBand="0" w:firstRowFirstColumn="0" w:firstRowLastColumn="0" w:lastRowFirstColumn="0" w:lastRowLastColumn="0"/>
        </w:trPr>
        <w:tc>
          <w:tcPr>
            <w:tcW w:w="2410" w:type="dxa"/>
          </w:tcPr>
          <w:p w14:paraId="6910E86B" w14:textId="77777777" w:rsidR="00927582" w:rsidRPr="00F606FC" w:rsidRDefault="00927582" w:rsidP="003316BA">
            <w:pPr>
              <w:pStyle w:val="TabelkopjeCEDelft"/>
              <w:rPr>
                <w:lang w:eastAsia="en-US"/>
              </w:rPr>
            </w:pPr>
            <w:r w:rsidRPr="00F606FC">
              <w:rPr>
                <w:lang w:eastAsia="en-US"/>
              </w:rPr>
              <w:t>Bron</w:t>
            </w:r>
          </w:p>
        </w:tc>
        <w:tc>
          <w:tcPr>
            <w:tcW w:w="2196" w:type="dxa"/>
          </w:tcPr>
          <w:p w14:paraId="48B134C0" w14:textId="77777777" w:rsidR="00927582" w:rsidRPr="00F606FC" w:rsidRDefault="00927582" w:rsidP="003316BA">
            <w:pPr>
              <w:pStyle w:val="TabelkopjeCEDelft"/>
              <w:rPr>
                <w:lang w:eastAsia="en-US"/>
              </w:rPr>
            </w:pPr>
            <w:r w:rsidRPr="00F606FC">
              <w:rPr>
                <w:lang w:eastAsia="en-US"/>
              </w:rPr>
              <w:t>Type</w:t>
            </w:r>
          </w:p>
        </w:tc>
      </w:tr>
      <w:tr w:rsidR="00927582" w:rsidRPr="00F606FC" w14:paraId="47DB5C08" w14:textId="77777777" w:rsidTr="00927582">
        <w:tc>
          <w:tcPr>
            <w:tcW w:w="2410" w:type="dxa"/>
          </w:tcPr>
          <w:p w14:paraId="20F53C54" w14:textId="77777777" w:rsidR="00927582" w:rsidRPr="00F606FC" w:rsidRDefault="00927582" w:rsidP="003316BA">
            <w:pPr>
              <w:pStyle w:val="TabeltekstCEDelft"/>
              <w:rPr>
                <w:lang w:eastAsia="en-US"/>
              </w:rPr>
            </w:pPr>
            <w:r w:rsidRPr="00F606FC">
              <w:rPr>
                <w:lang w:eastAsia="en-US"/>
              </w:rPr>
              <w:t>Middelgrote industrie</w:t>
            </w:r>
          </w:p>
        </w:tc>
        <w:tc>
          <w:tcPr>
            <w:tcW w:w="2196" w:type="dxa"/>
          </w:tcPr>
          <w:p w14:paraId="7B1822BA" w14:textId="77777777" w:rsidR="00927582" w:rsidRPr="00F606FC" w:rsidRDefault="00927582" w:rsidP="003316BA">
            <w:pPr>
              <w:pStyle w:val="TabeltekstCEDelft"/>
              <w:rPr>
                <w:lang w:eastAsia="en-US"/>
              </w:rPr>
            </w:pPr>
            <w:r w:rsidRPr="00F606FC">
              <w:rPr>
                <w:lang w:eastAsia="en-US"/>
              </w:rPr>
              <w:t>warmte/koude</w:t>
            </w:r>
          </w:p>
          <w:p w14:paraId="67F92CF5" w14:textId="77777777" w:rsidR="00927582" w:rsidRPr="00F606FC" w:rsidRDefault="00927582" w:rsidP="003316BA">
            <w:pPr>
              <w:pStyle w:val="TabeltekstCEDelft"/>
              <w:rPr>
                <w:lang w:eastAsia="en-US"/>
              </w:rPr>
            </w:pPr>
          </w:p>
        </w:tc>
      </w:tr>
      <w:tr w:rsidR="00927582" w:rsidRPr="00F606FC" w14:paraId="671C322B"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456679CB" w14:textId="77777777" w:rsidR="00927582" w:rsidRPr="00F606FC" w:rsidRDefault="00927582" w:rsidP="003316BA">
            <w:pPr>
              <w:pStyle w:val="TabeltekstCEDelft"/>
              <w:rPr>
                <w:lang w:eastAsia="en-US"/>
              </w:rPr>
            </w:pPr>
            <w:r w:rsidRPr="00F606FC">
              <w:rPr>
                <w:lang w:eastAsia="en-US"/>
              </w:rPr>
              <w:t>Rioolwaterzuiveringen</w:t>
            </w:r>
          </w:p>
        </w:tc>
        <w:tc>
          <w:tcPr>
            <w:tcW w:w="2196" w:type="dxa"/>
          </w:tcPr>
          <w:p w14:paraId="075B4740" w14:textId="77777777" w:rsidR="00927582" w:rsidRPr="00F606FC" w:rsidRDefault="00927582" w:rsidP="003316BA">
            <w:pPr>
              <w:pStyle w:val="TabeltekstCEDelft"/>
              <w:rPr>
                <w:lang w:eastAsia="en-US"/>
              </w:rPr>
            </w:pPr>
            <w:r w:rsidRPr="00F606FC">
              <w:rPr>
                <w:lang w:eastAsia="en-US"/>
              </w:rPr>
              <w:t>Warmte</w:t>
            </w:r>
          </w:p>
        </w:tc>
      </w:tr>
      <w:tr w:rsidR="00927582" w:rsidRPr="00F606FC" w14:paraId="79D96DB6" w14:textId="77777777" w:rsidTr="00927582">
        <w:tc>
          <w:tcPr>
            <w:tcW w:w="2410" w:type="dxa"/>
          </w:tcPr>
          <w:p w14:paraId="3FBD82CC" w14:textId="77777777" w:rsidR="00927582" w:rsidRPr="00F606FC" w:rsidRDefault="00927582" w:rsidP="003316BA">
            <w:pPr>
              <w:pStyle w:val="TabeltekstCEDelft"/>
              <w:rPr>
                <w:lang w:eastAsia="en-US"/>
              </w:rPr>
            </w:pPr>
            <w:r w:rsidRPr="00F606FC">
              <w:rPr>
                <w:lang w:eastAsia="en-US"/>
              </w:rPr>
              <w:t>Koel- en vrieshuizen</w:t>
            </w:r>
          </w:p>
        </w:tc>
        <w:tc>
          <w:tcPr>
            <w:tcW w:w="2196" w:type="dxa"/>
          </w:tcPr>
          <w:p w14:paraId="644FAA84" w14:textId="77777777" w:rsidR="00927582" w:rsidRPr="00F606FC" w:rsidRDefault="00927582" w:rsidP="003316BA">
            <w:pPr>
              <w:pStyle w:val="TabeltekstCEDelft"/>
              <w:rPr>
                <w:lang w:eastAsia="en-US"/>
              </w:rPr>
            </w:pPr>
            <w:r w:rsidRPr="00F606FC">
              <w:rPr>
                <w:lang w:eastAsia="en-US"/>
              </w:rPr>
              <w:t>warmte-aanbod</w:t>
            </w:r>
          </w:p>
          <w:p w14:paraId="5F4D850F"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24CAABA9"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2552E098" w14:textId="77777777" w:rsidR="00927582" w:rsidRPr="00F606FC" w:rsidRDefault="00927582" w:rsidP="003316BA">
            <w:pPr>
              <w:pStyle w:val="TabeltekstCEDelft"/>
              <w:rPr>
                <w:lang w:eastAsia="en-US"/>
              </w:rPr>
            </w:pPr>
            <w:r w:rsidRPr="00F606FC">
              <w:rPr>
                <w:lang w:eastAsia="en-US"/>
              </w:rPr>
              <w:t>Slachthuizen</w:t>
            </w:r>
          </w:p>
        </w:tc>
        <w:tc>
          <w:tcPr>
            <w:tcW w:w="2196" w:type="dxa"/>
          </w:tcPr>
          <w:p w14:paraId="777EFC42" w14:textId="77777777" w:rsidR="00927582" w:rsidRPr="00F606FC" w:rsidRDefault="00927582" w:rsidP="003316BA">
            <w:pPr>
              <w:pStyle w:val="TabeltekstCEDelft"/>
              <w:rPr>
                <w:lang w:eastAsia="en-US"/>
              </w:rPr>
            </w:pPr>
            <w:r w:rsidRPr="00F606FC">
              <w:rPr>
                <w:lang w:eastAsia="en-US"/>
              </w:rPr>
              <w:t>warmte-aanbod</w:t>
            </w:r>
          </w:p>
          <w:p w14:paraId="5DA07665"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5937D2D8" w14:textId="77777777" w:rsidTr="00927582">
        <w:tc>
          <w:tcPr>
            <w:tcW w:w="2410" w:type="dxa"/>
          </w:tcPr>
          <w:p w14:paraId="0E283143" w14:textId="77777777" w:rsidR="00927582" w:rsidRPr="00F606FC" w:rsidRDefault="00927582" w:rsidP="003316BA">
            <w:pPr>
              <w:pStyle w:val="TabeltekstCEDelft"/>
              <w:rPr>
                <w:lang w:eastAsia="en-US"/>
              </w:rPr>
            </w:pPr>
            <w:r w:rsidRPr="00F606FC">
              <w:rPr>
                <w:lang w:eastAsia="en-US"/>
              </w:rPr>
              <w:t>Datacenters</w:t>
            </w:r>
          </w:p>
        </w:tc>
        <w:tc>
          <w:tcPr>
            <w:tcW w:w="2196" w:type="dxa"/>
          </w:tcPr>
          <w:p w14:paraId="36F69A07" w14:textId="77777777" w:rsidR="00927582" w:rsidRPr="00F606FC" w:rsidRDefault="00927582" w:rsidP="003316BA">
            <w:pPr>
              <w:pStyle w:val="TabeltekstCEDelft"/>
              <w:rPr>
                <w:lang w:eastAsia="en-US"/>
              </w:rPr>
            </w:pPr>
            <w:r w:rsidRPr="00F606FC">
              <w:rPr>
                <w:lang w:eastAsia="en-US"/>
              </w:rPr>
              <w:t>warmte-aanbod</w:t>
            </w:r>
          </w:p>
          <w:p w14:paraId="2D7FCB59"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678BA2D3"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4DA0823B" w14:textId="77777777" w:rsidR="00927582" w:rsidRPr="00F606FC" w:rsidRDefault="00927582" w:rsidP="003316BA">
            <w:pPr>
              <w:pStyle w:val="TabeltekstCEDelft"/>
              <w:rPr>
                <w:lang w:eastAsia="en-US"/>
              </w:rPr>
            </w:pPr>
            <w:r w:rsidRPr="00F606FC">
              <w:rPr>
                <w:lang w:eastAsia="en-US"/>
              </w:rPr>
              <w:t>Kunstijsbanen</w:t>
            </w:r>
          </w:p>
        </w:tc>
        <w:tc>
          <w:tcPr>
            <w:tcW w:w="2196" w:type="dxa"/>
          </w:tcPr>
          <w:p w14:paraId="21B10281" w14:textId="77777777" w:rsidR="00927582" w:rsidRPr="00F606FC" w:rsidRDefault="00927582" w:rsidP="003316BA">
            <w:pPr>
              <w:pStyle w:val="TabeltekstCEDelft"/>
              <w:rPr>
                <w:lang w:eastAsia="en-US"/>
              </w:rPr>
            </w:pPr>
            <w:r w:rsidRPr="00F606FC">
              <w:rPr>
                <w:lang w:eastAsia="en-US"/>
              </w:rPr>
              <w:t>warmte-aanbod</w:t>
            </w:r>
          </w:p>
          <w:p w14:paraId="1EB9C603"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2AA610C7" w14:textId="77777777" w:rsidTr="00927582">
        <w:tc>
          <w:tcPr>
            <w:tcW w:w="2410" w:type="dxa"/>
          </w:tcPr>
          <w:p w14:paraId="72F2593B" w14:textId="77777777" w:rsidR="00927582" w:rsidRPr="00F606FC" w:rsidRDefault="00927582" w:rsidP="003316BA">
            <w:pPr>
              <w:pStyle w:val="TabeltekstCEDelft"/>
              <w:rPr>
                <w:lang w:eastAsia="en-US"/>
              </w:rPr>
            </w:pPr>
            <w:r w:rsidRPr="00F606FC">
              <w:rPr>
                <w:lang w:eastAsia="en-US"/>
              </w:rPr>
              <w:t>Supermarkt</w:t>
            </w:r>
          </w:p>
        </w:tc>
        <w:tc>
          <w:tcPr>
            <w:tcW w:w="2196" w:type="dxa"/>
          </w:tcPr>
          <w:p w14:paraId="565631CE" w14:textId="77777777" w:rsidR="00927582" w:rsidRPr="00F606FC" w:rsidRDefault="00927582" w:rsidP="003316BA">
            <w:pPr>
              <w:pStyle w:val="TabeltekstCEDelft"/>
              <w:rPr>
                <w:lang w:eastAsia="en-US"/>
              </w:rPr>
            </w:pPr>
            <w:r w:rsidRPr="00F606FC">
              <w:rPr>
                <w:lang w:eastAsia="en-US"/>
              </w:rPr>
              <w:t>warmte-aanbod</w:t>
            </w:r>
          </w:p>
          <w:p w14:paraId="43C191F7"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31CE0FAD"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3FDE614F" w14:textId="77777777" w:rsidR="00927582" w:rsidRPr="00F606FC" w:rsidRDefault="00927582" w:rsidP="003316BA">
            <w:pPr>
              <w:pStyle w:val="TabeltekstCEDelft"/>
              <w:rPr>
                <w:lang w:eastAsia="en-US"/>
              </w:rPr>
            </w:pPr>
            <w:r w:rsidRPr="00F606FC">
              <w:rPr>
                <w:lang w:eastAsia="en-US"/>
              </w:rPr>
              <w:t>Glastuinbouw</w:t>
            </w:r>
          </w:p>
        </w:tc>
        <w:tc>
          <w:tcPr>
            <w:tcW w:w="2196" w:type="dxa"/>
          </w:tcPr>
          <w:p w14:paraId="34580F8D" w14:textId="69B25045" w:rsidR="00927582" w:rsidRDefault="00927582" w:rsidP="003316BA">
            <w:pPr>
              <w:pStyle w:val="TabeltekstCEDelft"/>
              <w:rPr>
                <w:lang w:eastAsia="en-US"/>
              </w:rPr>
            </w:pPr>
            <w:r w:rsidRPr="00F606FC">
              <w:rPr>
                <w:lang w:eastAsia="en-US"/>
              </w:rPr>
              <w:t>Warmte</w:t>
            </w:r>
            <w:r>
              <w:rPr>
                <w:lang w:eastAsia="en-US"/>
              </w:rPr>
              <w:t>vraag (MT/HT)</w:t>
            </w:r>
          </w:p>
          <w:p w14:paraId="5147E452" w14:textId="41DB2344" w:rsidR="00927582" w:rsidRPr="00F606FC" w:rsidRDefault="00927582" w:rsidP="003316BA">
            <w:pPr>
              <w:pStyle w:val="TabeltekstCEDelft"/>
              <w:rPr>
                <w:lang w:eastAsia="en-US"/>
              </w:rPr>
            </w:pPr>
            <w:r>
              <w:rPr>
                <w:lang w:eastAsia="en-US"/>
              </w:rPr>
              <w:t>Warmte-aanbod (LT)</w:t>
            </w:r>
          </w:p>
        </w:tc>
      </w:tr>
      <w:tr w:rsidR="00243DAD" w:rsidRPr="00F606FC" w14:paraId="56AAD742" w14:textId="77777777" w:rsidTr="00927582">
        <w:tc>
          <w:tcPr>
            <w:tcW w:w="2410" w:type="dxa"/>
          </w:tcPr>
          <w:p w14:paraId="13319C40" w14:textId="403D82E0" w:rsidR="00243DAD" w:rsidRPr="00F606FC" w:rsidRDefault="00243DAD" w:rsidP="003316BA">
            <w:pPr>
              <w:pStyle w:val="TabeltekstCEDelft"/>
              <w:rPr>
                <w:lang w:eastAsia="en-US"/>
              </w:rPr>
            </w:pPr>
            <w:r>
              <w:rPr>
                <w:lang w:eastAsia="en-US"/>
              </w:rPr>
              <w:t>Industriële bakkerijen</w:t>
            </w:r>
          </w:p>
        </w:tc>
        <w:tc>
          <w:tcPr>
            <w:tcW w:w="2196" w:type="dxa"/>
          </w:tcPr>
          <w:p w14:paraId="10491216" w14:textId="77777777" w:rsidR="00243DAD" w:rsidRDefault="00243DAD" w:rsidP="00243DAD">
            <w:pPr>
              <w:pStyle w:val="TabeltekstCEDelft"/>
              <w:rPr>
                <w:lang w:eastAsia="en-US"/>
              </w:rPr>
            </w:pPr>
            <w:r w:rsidRPr="00F606FC">
              <w:rPr>
                <w:lang w:eastAsia="en-US"/>
              </w:rPr>
              <w:t>Warmte</w:t>
            </w:r>
            <w:r>
              <w:rPr>
                <w:lang w:eastAsia="en-US"/>
              </w:rPr>
              <w:t>vraag (MT/HT)</w:t>
            </w:r>
          </w:p>
          <w:p w14:paraId="7143F214" w14:textId="5E4785DF" w:rsidR="00243DAD" w:rsidRPr="00F606FC" w:rsidRDefault="00243DAD" w:rsidP="00243DAD">
            <w:pPr>
              <w:pStyle w:val="TabeltekstCEDelft"/>
              <w:rPr>
                <w:lang w:eastAsia="en-US"/>
              </w:rPr>
            </w:pPr>
            <w:r>
              <w:rPr>
                <w:lang w:eastAsia="en-US"/>
              </w:rPr>
              <w:t>Warmte-aanbod (LT)</w:t>
            </w:r>
          </w:p>
        </w:tc>
      </w:tr>
      <w:tr w:rsidR="00243DAD" w:rsidRPr="00F606FC" w14:paraId="639785AE"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218D1FC4" w14:textId="5A425F48" w:rsidR="00243DAD" w:rsidRDefault="00243DAD" w:rsidP="003316BA">
            <w:pPr>
              <w:pStyle w:val="TabeltekstCEDelft"/>
              <w:rPr>
                <w:lang w:eastAsia="en-US"/>
              </w:rPr>
            </w:pPr>
            <w:r>
              <w:rPr>
                <w:lang w:eastAsia="en-US"/>
              </w:rPr>
              <w:t>Industriële wasserijen</w:t>
            </w:r>
          </w:p>
        </w:tc>
        <w:tc>
          <w:tcPr>
            <w:tcW w:w="2196" w:type="dxa"/>
          </w:tcPr>
          <w:p w14:paraId="5CC73A89" w14:textId="77777777" w:rsidR="00243DAD" w:rsidRDefault="00243DAD" w:rsidP="00243DAD">
            <w:pPr>
              <w:pStyle w:val="TabeltekstCEDelft"/>
              <w:rPr>
                <w:lang w:eastAsia="en-US"/>
              </w:rPr>
            </w:pPr>
            <w:r w:rsidRPr="00F606FC">
              <w:rPr>
                <w:lang w:eastAsia="en-US"/>
              </w:rPr>
              <w:t>Warmte</w:t>
            </w:r>
            <w:r>
              <w:rPr>
                <w:lang w:eastAsia="en-US"/>
              </w:rPr>
              <w:t>vraag (MT/HT)</w:t>
            </w:r>
          </w:p>
          <w:p w14:paraId="3E086856" w14:textId="621D87FD" w:rsidR="00243DAD" w:rsidRDefault="00243DAD" w:rsidP="00243DAD">
            <w:pPr>
              <w:pStyle w:val="TabeltekstCEDelft"/>
              <w:rPr>
                <w:lang w:eastAsia="en-US"/>
              </w:rPr>
            </w:pPr>
            <w:r>
              <w:rPr>
                <w:lang w:eastAsia="en-US"/>
              </w:rPr>
              <w:t>Warmte-aanbod (LT)</w:t>
            </w:r>
          </w:p>
        </w:tc>
      </w:tr>
    </w:tbl>
    <w:p w14:paraId="493C265B" w14:textId="77777777" w:rsidR="00DC2FF1" w:rsidRPr="00F606FC" w:rsidRDefault="00DC2FF1" w:rsidP="00DC2FF1">
      <w:pPr>
        <w:ind w:left="907"/>
        <w:rPr>
          <w:rFonts w:ascii="Trebuchet MS" w:hAnsi="Trebuchet MS" w:cs="Times New Roman"/>
          <w:color w:val="auto"/>
          <w:sz w:val="18"/>
          <w:szCs w:val="22"/>
          <w:lang w:eastAsia="en-US"/>
        </w:rPr>
      </w:pPr>
    </w:p>
    <w:p w14:paraId="18C0797A" w14:textId="6CA58F69" w:rsidR="00FE16C8" w:rsidRDefault="002A30CC" w:rsidP="003316BA">
      <w:pPr>
        <w:pStyle w:val="BasistekstCEDelft"/>
        <w:rPr>
          <w:b/>
          <w:lang w:eastAsia="en-US"/>
        </w:rPr>
      </w:pPr>
      <w:r>
        <w:rPr>
          <w:b/>
          <w:lang w:eastAsia="en-US"/>
        </w:rPr>
        <w:t>Thermische energie uit o</w:t>
      </w:r>
      <w:r w:rsidR="003316BA" w:rsidRPr="003316BA">
        <w:rPr>
          <w:b/>
          <w:lang w:eastAsia="en-US"/>
        </w:rPr>
        <w:t>ppervlaktewater</w:t>
      </w:r>
      <w:r>
        <w:rPr>
          <w:b/>
          <w:lang w:eastAsia="en-US"/>
        </w:rPr>
        <w:t xml:space="preserve"> (TEO)</w:t>
      </w:r>
    </w:p>
    <w:p w14:paraId="71BF059B" w14:textId="568EBEC0" w:rsidR="003316BA" w:rsidRDefault="003316BA" w:rsidP="003316BA">
      <w:pPr>
        <w:pStyle w:val="BasistekstCEDelft"/>
        <w:rPr>
          <w:lang w:eastAsia="en-US"/>
        </w:rPr>
      </w:pPr>
      <w:r>
        <w:rPr>
          <w:lang w:eastAsia="en-US"/>
        </w:rPr>
        <w:t xml:space="preserve">Dit temperatuurniveau is geschikt voor koeling. Daarnaast kan het gebruikt worden voor regeneratie van WKO-systemen. </w:t>
      </w:r>
      <w:r w:rsidR="008E5286" w:rsidRPr="008E5286">
        <w:rPr>
          <w:lang w:eastAsia="en-US"/>
        </w:rPr>
        <w:t xml:space="preserve">Regeneratie betekent dat de energiebalans van de WKO wordt hersteld of dat wordt voorkomen dat deze in onbalans raakt. </w:t>
      </w:r>
      <w:r w:rsidR="000A00E7">
        <w:rPr>
          <w:lang w:eastAsia="en-US"/>
        </w:rPr>
        <w:t>D</w:t>
      </w:r>
      <w:r w:rsidR="00243DAD">
        <w:rPr>
          <w:lang w:eastAsia="en-US"/>
        </w:rPr>
        <w:t xml:space="preserve">at </w:t>
      </w:r>
      <w:r w:rsidR="000A00E7">
        <w:rPr>
          <w:lang w:eastAsia="en-US"/>
        </w:rPr>
        <w:t xml:space="preserve">kan gebeuren als </w:t>
      </w:r>
      <w:r w:rsidR="00243DAD">
        <w:rPr>
          <w:lang w:eastAsia="en-US"/>
        </w:rPr>
        <w:t>er in de winter te veel warmte wordt onttrokken, waardoor de bodem te veel afkoelt en de warmtepomp (aanzienlijk) minder efficiënt wordt. Door in de zomer warmte uit het oppervlaktewater te ‘oogsten’ en deze op te slaan in de bodem, kan de bron beter in balans blijven.</w:t>
      </w:r>
    </w:p>
    <w:p w14:paraId="6A6464D3" w14:textId="40093FC0" w:rsidR="003316BA" w:rsidRDefault="003316BA" w:rsidP="003316BA">
      <w:pPr>
        <w:pStyle w:val="BasistekstCEDelft"/>
        <w:rPr>
          <w:lang w:eastAsia="en-US"/>
        </w:rPr>
      </w:pPr>
    </w:p>
    <w:p w14:paraId="3DDF74CD" w14:textId="7AC0FC80" w:rsidR="003316BA" w:rsidRDefault="005F0392" w:rsidP="003316BA">
      <w:pPr>
        <w:pStyle w:val="BasistekstCEDelft"/>
        <w:rPr>
          <w:b/>
          <w:lang w:eastAsia="en-US"/>
        </w:rPr>
      </w:pPr>
      <w:r>
        <w:rPr>
          <w:b/>
          <w:lang w:eastAsia="en-US"/>
        </w:rPr>
        <w:t>Andere vormen van aquathermie</w:t>
      </w:r>
    </w:p>
    <w:p w14:paraId="71DF5D1B" w14:textId="55B73835" w:rsidR="00A002A1" w:rsidRPr="00A002A1" w:rsidRDefault="005F0392" w:rsidP="005F0392">
      <w:pPr>
        <w:pStyle w:val="BasistekstCEDelft"/>
        <w:rPr>
          <w:lang w:eastAsia="en-US"/>
        </w:rPr>
      </w:pPr>
      <w:r>
        <w:rPr>
          <w:lang w:eastAsia="en-US"/>
        </w:rPr>
        <w:t xml:space="preserve">Aquathermie is het gebruik van warmte uit water. Naast oppervlaktewater zijn er nog andere mogelijke bronnen van aquathermie. </w:t>
      </w:r>
      <w:r w:rsidR="003316BA">
        <w:rPr>
          <w:lang w:eastAsia="en-US"/>
        </w:rPr>
        <w:t>Thermische energie uit afvalwater (TE</w:t>
      </w:r>
      <w:r w:rsidR="008E5286">
        <w:rPr>
          <w:lang w:eastAsia="en-US"/>
        </w:rPr>
        <w:t>A</w:t>
      </w:r>
      <w:r w:rsidR="003316BA">
        <w:rPr>
          <w:lang w:eastAsia="en-US"/>
        </w:rPr>
        <w:t>)</w:t>
      </w:r>
      <w:r>
        <w:rPr>
          <w:lang w:eastAsia="en-US"/>
        </w:rPr>
        <w:t xml:space="preserve"> maakt gebruik van warmte uit het effluent van </w:t>
      </w:r>
      <w:proofErr w:type="spellStart"/>
      <w:r>
        <w:rPr>
          <w:lang w:eastAsia="en-US"/>
        </w:rPr>
        <w:t>RWZI’s</w:t>
      </w:r>
      <w:proofErr w:type="spellEnd"/>
      <w:r>
        <w:rPr>
          <w:lang w:eastAsia="en-US"/>
        </w:rPr>
        <w:t xml:space="preserve">. </w:t>
      </w:r>
      <w:proofErr w:type="spellStart"/>
      <w:r>
        <w:rPr>
          <w:lang w:eastAsia="en-US"/>
        </w:rPr>
        <w:t>Riothermie</w:t>
      </w:r>
      <w:proofErr w:type="spellEnd"/>
      <w:r>
        <w:rPr>
          <w:lang w:eastAsia="en-US"/>
        </w:rPr>
        <w:t xml:space="preserve"> benut de warmte uit rioolwater, afkomstig van huishoudelijk afvalwater. Thermische </w:t>
      </w:r>
      <w:r w:rsidR="00243DAD">
        <w:rPr>
          <w:lang w:eastAsia="en-US"/>
        </w:rPr>
        <w:t>e</w:t>
      </w:r>
      <w:r>
        <w:rPr>
          <w:lang w:eastAsia="en-US"/>
        </w:rPr>
        <w:t xml:space="preserve">nergie uit </w:t>
      </w:r>
      <w:r w:rsidR="00243DAD">
        <w:rPr>
          <w:lang w:eastAsia="en-US"/>
        </w:rPr>
        <w:t>d</w:t>
      </w:r>
      <w:r>
        <w:rPr>
          <w:lang w:eastAsia="en-US"/>
        </w:rPr>
        <w:t xml:space="preserve">rinkwater </w:t>
      </w:r>
      <w:r w:rsidR="00243DAD">
        <w:rPr>
          <w:lang w:eastAsia="en-US"/>
        </w:rPr>
        <w:t xml:space="preserve">(TED) </w:t>
      </w:r>
      <w:r>
        <w:rPr>
          <w:lang w:eastAsia="en-US"/>
        </w:rPr>
        <w:t>gebruikt drinkwaterleidingen</w:t>
      </w:r>
      <w:r w:rsidR="00243DAD">
        <w:rPr>
          <w:lang w:eastAsia="en-US"/>
        </w:rPr>
        <w:t xml:space="preserve"> (grote persleidingen, niet de leidingen naar of in een woning)</w:t>
      </w:r>
      <w:r>
        <w:rPr>
          <w:lang w:eastAsia="en-US"/>
        </w:rPr>
        <w:t xml:space="preserve"> als warmte- of </w:t>
      </w:r>
      <w:proofErr w:type="spellStart"/>
      <w:r>
        <w:rPr>
          <w:lang w:eastAsia="en-US"/>
        </w:rPr>
        <w:t>koudebron</w:t>
      </w:r>
      <w:proofErr w:type="spellEnd"/>
      <w:r>
        <w:rPr>
          <w:lang w:eastAsia="en-US"/>
        </w:rPr>
        <w:t>.</w:t>
      </w:r>
    </w:p>
    <w:p w14:paraId="2B0109C0" w14:textId="2CAFC879" w:rsidR="00FE16C8" w:rsidRPr="004475F8" w:rsidRDefault="00D1166B" w:rsidP="00DC2FF1">
      <w:pPr>
        <w:pStyle w:val="Kop3"/>
      </w:pPr>
      <w:proofErr w:type="spellStart"/>
      <w:r>
        <w:t>Seizoens</w:t>
      </w:r>
      <w:r w:rsidR="00FE16C8">
        <w:t>b</w:t>
      </w:r>
      <w:r w:rsidR="00FE16C8" w:rsidRPr="004475F8">
        <w:t>uffer</w:t>
      </w:r>
      <w:proofErr w:type="spellEnd"/>
    </w:p>
    <w:p w14:paraId="0345837F" w14:textId="433A19F1" w:rsidR="008A59C4" w:rsidRDefault="00034A87" w:rsidP="00FE16C8">
      <w:pPr>
        <w:pStyle w:val="BasistekstCEDelft"/>
      </w:pPr>
      <w:r>
        <w:t xml:space="preserve">Om de </w:t>
      </w:r>
      <w:r w:rsidR="00D1166B">
        <w:t>(winter-)</w:t>
      </w:r>
      <w:r>
        <w:t>piekvraag op te vangen kan gebruik gemaakt worden van een warmtebuffer.</w:t>
      </w:r>
      <w:r w:rsidR="00FE16C8" w:rsidRPr="007A2D42">
        <w:t xml:space="preserve"> </w:t>
      </w:r>
      <w:r w:rsidR="008A59C4">
        <w:t>Warmte-opslag kan op drie manieren:</w:t>
      </w:r>
    </w:p>
    <w:p w14:paraId="17DD64AE" w14:textId="431D4474" w:rsidR="008A59C4" w:rsidRDefault="008A59C4" w:rsidP="007A72BE">
      <w:pPr>
        <w:pStyle w:val="Opsommingstreepje1eniveauCEDelft"/>
      </w:pPr>
      <w:r>
        <w:lastRenderedPageBreak/>
        <w:t>Voelbare warmte-opslag (</w:t>
      </w:r>
      <w:proofErr w:type="spellStart"/>
      <w:r>
        <w:t>Sensible</w:t>
      </w:r>
      <w:proofErr w:type="spellEnd"/>
      <w:r>
        <w:t xml:space="preserve"> heat)</w:t>
      </w:r>
    </w:p>
    <w:p w14:paraId="0FD154A3" w14:textId="5B28A0A7" w:rsidR="008A59C4" w:rsidRDefault="008A59C4" w:rsidP="007A72BE">
      <w:pPr>
        <w:pStyle w:val="Opsommingstreepje1eniveauCEDelft"/>
      </w:pPr>
      <w:r>
        <w:t xml:space="preserve">Opslag in </w:t>
      </w:r>
      <w:proofErr w:type="spellStart"/>
      <w:r>
        <w:t>fase-overgangen</w:t>
      </w:r>
      <w:proofErr w:type="spellEnd"/>
      <w:r>
        <w:t xml:space="preserve"> (</w:t>
      </w:r>
      <w:proofErr w:type="spellStart"/>
      <w:r>
        <w:t>Phase</w:t>
      </w:r>
      <w:proofErr w:type="spellEnd"/>
      <w:r>
        <w:t xml:space="preserve"> </w:t>
      </w:r>
      <w:proofErr w:type="spellStart"/>
      <w:r>
        <w:t>changing</w:t>
      </w:r>
      <w:proofErr w:type="spellEnd"/>
      <w:r>
        <w:t xml:space="preserve"> </w:t>
      </w:r>
      <w:proofErr w:type="spellStart"/>
      <w:r>
        <w:t>materials</w:t>
      </w:r>
      <w:proofErr w:type="spellEnd"/>
      <w:r>
        <w:t>, PCM)</w:t>
      </w:r>
    </w:p>
    <w:p w14:paraId="345EA314" w14:textId="2DE56CA4" w:rsidR="008A59C4" w:rsidRPr="007A2D42" w:rsidRDefault="008A59C4" w:rsidP="007A72BE">
      <w:pPr>
        <w:pStyle w:val="Opsommingstreepje1eniveauCEDelft"/>
      </w:pPr>
      <w:r>
        <w:t>Chemische opslag (</w:t>
      </w:r>
      <w:proofErr w:type="spellStart"/>
      <w:r>
        <w:t>Thermochemical</w:t>
      </w:r>
      <w:proofErr w:type="spellEnd"/>
      <w:r>
        <w:t xml:space="preserve"> Storage, TCM)</w:t>
      </w:r>
    </w:p>
    <w:p w14:paraId="44F4AE31" w14:textId="77777777" w:rsidR="008A59C4" w:rsidRDefault="008A59C4" w:rsidP="009E6937">
      <w:pPr>
        <w:pStyle w:val="BasistekstCEDelft"/>
      </w:pPr>
    </w:p>
    <w:p w14:paraId="46534C4B" w14:textId="1F6E00E2" w:rsidR="008A59C4" w:rsidRDefault="008A59C4" w:rsidP="009E6937">
      <w:pPr>
        <w:pStyle w:val="BasistekstCEDelft"/>
      </w:pPr>
      <w:r>
        <w:t xml:space="preserve">Voelbare warmte-opslag is gebaseerd op het verwarmen van een medium, meestal water. Dit is op dit moment de enige commercieel toegepaste vorm van </w:t>
      </w:r>
      <w:r w:rsidR="00243DAD">
        <w:t xml:space="preserve">grootschalige </w:t>
      </w:r>
      <w:r>
        <w:t>opslag. Het opslagsysteem kan verschillende configuraties hebben:</w:t>
      </w:r>
    </w:p>
    <w:p w14:paraId="1B428868" w14:textId="08D5822A" w:rsidR="008A59C4" w:rsidRDefault="008A59C4" w:rsidP="007A72BE">
      <w:pPr>
        <w:pStyle w:val="Opsommingstreepje1eniveauCEDelft"/>
      </w:pPr>
      <w:r>
        <w:t>Bovengrondse tank/buffervat. Vanwege de grote ruimtevraag wordt dit in de praktijk gebruikt voor dag/nachtopslag.</w:t>
      </w:r>
      <w:r w:rsidR="007A72BE">
        <w:t xml:space="preserve"> Deze variant is voor seizoensopslag nog niet economisch rendabel.</w:t>
      </w:r>
    </w:p>
    <w:p w14:paraId="3321981B" w14:textId="47E5F3B0" w:rsidR="008A59C4" w:rsidRDefault="008A59C4" w:rsidP="007A72BE">
      <w:pPr>
        <w:pStyle w:val="Opsommingstreepje1eniveauCEDelft"/>
      </w:pPr>
      <w:r>
        <w:t xml:space="preserve">Ondergronds buffervat of </w:t>
      </w:r>
      <w:r w:rsidR="007A72BE">
        <w:t>geïsoleerde vijver. Ook deze variant heeft een grote ruimtevraag.</w:t>
      </w:r>
    </w:p>
    <w:p w14:paraId="514CF798" w14:textId="446DED0C" w:rsidR="007A72BE" w:rsidRDefault="007A72BE" w:rsidP="007A72BE">
      <w:pPr>
        <w:pStyle w:val="Opsommingstreepje1eniveauCEDelft"/>
      </w:pPr>
      <w:r>
        <w:t xml:space="preserve">Opslag in </w:t>
      </w:r>
      <w:proofErr w:type="spellStart"/>
      <w:r>
        <w:t>aquifers</w:t>
      </w:r>
      <w:proofErr w:type="spellEnd"/>
      <w:r>
        <w:t xml:space="preserve"> in de bodem (WKO of MTO). </w:t>
      </w:r>
    </w:p>
    <w:p w14:paraId="6140E4B7" w14:textId="77777777" w:rsidR="00264799" w:rsidRDefault="007A72BE" w:rsidP="009E6937">
      <w:pPr>
        <w:pStyle w:val="BasistekstCEDelft"/>
      </w:pPr>
      <w:r>
        <w:t xml:space="preserve"> </w:t>
      </w:r>
    </w:p>
    <w:p w14:paraId="7487464C" w14:textId="214EA5F1" w:rsidR="00264799" w:rsidRPr="00264799" w:rsidRDefault="00264799" w:rsidP="009E6937">
      <w:pPr>
        <w:pStyle w:val="BasistekstCEDelft"/>
        <w:rPr>
          <w:b/>
        </w:rPr>
      </w:pPr>
      <w:r>
        <w:rPr>
          <w:b/>
        </w:rPr>
        <w:t>WKO</w:t>
      </w:r>
    </w:p>
    <w:p w14:paraId="587E92BF" w14:textId="77777777" w:rsidR="00264799" w:rsidRDefault="000A1A95" w:rsidP="009E6937">
      <w:pPr>
        <w:pStyle w:val="BasistekstCEDelft"/>
      </w:pPr>
      <w:r>
        <w:t>Warmte-koude opslag (WKO) maakt gebruik van een watervoerende laag in de bodem (</w:t>
      </w:r>
      <w:proofErr w:type="spellStart"/>
      <w:r>
        <w:t>aquifer</w:t>
      </w:r>
      <w:proofErr w:type="spellEnd"/>
      <w:r>
        <w:t xml:space="preserve">). In de bodem worden een koude en een warmte bron aangebracht op circa 20 tot maximaal 500 meter diepte. In de zomer wordt het grondwater uit de koude bron opgepompt en met een warmtewisselaar ingezet als bron voor koeling. Het opgewarmde water wordt teruggepompt in de warmte bron. In de winter wordt de warmte bron, met een temperatuurniveau van circa 20°C, ingezet </w:t>
      </w:r>
      <w:r w:rsidR="00264799">
        <w:t xml:space="preserve">voor verwarming via een warmtepomp. </w:t>
      </w:r>
    </w:p>
    <w:p w14:paraId="7D890B41" w14:textId="77777777" w:rsidR="00264799" w:rsidRDefault="00264799" w:rsidP="009E6937">
      <w:pPr>
        <w:pStyle w:val="BasistekstCEDelft"/>
      </w:pPr>
    </w:p>
    <w:p w14:paraId="153BD09E" w14:textId="50EEA5F0" w:rsidR="00264799" w:rsidRPr="004475F8" w:rsidRDefault="00264799" w:rsidP="009E6937">
      <w:pPr>
        <w:pStyle w:val="BasistekstCEDelft"/>
      </w:pPr>
      <w:r>
        <w:t xml:space="preserve">Belangrijk bij een WKO-systeem is dat de energiebalans over een aantal jaren productie in balans is, dus dat er evenveel warmte wordt onttrokken als er wordt ingevoerd. Dit betekent </w:t>
      </w:r>
      <w:r w:rsidR="00AF14C7">
        <w:t>in de praktijk dat een WKO alleen kan worden gebruikt als er een relatief grote koudevraag is.</w:t>
      </w:r>
    </w:p>
    <w:p w14:paraId="5BB31F1E" w14:textId="5C545B0C" w:rsidR="009E6937" w:rsidRDefault="00C77DDE" w:rsidP="00F9341F">
      <w:pPr>
        <w:pStyle w:val="Kop3"/>
      </w:pPr>
      <w:r>
        <w:t>Aanvoer</w:t>
      </w:r>
      <w:r w:rsidR="00B21BE2">
        <w:t xml:space="preserve">net </w:t>
      </w:r>
      <w:r w:rsidR="00D1166B">
        <w:t>en distributienet</w:t>
      </w:r>
    </w:p>
    <w:p w14:paraId="38FE1754" w14:textId="0D599FC7" w:rsidR="002A30CC" w:rsidRDefault="000866D6" w:rsidP="002A30CC">
      <w:pPr>
        <w:pStyle w:val="BasistekstCEDelft"/>
      </w:pPr>
      <w:r w:rsidRPr="00F32A98">
        <w:t xml:space="preserve">Via een </w:t>
      </w:r>
      <w:r w:rsidR="00C77DDE">
        <w:t>aanvoer</w:t>
      </w:r>
      <w:r w:rsidR="00B21BE2">
        <w:t>net</w:t>
      </w:r>
      <w:r w:rsidRPr="00F32A98">
        <w:t xml:space="preserve"> wordt de warmte </w:t>
      </w:r>
      <w:r w:rsidR="00D1166B">
        <w:t xml:space="preserve">getransporteerd van de bronnen naar het warmte-overdrachtsstation. </w:t>
      </w:r>
      <w:r w:rsidR="002A30CC" w:rsidRPr="00F32A98">
        <w:t xml:space="preserve">Afhankelijk van de beschikbare temperatuur is het mogelijk dat het </w:t>
      </w:r>
      <w:r w:rsidR="00C77DDE">
        <w:t>aanvoer</w:t>
      </w:r>
      <w:r w:rsidR="002A30CC" w:rsidRPr="00F32A98">
        <w:t xml:space="preserve">net bestaat uit </w:t>
      </w:r>
      <w:proofErr w:type="spellStart"/>
      <w:r w:rsidR="002A30CC" w:rsidRPr="00F32A98">
        <w:t>ongeïsoleerde</w:t>
      </w:r>
      <w:proofErr w:type="spellEnd"/>
      <w:r w:rsidR="002A30CC" w:rsidRPr="00F32A98">
        <w:t xml:space="preserve"> kunststof leidingen. Het voordeel hiervan is dat het net relatief goedkoop is en eenvoudig is aan te leggen. </w:t>
      </w:r>
    </w:p>
    <w:p w14:paraId="035F848C" w14:textId="77777777" w:rsidR="00D1166B" w:rsidRDefault="00D1166B" w:rsidP="000866D6">
      <w:pPr>
        <w:pStyle w:val="Opsommingstreepje1eniveauCEDelft"/>
        <w:numPr>
          <w:ilvl w:val="0"/>
          <w:numId w:val="0"/>
        </w:numPr>
      </w:pPr>
    </w:p>
    <w:p w14:paraId="60915666" w14:textId="10B4EA99" w:rsidR="009E6937" w:rsidRPr="009E6937" w:rsidRDefault="002A30CC" w:rsidP="009E6937">
      <w:pPr>
        <w:pStyle w:val="BasistekstCEDelft"/>
      </w:pPr>
      <w:r>
        <w:t>Het distributienet transporteert de warmte van het warmte-</w:t>
      </w:r>
      <w:proofErr w:type="spellStart"/>
      <w:r>
        <w:t>overdrachtstation</w:t>
      </w:r>
      <w:proofErr w:type="spellEnd"/>
      <w:r>
        <w:t xml:space="preserve"> naar de gebouwen. In het distributienet zijn </w:t>
      </w:r>
      <w:r w:rsidR="00B21BE2">
        <w:t xml:space="preserve">(als het warmtenet voldoende groot is) </w:t>
      </w:r>
      <w:r>
        <w:t xml:space="preserve">onderstations die een tiental </w:t>
      </w:r>
      <w:r w:rsidR="00B21BE2">
        <w:t xml:space="preserve">tot 200 </w:t>
      </w:r>
      <w:r>
        <w:t>woningen bedienen.</w:t>
      </w:r>
    </w:p>
    <w:p w14:paraId="6D2F79B2" w14:textId="7283C4C2" w:rsidR="004475F8" w:rsidRDefault="00D1166B" w:rsidP="00F9341F">
      <w:pPr>
        <w:pStyle w:val="Kop3"/>
      </w:pPr>
      <w:r>
        <w:t>Warmte-</w:t>
      </w:r>
      <w:proofErr w:type="spellStart"/>
      <w:r>
        <w:t>overdrachtstation</w:t>
      </w:r>
      <w:proofErr w:type="spellEnd"/>
    </w:p>
    <w:p w14:paraId="5C7157FE" w14:textId="3AFBFBF3" w:rsidR="00D1166B" w:rsidRDefault="00D1166B" w:rsidP="006B4AB9">
      <w:pPr>
        <w:pStyle w:val="BasistekstCEDelft"/>
      </w:pPr>
      <w:r>
        <w:t>In het warmte-</w:t>
      </w:r>
      <w:proofErr w:type="spellStart"/>
      <w:r>
        <w:t>overdrachtstation</w:t>
      </w:r>
      <w:proofErr w:type="spellEnd"/>
      <w:r>
        <w:t xml:space="preserve"> wordt de warmte uit het aanvoernet overgedragen aan het distributienet. Dit gebeurt ofwel direct via warmtewisselaars, ofwel met opwaardering van het temperatuurniveau via een centrale warmtepomp.</w:t>
      </w:r>
    </w:p>
    <w:p w14:paraId="36CC57FA" w14:textId="77777777" w:rsidR="00D1166B" w:rsidRDefault="00D1166B" w:rsidP="006B4AB9">
      <w:pPr>
        <w:pStyle w:val="BasistekstCEDelft"/>
      </w:pPr>
    </w:p>
    <w:p w14:paraId="4FA7782D" w14:textId="26B8C510" w:rsidR="002A30CC" w:rsidRDefault="002A30CC" w:rsidP="006B4AB9">
      <w:pPr>
        <w:pStyle w:val="BasistekstCEDelft"/>
      </w:pPr>
      <w:r>
        <w:t xml:space="preserve">Als het systeem ontworpen is op een hogere aflevertemperatuur dan de brontemperatuur, kan een centrale warmtepomp de warmte opwaarderen, bijvoorbeeld naar 55°C. Daartegen kan de centrale warmtepomp ook gedimensioneerd zijn om enkel op zeer koude dagen (winterpiek) bij te springen. </w:t>
      </w:r>
    </w:p>
    <w:p w14:paraId="63F10B16" w14:textId="77777777" w:rsidR="006B4AB9" w:rsidRPr="00D21330" w:rsidRDefault="006B4AB9" w:rsidP="00A002A1">
      <w:pPr>
        <w:pStyle w:val="Kop3"/>
      </w:pPr>
      <w:proofErr w:type="spellStart"/>
      <w:r w:rsidRPr="00D21330">
        <w:t>Afleverset</w:t>
      </w:r>
      <w:proofErr w:type="spellEnd"/>
    </w:p>
    <w:p w14:paraId="314343A1" w14:textId="3D0AF848" w:rsidR="006B4AB9" w:rsidRDefault="006B4AB9" w:rsidP="006B4AB9">
      <w:pPr>
        <w:pStyle w:val="Opsommingstreepje1eniveauCEDelft"/>
        <w:numPr>
          <w:ilvl w:val="0"/>
          <w:numId w:val="0"/>
        </w:numPr>
      </w:pPr>
      <w:r w:rsidRPr="00F32A98">
        <w:t xml:space="preserve">Door middel van een </w:t>
      </w:r>
      <w:r>
        <w:t>warmtewisselaar (</w:t>
      </w:r>
      <w:proofErr w:type="spellStart"/>
      <w:r w:rsidRPr="00F32A98">
        <w:t>afleverset</w:t>
      </w:r>
      <w:proofErr w:type="spellEnd"/>
      <w:r>
        <w:t>)</w:t>
      </w:r>
      <w:r w:rsidRPr="00F32A98">
        <w:t xml:space="preserve"> wordt de warmte</w:t>
      </w:r>
      <w:r>
        <w:t xml:space="preserve"> van het distributienet</w:t>
      </w:r>
      <w:r w:rsidRPr="00F32A98">
        <w:t xml:space="preserve"> overgedragen aan de aangesloten afnemers.</w:t>
      </w:r>
      <w:r>
        <w:t xml:space="preserve"> De </w:t>
      </w:r>
      <w:proofErr w:type="spellStart"/>
      <w:r>
        <w:t>afleverset</w:t>
      </w:r>
      <w:proofErr w:type="spellEnd"/>
      <w:r>
        <w:t xml:space="preserve"> maakt de warmte ‘bruikbaar’ voor het </w:t>
      </w:r>
      <w:r w:rsidR="00243DAD">
        <w:t>gebouw</w:t>
      </w:r>
      <w:r>
        <w:t xml:space="preserve">. Een </w:t>
      </w:r>
      <w:proofErr w:type="spellStart"/>
      <w:r>
        <w:t>afleverset</w:t>
      </w:r>
      <w:proofErr w:type="spellEnd"/>
      <w:r>
        <w:t xml:space="preserve"> heeft in de basis 3 functies: (i) De </w:t>
      </w:r>
      <w:r w:rsidR="00230C7A">
        <w:t>primaire</w:t>
      </w:r>
      <w:r>
        <w:t xml:space="preserve"> functie is om het </w:t>
      </w:r>
      <w:r w:rsidR="00230C7A">
        <w:t xml:space="preserve">vermogen en temperatuurniveau te regelen dat geleverd wordt aan de afnemer. </w:t>
      </w:r>
      <w:r>
        <w:t xml:space="preserve">De </w:t>
      </w:r>
      <w:proofErr w:type="spellStart"/>
      <w:r>
        <w:t>afleverset</w:t>
      </w:r>
      <w:proofErr w:type="spellEnd"/>
      <w:r>
        <w:t xml:space="preserve"> beperkt de warmtestroom en verdeelt daarmee de warmte over de aangesloten woningen.  (ii) De tweede functie is het maken van warmtapwater</w:t>
      </w:r>
      <w:r w:rsidR="00230C7A">
        <w:t xml:space="preserve"> door het te verwarmen naar &gt;60°C. In een LT-net is dit niet mogelijk</w:t>
      </w:r>
      <w:r>
        <w:t xml:space="preserve">. </w:t>
      </w:r>
      <w:r>
        <w:lastRenderedPageBreak/>
        <w:t xml:space="preserve">(iii) Tevens </w:t>
      </w:r>
      <w:r w:rsidR="005733DF">
        <w:t xml:space="preserve">kan </w:t>
      </w:r>
      <w:r>
        <w:t xml:space="preserve">de </w:t>
      </w:r>
      <w:proofErr w:type="spellStart"/>
      <w:r>
        <w:t>afleverset</w:t>
      </w:r>
      <w:proofErr w:type="spellEnd"/>
      <w:r>
        <w:t xml:space="preserve"> een</w:t>
      </w:r>
      <w:r w:rsidR="002A30CC">
        <w:t xml:space="preserve"> </w:t>
      </w:r>
      <w:r>
        <w:t>fysieke scheiding tussen het distributienet en de binnenhuisinstallatie</w:t>
      </w:r>
      <w:r w:rsidR="005733DF">
        <w:t xml:space="preserve"> creëren</w:t>
      </w:r>
      <w:r>
        <w:t xml:space="preserve">. Door deze scheiding kan </w:t>
      </w:r>
      <w:r w:rsidR="00243DAD">
        <w:t xml:space="preserve">bijvoorbeeld </w:t>
      </w:r>
      <w:r>
        <w:t xml:space="preserve">bij een breuk in de binnenhuisinstallatie het water van het distributienet niet ongecontroleerd leeglopen in </w:t>
      </w:r>
      <w:r w:rsidR="00243DAD">
        <w:t>het gebouw</w:t>
      </w:r>
      <w:r>
        <w:t>.</w:t>
      </w:r>
      <w:r w:rsidR="005733DF">
        <w:t xml:space="preserve"> </w:t>
      </w:r>
    </w:p>
    <w:p w14:paraId="52E2E18E" w14:textId="5DD706A5" w:rsidR="002A30CC" w:rsidRDefault="002A30CC" w:rsidP="006B4AB9">
      <w:pPr>
        <w:pStyle w:val="Opsommingstreepje1eniveauCEDelft"/>
        <w:numPr>
          <w:ilvl w:val="0"/>
          <w:numId w:val="0"/>
        </w:numPr>
      </w:pPr>
    </w:p>
    <w:p w14:paraId="1D26C109" w14:textId="3DFFA05C" w:rsidR="00B21BE2" w:rsidRDefault="00B21BE2" w:rsidP="006B4AB9">
      <w:pPr>
        <w:pStyle w:val="Opsommingstreepje1eniveauCEDelft"/>
        <w:numPr>
          <w:ilvl w:val="0"/>
          <w:numId w:val="0"/>
        </w:numPr>
      </w:pPr>
      <w:r>
        <w:t>Bij grootverbruikers</w:t>
      </w:r>
      <w:r w:rsidR="005733DF">
        <w:t xml:space="preserve"> (&gt;100 kW) wordt meestal gesproken over een afleverstation.</w:t>
      </w:r>
    </w:p>
    <w:p w14:paraId="03CB3801" w14:textId="77777777" w:rsidR="00B21BE2" w:rsidRDefault="00B21BE2" w:rsidP="006B4AB9">
      <w:pPr>
        <w:pStyle w:val="Opsommingstreepje1eniveauCEDelft"/>
        <w:numPr>
          <w:ilvl w:val="0"/>
          <w:numId w:val="0"/>
        </w:numPr>
      </w:pPr>
    </w:p>
    <w:p w14:paraId="7969BB9F" w14:textId="68E3BB9E" w:rsidR="002A30CC" w:rsidRDefault="002A30CC" w:rsidP="006B4AB9">
      <w:pPr>
        <w:pStyle w:val="Opsommingstreepje1eniveauCEDelft"/>
        <w:numPr>
          <w:ilvl w:val="0"/>
          <w:numId w:val="0"/>
        </w:numPr>
      </w:pPr>
      <w:r>
        <w:t xml:space="preserve">Afhankelijk van het systeem kan in </w:t>
      </w:r>
      <w:r w:rsidR="00243DAD">
        <w:t>gebouw</w:t>
      </w:r>
      <w:r>
        <w:t xml:space="preserve"> ook een individuele warmtepomp en/of warmtapwatervoorziening geplaatst zijn (zie paragraaf </w:t>
      </w:r>
      <w:r>
        <w:fldChar w:fldCharType="begin"/>
      </w:r>
      <w:r>
        <w:instrText xml:space="preserve"> REF _Ref511384511 \r \h </w:instrText>
      </w:r>
      <w:r>
        <w:fldChar w:fldCharType="separate"/>
      </w:r>
      <w:r>
        <w:t>2.3.2</w:t>
      </w:r>
      <w:r>
        <w:fldChar w:fldCharType="end"/>
      </w:r>
      <w:r>
        <w:t>).</w:t>
      </w:r>
    </w:p>
    <w:p w14:paraId="57F70CB2" w14:textId="4A41C2A5" w:rsidR="00F61016" w:rsidRDefault="00696755" w:rsidP="00F61016">
      <w:pPr>
        <w:pStyle w:val="Kop2"/>
      </w:pPr>
      <w:bookmarkStart w:id="40" w:name="_Toc510191819"/>
      <w:r>
        <w:t>V</w:t>
      </w:r>
      <w:r w:rsidR="00F61016">
        <w:t>erduurzaming en CO2-reductie</w:t>
      </w:r>
      <w:bookmarkEnd w:id="40"/>
      <w:r w:rsidR="00F61016">
        <w:t xml:space="preserve"> </w:t>
      </w:r>
    </w:p>
    <w:p w14:paraId="25E12353" w14:textId="77777777" w:rsidR="009105C9" w:rsidRDefault="00F61016" w:rsidP="00A002A1">
      <w:pPr>
        <w:pStyle w:val="BasistekstCEDelft"/>
        <w:rPr>
          <w:lang w:eastAsia="en-US"/>
        </w:rPr>
      </w:pPr>
      <w:r w:rsidRPr="00F606FC">
        <w:rPr>
          <w:lang w:eastAsia="en-US"/>
        </w:rPr>
        <w:t xml:space="preserve">De </w:t>
      </w:r>
      <w:r>
        <w:rPr>
          <w:lang w:eastAsia="en-US"/>
        </w:rPr>
        <w:t xml:space="preserve">mate van </w:t>
      </w:r>
      <w:r w:rsidRPr="00F606FC">
        <w:rPr>
          <w:b/>
          <w:lang w:eastAsia="en-US"/>
        </w:rPr>
        <w:t>verduurzaming</w:t>
      </w:r>
      <w:r w:rsidRPr="00F606FC">
        <w:rPr>
          <w:lang w:eastAsia="en-US"/>
        </w:rPr>
        <w:t xml:space="preserve"> van de warmtevoorziening is sterk afhankelijk van</w:t>
      </w:r>
      <w:r w:rsidR="009105C9">
        <w:rPr>
          <w:lang w:eastAsia="en-US"/>
        </w:rPr>
        <w:t>:</w:t>
      </w:r>
      <w:r w:rsidRPr="00F606FC">
        <w:rPr>
          <w:lang w:eastAsia="en-US"/>
        </w:rPr>
        <w:t xml:space="preserve"> </w:t>
      </w:r>
    </w:p>
    <w:p w14:paraId="29478B05" w14:textId="4EB9AAE1" w:rsidR="009105C9" w:rsidRDefault="00243DAD" w:rsidP="00A002A1">
      <w:pPr>
        <w:pStyle w:val="Opsommingteken1eniveauCEDelft"/>
        <w:rPr>
          <w:lang w:eastAsia="en-US"/>
        </w:rPr>
      </w:pPr>
      <w:r>
        <w:rPr>
          <w:lang w:eastAsia="en-US"/>
        </w:rPr>
        <w:t>D</w:t>
      </w:r>
      <w:r w:rsidR="00F61016" w:rsidRPr="00F606FC">
        <w:rPr>
          <w:lang w:eastAsia="en-US"/>
        </w:rPr>
        <w:t>e bron van warmte</w:t>
      </w:r>
      <w:r>
        <w:rPr>
          <w:lang w:eastAsia="en-US"/>
        </w:rPr>
        <w:t>: d</w:t>
      </w:r>
      <w:r w:rsidR="00F61016" w:rsidRPr="00F606FC">
        <w:rPr>
          <w:lang w:eastAsia="en-US"/>
        </w:rPr>
        <w:t xml:space="preserve">oor de lage basistemperatuur zijn er goede mogelijkheden om duurzame bronnen in te zetten voor het ‘voeden’ van </w:t>
      </w:r>
      <w:r>
        <w:rPr>
          <w:lang w:eastAsia="en-US"/>
        </w:rPr>
        <w:t>het warmtenet</w:t>
      </w:r>
      <w:r w:rsidR="00F61016" w:rsidRPr="00F606FC">
        <w:rPr>
          <w:lang w:eastAsia="en-US"/>
        </w:rPr>
        <w:t xml:space="preserve">. </w:t>
      </w:r>
    </w:p>
    <w:p w14:paraId="351520DD" w14:textId="32B7E94F" w:rsidR="004B6E5B" w:rsidRDefault="005733DF" w:rsidP="00A002A1">
      <w:pPr>
        <w:pStyle w:val="Opsommingteken1eniveauCEDelft"/>
        <w:rPr>
          <w:lang w:eastAsia="en-US"/>
        </w:rPr>
      </w:pPr>
      <w:r>
        <w:rPr>
          <w:lang w:eastAsia="en-US"/>
        </w:rPr>
        <w:t xml:space="preserve">De grootte van de inzet en het type </w:t>
      </w:r>
      <w:proofErr w:type="spellStart"/>
      <w:r>
        <w:rPr>
          <w:lang w:eastAsia="en-US"/>
        </w:rPr>
        <w:t>piekopwek</w:t>
      </w:r>
      <w:proofErr w:type="spellEnd"/>
      <w:r w:rsidR="00243DAD">
        <w:rPr>
          <w:lang w:eastAsia="en-US"/>
        </w:rPr>
        <w:t>:</w:t>
      </w:r>
      <w:r>
        <w:rPr>
          <w:lang w:eastAsia="en-US"/>
        </w:rPr>
        <w:t xml:space="preserve"> </w:t>
      </w:r>
      <w:r w:rsidR="00243DAD">
        <w:rPr>
          <w:lang w:eastAsia="en-US"/>
        </w:rPr>
        <w:t>s</w:t>
      </w:r>
      <w:r>
        <w:rPr>
          <w:lang w:eastAsia="en-US"/>
        </w:rPr>
        <w:t>ommige warmtenetten gebruiken pieksystemen op basis van aardgas, maar collectieve warmtepompen zijn ook mogelijk.</w:t>
      </w:r>
    </w:p>
    <w:p w14:paraId="32DF48CC" w14:textId="547E4461" w:rsidR="009105C9" w:rsidRDefault="00243DAD" w:rsidP="00A002A1">
      <w:pPr>
        <w:pStyle w:val="Opsommingteken1eniveauCEDelft"/>
        <w:rPr>
          <w:lang w:eastAsia="en-US"/>
        </w:rPr>
      </w:pPr>
      <w:r>
        <w:rPr>
          <w:lang w:eastAsia="en-US"/>
        </w:rPr>
        <w:t>Het elektriciteitsgebruik: h</w:t>
      </w:r>
      <w:r w:rsidR="00F61016">
        <w:rPr>
          <w:lang w:eastAsia="en-US"/>
        </w:rPr>
        <w:t xml:space="preserve">et systeem gebruikt elektriciteit (voor de warmtepompen en circulatiepompen). </w:t>
      </w:r>
      <w:r w:rsidR="00F61016" w:rsidRPr="00F606FC">
        <w:rPr>
          <w:lang w:eastAsia="en-US"/>
        </w:rPr>
        <w:t xml:space="preserve">De </w:t>
      </w:r>
      <w:r w:rsidR="00F61016">
        <w:rPr>
          <w:lang w:eastAsia="en-US"/>
        </w:rPr>
        <w:t>mate van verduurzaming hangt af van de mate waarin de elektriciteit duurzaam is opgewekt.</w:t>
      </w:r>
    </w:p>
    <w:p w14:paraId="6D154B38" w14:textId="296BDC04" w:rsidR="00F61016" w:rsidRPr="002A6867" w:rsidRDefault="00F61016" w:rsidP="00F42D07">
      <w:pPr>
        <w:pStyle w:val="Opsommingteken1eniveauCEDelft"/>
        <w:numPr>
          <w:ilvl w:val="0"/>
          <w:numId w:val="0"/>
        </w:numPr>
        <w:rPr>
          <w:lang w:eastAsia="en-US"/>
        </w:rPr>
      </w:pPr>
      <w:r w:rsidRPr="00F606FC">
        <w:rPr>
          <w:lang w:eastAsia="en-US"/>
        </w:rPr>
        <w:t xml:space="preserve">De </w:t>
      </w:r>
      <w:r w:rsidRPr="00F606FC">
        <w:rPr>
          <w:b/>
          <w:lang w:eastAsia="en-US"/>
        </w:rPr>
        <w:t>CO</w:t>
      </w:r>
      <w:r w:rsidRPr="00F606FC">
        <w:rPr>
          <w:b/>
          <w:vertAlign w:val="subscript"/>
          <w:lang w:eastAsia="en-US"/>
        </w:rPr>
        <w:t>2</w:t>
      </w:r>
      <w:r w:rsidRPr="00F606FC">
        <w:rPr>
          <w:b/>
          <w:lang w:eastAsia="en-US"/>
        </w:rPr>
        <w:t>-reductie</w:t>
      </w:r>
      <w:r w:rsidRPr="00F606FC">
        <w:rPr>
          <w:lang w:eastAsia="en-US"/>
        </w:rPr>
        <w:t xml:space="preserve"> </w:t>
      </w:r>
      <w:r w:rsidR="009105C9">
        <w:rPr>
          <w:lang w:eastAsia="en-US"/>
        </w:rPr>
        <w:t>van LT-warmtenetten</w:t>
      </w:r>
      <w:r w:rsidR="005733DF">
        <w:rPr>
          <w:lang w:eastAsia="en-US"/>
        </w:rPr>
        <w:t xml:space="preserve"> ten opzichte van gas</w:t>
      </w:r>
      <w:r w:rsidR="009105C9">
        <w:rPr>
          <w:lang w:eastAsia="en-US"/>
        </w:rPr>
        <w:t xml:space="preserve"> </w:t>
      </w:r>
      <w:r>
        <w:rPr>
          <w:lang w:eastAsia="en-US"/>
        </w:rPr>
        <w:t xml:space="preserve">ligt daarmee </w:t>
      </w:r>
      <w:r w:rsidRPr="00F606FC">
        <w:rPr>
          <w:lang w:eastAsia="en-US"/>
        </w:rPr>
        <w:t>tussen de 50-</w:t>
      </w:r>
      <w:r w:rsidR="004B6E5B">
        <w:rPr>
          <w:lang w:eastAsia="en-US"/>
        </w:rPr>
        <w:t>100</w:t>
      </w:r>
      <w:r w:rsidRPr="00F606FC">
        <w:rPr>
          <w:lang w:eastAsia="en-US"/>
        </w:rPr>
        <w:t xml:space="preserve">%. </w:t>
      </w:r>
    </w:p>
    <w:p w14:paraId="004731E1" w14:textId="561893CE" w:rsidR="00EC5AF2" w:rsidRDefault="00A44264" w:rsidP="00A85959">
      <w:pPr>
        <w:pStyle w:val="Kop2"/>
      </w:pPr>
      <w:bookmarkStart w:id="41" w:name="_Toc510191821"/>
      <w:bookmarkStart w:id="42" w:name="_Ref511376325"/>
      <w:r>
        <w:t>Geavanceerde LT-warmtenetten</w:t>
      </w:r>
      <w:bookmarkEnd w:id="41"/>
      <w:bookmarkEnd w:id="42"/>
    </w:p>
    <w:p w14:paraId="255FBED5" w14:textId="0B121E6D" w:rsidR="00C7593E" w:rsidRDefault="00C7593E" w:rsidP="00EC5AF2">
      <w:pPr>
        <w:pStyle w:val="BasistekstCEDelft"/>
      </w:pPr>
      <w:r>
        <w:t>LT-warmtenetten kunnen gebruikmaken van verschillende geavanceerde</w:t>
      </w:r>
      <w:r w:rsidR="00243DAD">
        <w:t xml:space="preserve">, </w:t>
      </w:r>
      <w:r>
        <w:t>’slimme’ componenten die de efficiëntie, inzetbaarheid en/of kosten kunnen verbeteren. Deze componenten kunnen bijvoorbeeld zijn:</w:t>
      </w:r>
    </w:p>
    <w:p w14:paraId="549A360F" w14:textId="42CAFBC4" w:rsidR="00C7593E" w:rsidRDefault="00C7593E" w:rsidP="003568E2">
      <w:pPr>
        <w:pStyle w:val="Opsommingstreepje1eniveauCEDelft"/>
      </w:pPr>
      <w:r>
        <w:t>Uitwisseling van warmte en koude tussen gebruikers</w:t>
      </w:r>
    </w:p>
    <w:p w14:paraId="6893FB27" w14:textId="78AC7906" w:rsidR="00C7593E" w:rsidRDefault="00C7593E" w:rsidP="003568E2">
      <w:pPr>
        <w:pStyle w:val="Opsommingstreepje1eniveauCEDelft"/>
      </w:pPr>
      <w:r>
        <w:t xml:space="preserve">Cascadering van </w:t>
      </w:r>
      <w:r w:rsidR="003568E2">
        <w:t>warmte van HT-netten naar MT- en LT-netten</w:t>
      </w:r>
    </w:p>
    <w:p w14:paraId="0D5A662E" w14:textId="063723A4" w:rsidR="00C7593E" w:rsidRDefault="00C7593E" w:rsidP="003568E2">
      <w:pPr>
        <w:pStyle w:val="Opsommingstreepje1eniveauCEDelft"/>
      </w:pPr>
      <w:r>
        <w:t xml:space="preserve">Clusteren van energie-aansluitingen </w:t>
      </w:r>
    </w:p>
    <w:p w14:paraId="0C5F0F4A" w14:textId="6E6F665A" w:rsidR="003568E2" w:rsidRDefault="003568E2" w:rsidP="003568E2">
      <w:pPr>
        <w:pStyle w:val="Opsommingstreepje1eniveauCEDelft"/>
      </w:pPr>
      <w:r>
        <w:t xml:space="preserve">Buffering van warmte in gebouwen, wijkbuffers of </w:t>
      </w:r>
      <w:proofErr w:type="spellStart"/>
      <w:r>
        <w:t>aquifers</w:t>
      </w:r>
      <w:proofErr w:type="spellEnd"/>
    </w:p>
    <w:p w14:paraId="43730418" w14:textId="57A4D374" w:rsidR="00C7593E" w:rsidRDefault="00C7593E" w:rsidP="003568E2">
      <w:pPr>
        <w:pStyle w:val="Opsommingstreepje1eniveauCEDelft"/>
        <w:numPr>
          <w:ilvl w:val="0"/>
          <w:numId w:val="0"/>
        </w:numPr>
        <w:ind w:left="284" w:hanging="284"/>
      </w:pPr>
    </w:p>
    <w:p w14:paraId="6950EC7E" w14:textId="4BC8DA25" w:rsidR="00C7593E" w:rsidRDefault="00C7593E" w:rsidP="003568E2">
      <w:pPr>
        <w:pStyle w:val="Opsommingstreepje1eniveauCEDelft"/>
        <w:numPr>
          <w:ilvl w:val="0"/>
          <w:numId w:val="0"/>
        </w:numPr>
      </w:pPr>
      <w:r>
        <w:t xml:space="preserve">Deze geavanceerde componenten worden </w:t>
      </w:r>
      <w:r w:rsidR="00E059EF">
        <w:t>nu toegepast in Heerlen door het bedrijf Mijnwater. Hier illustreren we deze componenten met het Mijnwatersysteem als voorbeeld.</w:t>
      </w:r>
    </w:p>
    <w:p w14:paraId="73C2221C" w14:textId="61CA2A0E" w:rsidR="00A44264" w:rsidRDefault="00A44264" w:rsidP="0077642E">
      <w:pPr>
        <w:pStyle w:val="BasistekstCEDelft"/>
      </w:pPr>
    </w:p>
    <w:p w14:paraId="23BC4E7A" w14:textId="43F63CB1" w:rsidR="00C7593E" w:rsidRDefault="00C7593E" w:rsidP="004B6E5B">
      <w:pPr>
        <w:pStyle w:val="Kop3"/>
      </w:pPr>
      <w:r>
        <w:t>Het Mijnwater warmtenet</w:t>
      </w:r>
    </w:p>
    <w:p w14:paraId="18F2DA24" w14:textId="08850FF7" w:rsidR="0077642E" w:rsidRDefault="0077642E" w:rsidP="0077642E">
      <w:pPr>
        <w:pStyle w:val="BasistekstCEDelft"/>
      </w:pPr>
      <w:r w:rsidRPr="005B509C">
        <w:t xml:space="preserve">Mijnwater is een </w:t>
      </w:r>
      <w:r>
        <w:t xml:space="preserve">netwerk voor </w:t>
      </w:r>
      <w:r w:rsidRPr="005B509C">
        <w:t xml:space="preserve">collectieve </w:t>
      </w:r>
      <w:r>
        <w:t xml:space="preserve">energievoorziening van </w:t>
      </w:r>
      <w:r w:rsidRPr="005B509C">
        <w:t xml:space="preserve">gebouwen in Heerlen. Mijnwater distribueert zowel duurzame warmte op een lage temperatuur (~28°C), als duurzame koude op een hoge temperatuur (~16°C) via een thermisch energienet. Dit thermische energienet bestaat uit meerdere niveaus en clusters, en vormt de basis voor warmte- en </w:t>
      </w:r>
      <w:proofErr w:type="spellStart"/>
      <w:r w:rsidRPr="005B509C">
        <w:t>koudelevering</w:t>
      </w:r>
      <w:proofErr w:type="spellEnd"/>
      <w:r w:rsidRPr="005B509C">
        <w:t xml:space="preserve"> op zeer diverse temperatuurniveaus. </w:t>
      </w:r>
    </w:p>
    <w:p w14:paraId="37A759B1" w14:textId="77777777" w:rsidR="0077642E" w:rsidRDefault="0077642E" w:rsidP="0077642E">
      <w:pPr>
        <w:pStyle w:val="BasistekstCEDelft"/>
      </w:pPr>
    </w:p>
    <w:p w14:paraId="2A28A123" w14:textId="50A0DD94" w:rsidR="0077642E" w:rsidRDefault="0077642E" w:rsidP="0077642E">
      <w:pPr>
        <w:pStyle w:val="BasistekstCEDelft"/>
      </w:pPr>
      <w:r w:rsidRPr="005B509C">
        <w:t>Daarnaast levert Mijnwater in sommige gevallen duurzame elektriciteit met zonnepanelen. Het biedt zodoende een collectieve gebiedsoplossing voor warmte, koude en elektriciteit in gebouwen.</w:t>
      </w:r>
    </w:p>
    <w:p w14:paraId="46614D75" w14:textId="3DFB0021" w:rsidR="00CE5ACC" w:rsidRDefault="00CE5ACC" w:rsidP="0077642E">
      <w:pPr>
        <w:pStyle w:val="BasistekstCEDelft"/>
      </w:pPr>
    </w:p>
    <w:p w14:paraId="6140B426" w14:textId="486584D5" w:rsidR="00CE5ACC" w:rsidRPr="005B509C" w:rsidRDefault="00CE5ACC" w:rsidP="0077642E">
      <w:pPr>
        <w:pStyle w:val="BasistekstCEDelft"/>
      </w:pPr>
      <w:r>
        <w:t xml:space="preserve">De informatie uit deze paragraaf is afkomstig uit het rapport </w:t>
      </w:r>
      <w:r>
        <w:rPr>
          <w:i/>
        </w:rPr>
        <w:t>Weg van Gas</w:t>
      </w:r>
      <w:r>
        <w:t xml:space="preserve"> (CE Delft en IF Technology, 2018).</w:t>
      </w:r>
    </w:p>
    <w:p w14:paraId="73BA7A47" w14:textId="77777777" w:rsidR="0077642E" w:rsidRDefault="0077642E" w:rsidP="00EC5AF2">
      <w:pPr>
        <w:pStyle w:val="BasistekstCEDelft"/>
      </w:pPr>
    </w:p>
    <w:p w14:paraId="75A49D67" w14:textId="15DFF49B" w:rsidR="00427A58" w:rsidRPr="002641F0" w:rsidRDefault="00E059EF" w:rsidP="00F42D07">
      <w:pPr>
        <w:pStyle w:val="BasistekstCEDelft"/>
        <w:rPr>
          <w:b/>
          <w:lang w:eastAsia="en-US"/>
        </w:rPr>
      </w:pPr>
      <w:r>
        <w:rPr>
          <w:b/>
          <w:lang w:eastAsia="en-US"/>
        </w:rPr>
        <w:t>Geavanceerde elementen</w:t>
      </w:r>
    </w:p>
    <w:p w14:paraId="53CAD3F6" w14:textId="040482A9" w:rsidR="007D736A" w:rsidRDefault="00E059EF" w:rsidP="00F42D07">
      <w:pPr>
        <w:pStyle w:val="BasistekstCEDelft"/>
      </w:pPr>
      <w:r>
        <w:rPr>
          <w:lang w:eastAsia="en-US"/>
        </w:rPr>
        <w:lastRenderedPageBreak/>
        <w:t xml:space="preserve">In het Mijnwaternet wordt gestreefd naar optimaal gebruik van energiestromen. </w:t>
      </w:r>
      <w:r w:rsidR="00C0010E">
        <w:rPr>
          <w:lang w:eastAsia="en-US"/>
        </w:rPr>
        <w:t xml:space="preserve">De uitwerking hiervan </w:t>
      </w:r>
      <w:r w:rsidR="007D736A">
        <w:t>is:</w:t>
      </w:r>
    </w:p>
    <w:p w14:paraId="751F155C" w14:textId="77777777" w:rsidR="00F42D07" w:rsidRDefault="00F42D07" w:rsidP="00F42D07">
      <w:pPr>
        <w:pStyle w:val="Opsommingstreepje1eniveauCEDelft"/>
      </w:pPr>
      <w:r>
        <w:t>W</w:t>
      </w:r>
      <w:r w:rsidR="007D736A">
        <w:t>armte en koude wordt</w:t>
      </w:r>
      <w:r w:rsidR="007E789A">
        <w:t xml:space="preserve"> </w:t>
      </w:r>
      <w:r w:rsidR="00994A02">
        <w:t xml:space="preserve">zo dicht mogelijk </w:t>
      </w:r>
      <w:r w:rsidR="007E789A">
        <w:t>bij de eindgebruiker op niveau wordt gebracht, passend bij de vraag.</w:t>
      </w:r>
    </w:p>
    <w:p w14:paraId="1AC9AB3A" w14:textId="1DBDB67B" w:rsidR="007D736A" w:rsidRDefault="00F42D07" w:rsidP="00EC5AF2">
      <w:pPr>
        <w:pStyle w:val="Opsommingstreepje1eniveauCEDelft"/>
      </w:pPr>
      <w:r>
        <w:t>W</w:t>
      </w:r>
      <w:r w:rsidR="007E789A">
        <w:t xml:space="preserve">armte en koude </w:t>
      </w:r>
      <w:r w:rsidR="007D736A">
        <w:t xml:space="preserve">wordt eerst </w:t>
      </w:r>
      <w:r w:rsidR="007E789A">
        <w:t>tussen de aangesloten gebouwen eerst (passief) uitgewisseld via clusternetwerken</w:t>
      </w:r>
      <w:r w:rsidR="007D736A">
        <w:t xml:space="preserve">. </w:t>
      </w:r>
      <w:r w:rsidR="00C659D6">
        <w:t xml:space="preserve">Hierdoor is de </w:t>
      </w:r>
      <w:r w:rsidR="007D736A">
        <w:t>eindgebruiker niet langer alleen consument, maar ook producent van energie (</w:t>
      </w:r>
      <w:proofErr w:type="spellStart"/>
      <w:r w:rsidR="007D736A">
        <w:t>prosumer</w:t>
      </w:r>
      <w:proofErr w:type="spellEnd"/>
      <w:r w:rsidR="007D736A">
        <w:t xml:space="preserve">). </w:t>
      </w:r>
    </w:p>
    <w:p w14:paraId="22D63B2F" w14:textId="18E86231" w:rsidR="00C659D6" w:rsidRDefault="007D736A" w:rsidP="00F42D07">
      <w:pPr>
        <w:pStyle w:val="Opsommingstreepje1eniveauCEDelft"/>
      </w:pPr>
      <w:r>
        <w:t xml:space="preserve">Bij een overschot </w:t>
      </w:r>
      <w:r w:rsidR="00C659D6">
        <w:t xml:space="preserve">of tekort aan </w:t>
      </w:r>
      <w:r>
        <w:t xml:space="preserve">warmte en koude </w:t>
      </w:r>
      <w:r w:rsidR="00C659D6">
        <w:t xml:space="preserve">in een clusternetwerk, vindt uitwisseling plaats </w:t>
      </w:r>
      <w:r>
        <w:t xml:space="preserve">tussen de </w:t>
      </w:r>
      <w:r w:rsidR="007E789A">
        <w:t>clusternetwerken onderling</w:t>
      </w:r>
      <w:r w:rsidR="00C659D6">
        <w:t xml:space="preserve">, en daarna </w:t>
      </w:r>
      <w:r w:rsidR="00EF5225">
        <w:t xml:space="preserve">indien nodig </w:t>
      </w:r>
      <w:r w:rsidR="00C659D6">
        <w:t xml:space="preserve">met de </w:t>
      </w:r>
      <w:r>
        <w:t>buffer</w:t>
      </w:r>
      <w:r w:rsidR="00BE661E">
        <w:t xml:space="preserve"> </w:t>
      </w:r>
      <w:r w:rsidR="00EF5225">
        <w:t xml:space="preserve">(het </w:t>
      </w:r>
      <w:r w:rsidR="007E789A">
        <w:t>mijnwater reservoir</w:t>
      </w:r>
      <w:r w:rsidR="00EF5225">
        <w:t>, welke een wa</w:t>
      </w:r>
      <w:r w:rsidR="00994A02">
        <w:t>rmte en koude opslag kent).</w:t>
      </w:r>
      <w:r w:rsidR="00AF40A3">
        <w:t xml:space="preserve"> Hierbij worden WKO-systemen toegepast.</w:t>
      </w:r>
    </w:p>
    <w:p w14:paraId="0FA93FB0" w14:textId="7092AF5B" w:rsidR="00994A02" w:rsidRDefault="00994A02" w:rsidP="00F42D07">
      <w:pPr>
        <w:pStyle w:val="Opsommingstreepje1eniveauCEDelft"/>
      </w:pPr>
      <w:r>
        <w:t>Meerdere bronnen kunnen aan het systeem worden toegevoegd.</w:t>
      </w:r>
    </w:p>
    <w:p w14:paraId="6AFCEC98" w14:textId="1AFE9903" w:rsidR="00C659D6" w:rsidRDefault="00AF40A3" w:rsidP="00F42D07">
      <w:pPr>
        <w:pStyle w:val="Opsommingstreepje1eniveauCEDelft"/>
      </w:pPr>
      <w:r>
        <w:t>E</w:t>
      </w:r>
      <w:r w:rsidR="00C659D6">
        <w:t xml:space="preserve">en intelligent zelflerend en </w:t>
      </w:r>
      <w:r w:rsidR="00696755">
        <w:t>adaptief</w:t>
      </w:r>
      <w:r w:rsidR="00C659D6">
        <w:t xml:space="preserve"> regelsysteem</w:t>
      </w:r>
      <w:r>
        <w:t xml:space="preserve"> zorgt er </w:t>
      </w:r>
      <w:r w:rsidR="00EF5225">
        <w:t>-</w:t>
      </w:r>
      <w:r w:rsidR="00C659D6">
        <w:t>in de toekomst</w:t>
      </w:r>
      <w:r w:rsidR="00EF5225">
        <w:t>-</w:t>
      </w:r>
      <w:r w:rsidR="00C659D6">
        <w:t xml:space="preserve"> voor dat vraag </w:t>
      </w:r>
      <w:r w:rsidR="00EF5225">
        <w:t xml:space="preserve">en aanbod van warmte en elektriciteit </w:t>
      </w:r>
      <w:r w:rsidR="00C659D6">
        <w:t>optimaal wordt ingevuld.</w:t>
      </w:r>
    </w:p>
    <w:p w14:paraId="040D8320" w14:textId="5B401BF5" w:rsidR="00C659D6" w:rsidRPr="00F42D07" w:rsidRDefault="00C659D6" w:rsidP="00F42D07">
      <w:pPr>
        <w:pStyle w:val="BasistekstCEDelft"/>
      </w:pPr>
    </w:p>
    <w:p w14:paraId="6EBB821A" w14:textId="565D8A2C" w:rsidR="007574B3" w:rsidRDefault="007574B3" w:rsidP="00F42D07">
      <w:pPr>
        <w:pStyle w:val="BasistekstCEDelft"/>
      </w:pPr>
      <w:r w:rsidRPr="00F42D07">
        <w:t xml:space="preserve">In vergelijking met een conventioneel warmtenet werkt het energienet in het Mijnwater-concept vanuit de vraagzijde: er wordt alleen warmte/koude verpompt als daar vraag naar is. Bovendien worden ook alle beschikbare reststromen aan energie nuttig gebruikt en wordt warmte en koude opgeslagen in buffers als er meer aanbod is dan vraag. Hierdoor wordt er efficiënter met energie omgegaan en is het energienet van een Mijnwater-concept geen klassiek </w:t>
      </w:r>
      <w:proofErr w:type="spellStart"/>
      <w:r w:rsidRPr="00F42D07">
        <w:t>bronnet</w:t>
      </w:r>
      <w:proofErr w:type="spellEnd"/>
      <w:r w:rsidRPr="00F42D07">
        <w:t xml:space="preserve">; want aangesloten gebouwen leveren ook energie terug. </w:t>
      </w:r>
    </w:p>
    <w:p w14:paraId="5D8A9BB0" w14:textId="57CC819D" w:rsidR="00D7259C" w:rsidRDefault="00D7259C" w:rsidP="00F42D07">
      <w:pPr>
        <w:pStyle w:val="BasistekstCEDelft"/>
      </w:pPr>
    </w:p>
    <w:p w14:paraId="5B95509B" w14:textId="202004C2" w:rsidR="00E059EF" w:rsidRPr="00F42D07" w:rsidRDefault="00E059EF" w:rsidP="00F42D07">
      <w:pPr>
        <w:pStyle w:val="BasistekstCEDelft"/>
      </w:pPr>
      <w:r>
        <w:rPr>
          <w:b/>
        </w:rPr>
        <w:t>Drie temperatuurniveaus</w:t>
      </w:r>
    </w:p>
    <w:p w14:paraId="2D6249F9" w14:textId="4135717D" w:rsidR="005B509C" w:rsidRPr="005B509C" w:rsidRDefault="00AF40A3" w:rsidP="005B509C">
      <w:pPr>
        <w:pStyle w:val="BasistekstCEDelft"/>
      </w:pPr>
      <w:r>
        <w:t xml:space="preserve">Het </w:t>
      </w:r>
      <w:r w:rsidR="005B509C" w:rsidRPr="005B509C">
        <w:t>Mijnwater</w:t>
      </w:r>
      <w:r w:rsidR="00E059EF">
        <w:t>net</w:t>
      </w:r>
      <w:r w:rsidR="005B509C" w:rsidRPr="005B509C">
        <w:t xml:space="preserve"> kan </w:t>
      </w:r>
      <w:r>
        <w:t xml:space="preserve">warmte </w:t>
      </w:r>
      <w:r w:rsidR="005B509C" w:rsidRPr="005B509C">
        <w:t xml:space="preserve">bij de afnemer op drie verschillende </w:t>
      </w:r>
      <w:r w:rsidR="00E059EF">
        <w:t>temperatuurniveaus</w:t>
      </w:r>
      <w:r w:rsidR="00E059EF" w:rsidRPr="005B509C">
        <w:t xml:space="preserve"> </w:t>
      </w:r>
      <w:r w:rsidR="00E059EF">
        <w:t>leveren</w:t>
      </w:r>
      <w:r w:rsidR="005B509C" w:rsidRPr="005B509C">
        <w:t>:</w:t>
      </w:r>
    </w:p>
    <w:p w14:paraId="2EBCA5EE" w14:textId="2F13BFA2" w:rsidR="005B509C" w:rsidRDefault="005B509C" w:rsidP="005B509C">
      <w:pPr>
        <w:pStyle w:val="Opsommingstreepje1eniveauCEDelft"/>
      </w:pPr>
      <w:r w:rsidRPr="005B509C">
        <w:t>Lage temperatuur (~30°C): de warmte uit de backbone/cluster</w:t>
      </w:r>
      <w:r w:rsidR="00AF40A3">
        <w:t xml:space="preserve">net </w:t>
      </w:r>
      <w:r w:rsidRPr="005B509C">
        <w:t xml:space="preserve">wordt (min of meer) rechtstreeks ingezet voor de verwarming van </w:t>
      </w:r>
      <w:r w:rsidR="00D26273">
        <w:t>goed geïsolee</w:t>
      </w:r>
      <w:r w:rsidR="00D26273" w:rsidRPr="005B509C">
        <w:t>rde</w:t>
      </w:r>
      <w:r w:rsidRPr="005B509C">
        <w:t xml:space="preserve"> gebouwen. </w:t>
      </w:r>
      <w:r w:rsidR="00804155">
        <w:t xml:space="preserve"> E</w:t>
      </w:r>
      <w:r w:rsidRPr="005B509C">
        <w:t>en aparte invulling voor warmtapwater</w:t>
      </w:r>
      <w:r w:rsidR="00804155">
        <w:t>bereiding is nodig</w:t>
      </w:r>
      <w:r w:rsidRPr="005B509C">
        <w:t>.</w:t>
      </w:r>
    </w:p>
    <w:p w14:paraId="16367873" w14:textId="7B8B6D84" w:rsidR="005B509C" w:rsidRPr="005B509C" w:rsidRDefault="005B509C" w:rsidP="005B509C">
      <w:pPr>
        <w:pStyle w:val="Opsommingstreepje1eniveauCEDelft"/>
      </w:pPr>
      <w:r w:rsidRPr="005B509C">
        <w:t>Midden temperatuur (~60°C): de warmte uit de backbone/clusters wordt door middel van een decentrale of individuele warmtepomp opgewaardeerd</w:t>
      </w:r>
      <w:r w:rsidR="00804155">
        <w:t xml:space="preserve"> voor ruimteverwarming en warmtapwaterbereiding. Deze </w:t>
      </w:r>
      <w:r w:rsidRPr="005B509C">
        <w:t xml:space="preserve"> </w:t>
      </w:r>
      <w:r w:rsidR="00804155">
        <w:t xml:space="preserve">optie is geschikt voor gebouwen </w:t>
      </w:r>
      <w:r w:rsidRPr="005B509C">
        <w:t>die reeds energiebesparende maatregelen hebben getroffen (bijvoorbeeld een C- of B-label)</w:t>
      </w:r>
      <w:r w:rsidR="00804155">
        <w:t xml:space="preserve">. </w:t>
      </w:r>
    </w:p>
    <w:p w14:paraId="42B79737" w14:textId="7AF68E10" w:rsidR="005B509C" w:rsidRPr="005B509C" w:rsidRDefault="005B509C" w:rsidP="005B509C">
      <w:pPr>
        <w:pStyle w:val="Opsommingstreepje1eniveauCEDelft"/>
      </w:pPr>
      <w:r w:rsidRPr="005B509C">
        <w:t xml:space="preserve">Hoge temperatuur (~90°C): slecht of beperkt geïsoleerde gebouwen kunnen in hun </w:t>
      </w:r>
      <w:r w:rsidRPr="005B509C">
        <w:rPr>
          <w:i/>
        </w:rPr>
        <w:t>basislast</w:t>
      </w:r>
      <w:r w:rsidRPr="005B509C">
        <w:t xml:space="preserve"> van warmte voorzien door een warmtepomp die op de midden temperatuur werkt. In gevallen dat dit onvoldoende capaciteit of comfort biedt is een aanvullende voorziening op basis van aardgas aanwezig (conventionele cv-ketel). </w:t>
      </w:r>
      <w:r w:rsidR="00804155">
        <w:t xml:space="preserve">Deze optie is bedoeld als </w:t>
      </w:r>
      <w:r w:rsidRPr="005B509C">
        <w:t>transitie</w:t>
      </w:r>
      <w:r w:rsidR="00804155">
        <w:t xml:space="preserve"> naar een midden temperatuur systeem. W</w:t>
      </w:r>
      <w:r w:rsidRPr="005B509C">
        <w:t>anneer  de woningen beter worden geïsoleerd, kan de stap naar mi</w:t>
      </w:r>
      <w:r w:rsidR="00D26273">
        <w:t xml:space="preserve">dden temperatuur worden gezet. </w:t>
      </w:r>
    </w:p>
    <w:p w14:paraId="1830DEBE" w14:textId="4DE7A7FE" w:rsidR="005B509C" w:rsidRDefault="005B509C" w:rsidP="005B509C">
      <w:pPr>
        <w:pStyle w:val="BasistekstCEDelft"/>
      </w:pPr>
    </w:p>
    <w:p w14:paraId="4B24ABF7" w14:textId="2A69C98E" w:rsidR="00E059EF" w:rsidRDefault="00E059EF" w:rsidP="005B509C">
      <w:pPr>
        <w:pStyle w:val="BasistekstCEDelft"/>
      </w:pPr>
      <w:r>
        <w:rPr>
          <w:b/>
        </w:rPr>
        <w:t>Warmte-uitwisseling</w:t>
      </w:r>
    </w:p>
    <w:p w14:paraId="30F80B54" w14:textId="51B47CA6" w:rsidR="005B509C" w:rsidRPr="005B509C" w:rsidRDefault="00BE661E" w:rsidP="005B509C">
      <w:pPr>
        <w:pStyle w:val="BasistekstCEDelft"/>
        <w:rPr>
          <w:lang w:eastAsia="en-US"/>
        </w:rPr>
      </w:pPr>
      <w:r w:rsidRPr="00F606FC">
        <w:rPr>
          <w:lang w:eastAsia="en-US"/>
        </w:rPr>
        <w:t xml:space="preserve">Om optimaal gebruik te kunnen maken van energie-uitwisseling tussen gebouwen is het wenselijk dat de bebouwing in een bepaald gebied zo gevarieerd mogelijk is. Zo kan de warmte </w:t>
      </w:r>
      <w:r w:rsidR="00581F76">
        <w:rPr>
          <w:lang w:eastAsia="en-US"/>
        </w:rPr>
        <w:t xml:space="preserve">van de retourleiding </w:t>
      </w:r>
      <w:r w:rsidRPr="00F606FC">
        <w:rPr>
          <w:lang w:eastAsia="en-US"/>
        </w:rPr>
        <w:t xml:space="preserve">van </w:t>
      </w:r>
      <w:r w:rsidR="00581F76">
        <w:rPr>
          <w:lang w:eastAsia="en-US"/>
        </w:rPr>
        <w:t xml:space="preserve">een </w:t>
      </w:r>
      <w:r w:rsidRPr="00F606FC">
        <w:rPr>
          <w:lang w:eastAsia="en-US"/>
        </w:rPr>
        <w:t xml:space="preserve">oude G-label woningen met een hoog temperatuurniveau </w:t>
      </w:r>
      <w:r w:rsidR="00DC4D24">
        <w:rPr>
          <w:lang w:eastAsia="en-US"/>
        </w:rPr>
        <w:t>(40</w:t>
      </w:r>
      <w:r w:rsidR="00D26273">
        <w:rPr>
          <w:lang w:eastAsia="en-US"/>
        </w:rPr>
        <w:t>°</w:t>
      </w:r>
      <w:r w:rsidR="00DC4D24">
        <w:rPr>
          <w:vertAlign w:val="superscript"/>
          <w:lang w:eastAsia="en-US"/>
        </w:rPr>
        <w:t xml:space="preserve"> </w:t>
      </w:r>
      <w:r w:rsidR="00DC4D24">
        <w:rPr>
          <w:lang w:eastAsia="en-US"/>
        </w:rPr>
        <w:t xml:space="preserve">C) </w:t>
      </w:r>
      <w:r w:rsidRPr="00F606FC">
        <w:rPr>
          <w:lang w:eastAsia="en-US"/>
        </w:rPr>
        <w:t>gebruikt worden voor de verwarming van een moderne A-label woning, die voldoende heeft aan warmte van een laag temperatuurniveau</w:t>
      </w:r>
      <w:r w:rsidR="00581F76">
        <w:rPr>
          <w:lang w:eastAsia="en-US"/>
        </w:rPr>
        <w:t xml:space="preserve"> (cascadering)</w:t>
      </w:r>
      <w:r w:rsidRPr="00F606FC">
        <w:rPr>
          <w:lang w:eastAsia="en-US"/>
        </w:rPr>
        <w:t xml:space="preserve">. </w:t>
      </w:r>
      <w:r w:rsidR="00581F76">
        <w:rPr>
          <w:lang w:eastAsia="en-US"/>
        </w:rPr>
        <w:t xml:space="preserve">Evenzo kan de retourtemperatuur bij verwarming </w:t>
      </w:r>
      <w:r w:rsidR="00DC4D24">
        <w:rPr>
          <w:lang w:eastAsia="en-US"/>
        </w:rPr>
        <w:t>(20</w:t>
      </w:r>
      <w:r w:rsidR="00D26273">
        <w:rPr>
          <w:lang w:eastAsia="en-US"/>
        </w:rPr>
        <w:t>°</w:t>
      </w:r>
      <w:r w:rsidR="00DC4D24">
        <w:rPr>
          <w:lang w:eastAsia="en-US"/>
        </w:rPr>
        <w:t xml:space="preserve"> C) </w:t>
      </w:r>
      <w:r w:rsidR="00581F76">
        <w:rPr>
          <w:lang w:eastAsia="en-US"/>
        </w:rPr>
        <w:t xml:space="preserve">gebruikt worden voor </w:t>
      </w:r>
      <w:r w:rsidRPr="00F606FC">
        <w:rPr>
          <w:lang w:eastAsia="en-US"/>
        </w:rPr>
        <w:t xml:space="preserve">koeling </w:t>
      </w:r>
      <w:r w:rsidR="00581F76">
        <w:rPr>
          <w:lang w:eastAsia="en-US"/>
        </w:rPr>
        <w:t xml:space="preserve">van processen (op een hoger niveau), </w:t>
      </w:r>
      <w:r w:rsidRPr="00F606FC">
        <w:rPr>
          <w:lang w:eastAsia="en-US"/>
        </w:rPr>
        <w:t>bijvoorbeeld voor e</w:t>
      </w:r>
      <w:r w:rsidR="00581F76">
        <w:rPr>
          <w:lang w:eastAsia="en-US"/>
        </w:rPr>
        <w:t>en datacentrum, supermarkt etc.</w:t>
      </w:r>
      <w:r w:rsidRPr="00F606FC">
        <w:rPr>
          <w:lang w:eastAsia="en-US"/>
        </w:rPr>
        <w:t xml:space="preserve"> Andersom is ook mogelijk, </w:t>
      </w:r>
      <w:r w:rsidR="00581F76">
        <w:rPr>
          <w:lang w:eastAsia="en-US"/>
        </w:rPr>
        <w:t xml:space="preserve">zoals het </w:t>
      </w:r>
      <w:r w:rsidRPr="00F606FC">
        <w:rPr>
          <w:lang w:eastAsia="en-US"/>
        </w:rPr>
        <w:t>gebruik van de warmte in woningen die ontstaat bij de koeling van utiliteit. Hoe meer complementaire thermische bronnen, van welke vorm dan ook, hoe groter het potentieel van energie-uitwisseling en het Mijnwaterconcept.</w:t>
      </w:r>
    </w:p>
    <w:p w14:paraId="3E81B27E" w14:textId="77777777" w:rsidR="005B509C" w:rsidRDefault="005B509C" w:rsidP="005B509C">
      <w:pPr>
        <w:pStyle w:val="BasistekstCEDelft"/>
        <w:rPr>
          <w:b/>
        </w:rPr>
      </w:pPr>
      <w:bookmarkStart w:id="43" w:name="_Toc473660923"/>
    </w:p>
    <w:p w14:paraId="10A95D86" w14:textId="03126680" w:rsidR="005B509C" w:rsidRPr="005B509C" w:rsidRDefault="00E059EF" w:rsidP="005B509C">
      <w:pPr>
        <w:pStyle w:val="BasistekstCEDelft"/>
        <w:rPr>
          <w:b/>
        </w:rPr>
      </w:pPr>
      <w:r>
        <w:rPr>
          <w:b/>
        </w:rPr>
        <w:t xml:space="preserve">Infrastructuur: </w:t>
      </w:r>
      <w:r w:rsidR="005B509C" w:rsidRPr="005B509C">
        <w:rPr>
          <w:b/>
        </w:rPr>
        <w:t>Backbone met warmtebuffers</w:t>
      </w:r>
      <w:bookmarkEnd w:id="43"/>
    </w:p>
    <w:p w14:paraId="32753711" w14:textId="051AC917" w:rsidR="00E059EF" w:rsidRDefault="00E059EF" w:rsidP="005B509C">
      <w:pPr>
        <w:pStyle w:val="BasistekstCEDelft"/>
      </w:pPr>
      <w:r>
        <w:t xml:space="preserve">Het Mijnwatersysteem bestaat uit een backbone met </w:t>
      </w:r>
      <w:r w:rsidRPr="005B509C">
        <w:t>geothermische warmte</w:t>
      </w:r>
      <w:r w:rsidRPr="005B509C">
        <w:softHyphen/>
        <w:t>buffers en clusternetten</w:t>
      </w:r>
      <w:r>
        <w:t>.</w:t>
      </w:r>
    </w:p>
    <w:p w14:paraId="0E8475DA" w14:textId="5C09F3B1" w:rsidR="00EF6FB8" w:rsidRDefault="005B509C" w:rsidP="005B509C">
      <w:pPr>
        <w:pStyle w:val="BasistekstCEDelft"/>
      </w:pPr>
      <w:r w:rsidRPr="005B509C">
        <w:t xml:space="preserve">Mijnwater is aanvankelijk begonnen als een warmtenet met geothermische warmte uit de voormalige Oranje-Nassaumijn als warmtebron. De mijngangen zijn in de loop der tijd volgelopen met grondwater </w:t>
      </w:r>
      <w:r w:rsidRPr="005B509C">
        <w:lastRenderedPageBreak/>
        <w:t xml:space="preserve">dat door de aarde is opgewarmd. </w:t>
      </w:r>
      <w:r w:rsidR="00EF6FB8">
        <w:t xml:space="preserve">Er zijn twee putten van 700 m diep; </w:t>
      </w:r>
      <w:r w:rsidR="00EF6FB8" w:rsidRPr="005B509C">
        <w:t xml:space="preserve">hier heeft het water een temperatuur van ongeveer 28°C. Enkele kilometers verderop </w:t>
      </w:r>
      <w:r w:rsidR="00EF6FB8">
        <w:t>zijn</w:t>
      </w:r>
      <w:r w:rsidR="00EF6FB8" w:rsidRPr="005B509C">
        <w:t xml:space="preserve"> ook twee putten van 250 m diep, die dienden als koud waterbron met een temperatuur van 16°C. </w:t>
      </w:r>
    </w:p>
    <w:p w14:paraId="2129530B" w14:textId="4BE82338" w:rsidR="005B509C" w:rsidRDefault="00EF6FB8" w:rsidP="005B509C">
      <w:pPr>
        <w:pStyle w:val="BasistekstCEDelft"/>
      </w:pPr>
      <w:r w:rsidRPr="00933E8E">
        <w:t>Inmiddels wordt het leidingnetwerk naar de mijnen gebruikt als backbone</w:t>
      </w:r>
      <w:r>
        <w:t>, waarbij</w:t>
      </w:r>
      <w:r w:rsidRPr="00933E8E">
        <w:t xml:space="preserve"> de mijnbronnen niet meer primair gebruikt als bron voor warmte en koude, maar als buffer voor opslag en hergebruik van restwarmte en koude</w:t>
      </w:r>
      <w:r>
        <w:t xml:space="preserve">. In de toekomst </w:t>
      </w:r>
      <w:r w:rsidRPr="00933E8E">
        <w:t>worden de putten bi-directioneel gemaakt (zowel onttrekken van water als infiltreren van water) voor back-up en capaciteitsuitbreiding. De focus is verschoven naar energie-uitwisseling en bufferen, in plaats van unilateraal energie leveren. Hiermee is het risico op uitputting van de geothermische mijnwaterbronnen voorkomen.</w:t>
      </w:r>
    </w:p>
    <w:p w14:paraId="4963820C" w14:textId="3D38A5E4" w:rsidR="005B509C" w:rsidRPr="005B509C" w:rsidRDefault="005B509C" w:rsidP="0090021E">
      <w:pPr>
        <w:pStyle w:val="Bijschrift"/>
      </w:pPr>
      <w:bookmarkStart w:id="44" w:name="_Ref511384645"/>
      <w:r w:rsidRPr="005B509C">
        <w:t xml:space="preserve">Figuur </w:t>
      </w:r>
      <w:r w:rsidR="00E570A9">
        <w:rPr>
          <w:noProof/>
        </w:rPr>
        <w:fldChar w:fldCharType="begin"/>
      </w:r>
      <w:r w:rsidR="00E570A9">
        <w:rPr>
          <w:noProof/>
        </w:rPr>
        <w:instrText xml:space="preserve"> SEQ Fig</w:instrText>
      </w:r>
      <w:r w:rsidR="00E570A9">
        <w:rPr>
          <w:noProof/>
        </w:rPr>
        <w:instrText xml:space="preserve">uur \* ARABIC </w:instrText>
      </w:r>
      <w:r w:rsidR="00E570A9">
        <w:rPr>
          <w:noProof/>
        </w:rPr>
        <w:fldChar w:fldCharType="separate"/>
      </w:r>
      <w:r w:rsidR="008032E6">
        <w:rPr>
          <w:noProof/>
        </w:rPr>
        <w:t>3</w:t>
      </w:r>
      <w:r w:rsidR="00E570A9">
        <w:rPr>
          <w:noProof/>
        </w:rPr>
        <w:fldChar w:fldCharType="end"/>
      </w:r>
      <w:bookmarkEnd w:id="44"/>
      <w:r w:rsidRPr="005B509C">
        <w:tab/>
      </w:r>
      <w:r w:rsidR="0090021E">
        <w:t xml:space="preserve">- </w:t>
      </w:r>
      <w:r w:rsidRPr="005B509C">
        <w:t xml:space="preserve">Schematische weergave van de ondergrondse situatie van </w:t>
      </w:r>
      <w:commentRangeStart w:id="45"/>
      <w:r w:rsidRPr="005B509C">
        <w:t>Mijnwater</w:t>
      </w:r>
      <w:commentRangeEnd w:id="45"/>
      <w:r w:rsidR="00A92527">
        <w:rPr>
          <w:rStyle w:val="Verwijzingopmerking"/>
        </w:rPr>
        <w:commentReference w:id="45"/>
      </w:r>
    </w:p>
    <w:p w14:paraId="0980D0EB" w14:textId="77777777" w:rsidR="005B509C" w:rsidRDefault="005B509C" w:rsidP="005B509C">
      <w:pPr>
        <w:pStyle w:val="BasistekstCEDelft"/>
      </w:pPr>
      <w:r w:rsidRPr="005B509C">
        <w:rPr>
          <w:noProof/>
        </w:rPr>
        <w:drawing>
          <wp:inline distT="0" distB="0" distL="0" distR="0" wp14:anchorId="0F46CD04" wp14:editId="2A33D7D7">
            <wp:extent cx="4500000" cy="2836354"/>
            <wp:effectExtent l="0" t="0" r="0" b="254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8" r="1111"/>
                    <a:stretch/>
                  </pic:blipFill>
                  <pic:spPr bwMode="auto">
                    <a:xfrm>
                      <a:off x="0" y="0"/>
                      <a:ext cx="4500000" cy="2836354"/>
                    </a:xfrm>
                    <a:prstGeom prst="rect">
                      <a:avLst/>
                    </a:prstGeom>
                    <a:noFill/>
                    <a:ln>
                      <a:noFill/>
                    </a:ln>
                    <a:extLst>
                      <a:ext uri="{53640926-AAD7-44D8-BBD7-CCE9431645EC}">
                        <a14:shadowObscured xmlns:a14="http://schemas.microsoft.com/office/drawing/2010/main"/>
                      </a:ext>
                    </a:extLst>
                  </pic:spPr>
                </pic:pic>
              </a:graphicData>
            </a:graphic>
          </wp:inline>
        </w:drawing>
      </w:r>
    </w:p>
    <w:p w14:paraId="2DDB7095" w14:textId="77777777" w:rsidR="002C79AE" w:rsidRDefault="002C79AE" w:rsidP="002C79AE">
      <w:pPr>
        <w:pStyle w:val="BasistekstCEDelft"/>
      </w:pPr>
    </w:p>
    <w:p w14:paraId="0AA175C6" w14:textId="38DB7861" w:rsidR="00C0010E" w:rsidRPr="00933E8E" w:rsidRDefault="00EF6FB8" w:rsidP="00933E8E">
      <w:pPr>
        <w:pStyle w:val="BasistekstCEDelft"/>
      </w:pPr>
      <w:r>
        <w:t xml:space="preserve">De backbone is </w:t>
      </w:r>
      <w:r w:rsidR="002C79AE" w:rsidRPr="00933E8E">
        <w:t>een 7 </w:t>
      </w:r>
      <w:r w:rsidR="00ED11EA">
        <w:t>k</w:t>
      </w:r>
      <w:r w:rsidR="002C79AE" w:rsidRPr="00933E8E">
        <w:t xml:space="preserve">m lang netwerk van warm- en </w:t>
      </w:r>
      <w:proofErr w:type="spellStart"/>
      <w:r w:rsidR="002C79AE" w:rsidRPr="00933E8E">
        <w:t>koudwaterleidingen</w:t>
      </w:r>
      <w:proofErr w:type="spellEnd"/>
      <w:r w:rsidR="002C79AE" w:rsidRPr="00933E8E">
        <w:t xml:space="preserve"> </w:t>
      </w:r>
      <w:r>
        <w:t xml:space="preserve">dat </w:t>
      </w:r>
      <w:r w:rsidR="002C79AE" w:rsidRPr="00933E8E">
        <w:t xml:space="preserve">het water naar de aangesloten gebouwen pompt. Hier </w:t>
      </w:r>
      <w:r>
        <w:t xml:space="preserve">wordt </w:t>
      </w:r>
      <w:r w:rsidR="002C79AE" w:rsidRPr="00933E8E">
        <w:t>met warmtewisselaars de warmte/koude afgegeven</w:t>
      </w:r>
      <w:r>
        <w:t xml:space="preserve">. </w:t>
      </w:r>
    </w:p>
    <w:p w14:paraId="1062D626" w14:textId="7EF3F3BD" w:rsidR="00C0010E" w:rsidRPr="00933E8E" w:rsidRDefault="00EF6FB8" w:rsidP="00933E8E">
      <w:pPr>
        <w:pStyle w:val="BasistekstCEDelft"/>
      </w:pPr>
      <w:r>
        <w:t>R</w:t>
      </w:r>
      <w:r w:rsidR="00C0010E" w:rsidRPr="00933E8E">
        <w:t xml:space="preserve">esterende warmte en koude </w:t>
      </w:r>
      <w:r>
        <w:t xml:space="preserve">wordt </w:t>
      </w:r>
      <w:r w:rsidR="00C0010E" w:rsidRPr="00933E8E">
        <w:t>zoveel mogelijk op zijn eigen temperatuurniveau gebufferd, zodat er zo min mogelijk energie verloren gaat. Dit betekent dat op alle posities in het energienet met een ander temperatuurniveau wordt gebufferd :</w:t>
      </w:r>
    </w:p>
    <w:p w14:paraId="3ABE29F3" w14:textId="60CF489A" w:rsidR="00C0010E" w:rsidRPr="00F606FC" w:rsidRDefault="00C0010E" w:rsidP="00D7259C">
      <w:pPr>
        <w:pStyle w:val="Opsommingstreepje1eniveauCEDelft"/>
        <w:rPr>
          <w:lang w:eastAsia="en-US"/>
        </w:rPr>
      </w:pPr>
      <w:r w:rsidRPr="00F606FC">
        <w:rPr>
          <w:lang w:eastAsia="en-US"/>
        </w:rPr>
        <w:t>Backbone</w:t>
      </w:r>
      <w:r w:rsidR="00816E04">
        <w:rPr>
          <w:lang w:eastAsia="en-US"/>
        </w:rPr>
        <w:t xml:space="preserve"> gebruikt </w:t>
      </w:r>
      <w:r w:rsidRPr="00F606FC">
        <w:rPr>
          <w:lang w:eastAsia="en-US"/>
        </w:rPr>
        <w:t>geothermische buffers;</w:t>
      </w:r>
    </w:p>
    <w:p w14:paraId="2C5C2752" w14:textId="2A980823" w:rsidR="00C0010E" w:rsidRPr="00F606FC" w:rsidRDefault="00816E04" w:rsidP="00D7259C">
      <w:pPr>
        <w:pStyle w:val="Opsommingstreepje1eniveauCEDelft"/>
        <w:rPr>
          <w:lang w:eastAsia="en-US"/>
        </w:rPr>
      </w:pPr>
      <w:r>
        <w:rPr>
          <w:lang w:eastAsia="en-US"/>
        </w:rPr>
        <w:t xml:space="preserve">Clusternetten bufferen in </w:t>
      </w:r>
      <w:r w:rsidR="00C0010E" w:rsidRPr="00F606FC">
        <w:rPr>
          <w:lang w:eastAsia="en-US"/>
        </w:rPr>
        <w:t xml:space="preserve">bijvoorbeeld een </w:t>
      </w:r>
      <w:proofErr w:type="spellStart"/>
      <w:r w:rsidR="00C0010E" w:rsidRPr="00F606FC">
        <w:rPr>
          <w:lang w:eastAsia="en-US"/>
        </w:rPr>
        <w:t>Ecovat</w:t>
      </w:r>
      <w:proofErr w:type="spellEnd"/>
      <w:r w:rsidR="00C0010E" w:rsidRPr="00F606FC">
        <w:rPr>
          <w:lang w:eastAsia="en-US"/>
        </w:rPr>
        <w:t xml:space="preserve"> (nog niet toegepast in Heerlen);</w:t>
      </w:r>
    </w:p>
    <w:p w14:paraId="1B33C248" w14:textId="2DC3E243" w:rsidR="00C0010E" w:rsidRDefault="00872D57" w:rsidP="00D7259C">
      <w:pPr>
        <w:pStyle w:val="Opsommingstreepje1eniveauCEDelft"/>
        <w:rPr>
          <w:lang w:eastAsia="en-US"/>
        </w:rPr>
      </w:pPr>
      <w:r>
        <w:rPr>
          <w:lang w:eastAsia="en-US"/>
        </w:rPr>
        <w:t xml:space="preserve">Afleverstations </w:t>
      </w:r>
      <w:r w:rsidR="00816E04">
        <w:rPr>
          <w:lang w:eastAsia="en-US"/>
        </w:rPr>
        <w:t xml:space="preserve">benutten de mogelijkheid </w:t>
      </w:r>
      <w:r w:rsidR="00C0010E" w:rsidRPr="00F606FC">
        <w:rPr>
          <w:lang w:eastAsia="en-US"/>
        </w:rPr>
        <w:t>binnen woningen en utiliteit</w:t>
      </w:r>
      <w:r w:rsidR="00816E04">
        <w:rPr>
          <w:lang w:eastAsia="en-US"/>
        </w:rPr>
        <w:t xml:space="preserve"> om te bufferen</w:t>
      </w:r>
      <w:r w:rsidR="00C0010E" w:rsidRPr="00F606FC">
        <w:rPr>
          <w:lang w:eastAsia="en-US"/>
        </w:rPr>
        <w:t>.</w:t>
      </w:r>
    </w:p>
    <w:p w14:paraId="06F618C2" w14:textId="2FBD2F7B" w:rsidR="008032E6" w:rsidRDefault="008032E6" w:rsidP="00DB0E82">
      <w:pPr>
        <w:pStyle w:val="Bijschrift"/>
        <w:keepNext/>
        <w:rPr>
          <w:ins w:id="46" w:author="Katja Kruit [2]" w:date="2018-08-22T10:46:00Z"/>
        </w:rPr>
      </w:pPr>
      <w:ins w:id="47" w:author="Katja Kruit [2]" w:date="2018-08-22T10:46:00Z">
        <w:r>
          <w:lastRenderedPageBreak/>
          <w:t xml:space="preserve">Figuur </w:t>
        </w:r>
        <w:r>
          <w:fldChar w:fldCharType="begin"/>
        </w:r>
        <w:r>
          <w:instrText xml:space="preserve"> SEQ Figuur \* ARABIC </w:instrText>
        </w:r>
      </w:ins>
      <w:r>
        <w:fldChar w:fldCharType="separate"/>
      </w:r>
      <w:ins w:id="48" w:author="Katja Kruit [2]" w:date="2018-08-22T10:46:00Z">
        <w:r>
          <w:rPr>
            <w:noProof/>
          </w:rPr>
          <w:t>4</w:t>
        </w:r>
        <w:r>
          <w:fldChar w:fldCharType="end"/>
        </w:r>
        <w:r>
          <w:t xml:space="preserve"> – Schematische weergave van </w:t>
        </w:r>
      </w:ins>
      <w:ins w:id="49" w:author="Katja Kruit [2]" w:date="2018-08-22T10:47:00Z">
        <w:r w:rsidR="00DB0E82">
          <w:t>het Mijnwatersysteem</w:t>
        </w:r>
      </w:ins>
    </w:p>
    <w:p w14:paraId="13509BAF" w14:textId="41A2A23B" w:rsidR="00463692" w:rsidRDefault="008032E6" w:rsidP="00463692">
      <w:pPr>
        <w:pStyle w:val="BasistekstCEDelft"/>
        <w:rPr>
          <w:lang w:eastAsia="en-US"/>
        </w:rPr>
      </w:pPr>
      <w:ins w:id="50" w:author="Katja Kruit [2]" w:date="2018-08-22T10:46:00Z">
        <w:r>
          <w:rPr>
            <w:noProof/>
            <w:lang w:eastAsia="en-US"/>
          </w:rPr>
          <w:drawing>
            <wp:inline distT="0" distB="0" distL="0" distR="0" wp14:anchorId="5CD08546" wp14:editId="551AE293">
              <wp:extent cx="4879876" cy="288607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8994" cy="2891468"/>
                      </a:xfrm>
                      <a:prstGeom prst="rect">
                        <a:avLst/>
                      </a:prstGeom>
                      <a:noFill/>
                    </pic:spPr>
                  </pic:pic>
                </a:graphicData>
              </a:graphic>
            </wp:inline>
          </w:drawing>
        </w:r>
      </w:ins>
    </w:p>
    <w:p w14:paraId="3A14ECBB" w14:textId="07E6E230" w:rsidR="00463692" w:rsidRDefault="00463692" w:rsidP="00463692">
      <w:pPr>
        <w:pStyle w:val="BasistekstCEDelft"/>
        <w:rPr>
          <w:lang w:eastAsia="en-US"/>
        </w:rPr>
      </w:pPr>
    </w:p>
    <w:p w14:paraId="3F7FFB04" w14:textId="7FB860D9" w:rsidR="00463692" w:rsidRPr="006A6E03" w:rsidRDefault="00EF6FB8" w:rsidP="00463692">
      <w:pPr>
        <w:pStyle w:val="BasistekstCEDelft"/>
        <w:rPr>
          <w:b/>
          <w:lang w:eastAsia="en-US"/>
        </w:rPr>
      </w:pPr>
      <w:r>
        <w:rPr>
          <w:b/>
          <w:lang w:eastAsia="en-US"/>
        </w:rPr>
        <w:t xml:space="preserve">Clusternetten </w:t>
      </w:r>
    </w:p>
    <w:p w14:paraId="218ED4E6" w14:textId="581773ED" w:rsidR="00463692" w:rsidRPr="006A6E03" w:rsidRDefault="009C6E92" w:rsidP="009C6E92">
      <w:pPr>
        <w:pStyle w:val="BasistekstCEDelft"/>
        <w:rPr>
          <w:lang w:eastAsia="en-US"/>
        </w:rPr>
      </w:pPr>
      <w:r>
        <w:t xml:space="preserve">De backbone levert warmte aan clusternetten. </w:t>
      </w:r>
      <w:r w:rsidRPr="005B509C">
        <w:t>Door middel van warmtewisselaars is het water uit de clusters gescheiden van het water in de backbone.</w:t>
      </w:r>
      <w:r w:rsidR="00CE5ACC">
        <w:t xml:space="preserve"> De clusternetten </w:t>
      </w:r>
      <w:r w:rsidR="00463692" w:rsidRPr="005B509C">
        <w:t xml:space="preserve"> zijn zelfstandige deelnetten van 250-300 woningen die via een (ondergrondse) wijkcentrale op </w:t>
      </w:r>
      <w:r w:rsidR="00CE5ACC">
        <w:t>de backbone</w:t>
      </w:r>
      <w:r w:rsidR="00463692" w:rsidRPr="005B509C">
        <w:t xml:space="preserve"> zijn aangesloten. De </w:t>
      </w:r>
      <w:r w:rsidR="00CE5ACC">
        <w:t>clusternetten</w:t>
      </w:r>
      <w:r w:rsidR="00CE5ACC" w:rsidRPr="005B509C">
        <w:t xml:space="preserve"> </w:t>
      </w:r>
      <w:r w:rsidR="00463692" w:rsidRPr="005B509C">
        <w:t xml:space="preserve">bestaan uit een 4-pijpssysteem voor verwarmen en koelen. Het overdrachtspunt van het sectornet naar de woning bestaat uit een </w:t>
      </w:r>
      <w:proofErr w:type="spellStart"/>
      <w:r w:rsidR="00463692" w:rsidRPr="005B509C">
        <w:t>aansluitset</w:t>
      </w:r>
      <w:proofErr w:type="spellEnd"/>
      <w:r w:rsidR="00463692" w:rsidRPr="005B509C">
        <w:t xml:space="preserve">, een booster warmtepomp en buffervat voor warm tapwater. </w:t>
      </w:r>
    </w:p>
    <w:p w14:paraId="4F809A42" w14:textId="77777777" w:rsidR="00417588" w:rsidRPr="005B509C" w:rsidRDefault="00417588" w:rsidP="005B509C">
      <w:pPr>
        <w:pStyle w:val="BasistekstCEDelft"/>
      </w:pPr>
    </w:p>
    <w:p w14:paraId="21DB9386" w14:textId="24AD0BD2" w:rsidR="005B509C" w:rsidRPr="005B509C" w:rsidRDefault="00E059EF" w:rsidP="005B509C">
      <w:pPr>
        <w:pStyle w:val="BasistekstCEDelft"/>
        <w:rPr>
          <w:b/>
        </w:rPr>
      </w:pPr>
      <w:bookmarkStart w:id="51" w:name="_Ref511384704"/>
      <w:bookmarkEnd w:id="51"/>
      <w:r>
        <w:rPr>
          <w:b/>
        </w:rPr>
        <w:t>Afleverstation</w:t>
      </w:r>
      <w:r w:rsidR="004D7979">
        <w:rPr>
          <w:b/>
        </w:rPr>
        <w:t>s</w:t>
      </w:r>
    </w:p>
    <w:p w14:paraId="7FB73572" w14:textId="0A6C11E8" w:rsidR="005B509C" w:rsidRPr="005B509C" w:rsidRDefault="005B509C" w:rsidP="005B509C">
      <w:pPr>
        <w:pStyle w:val="BasistekstCEDelft"/>
      </w:pPr>
      <w:r w:rsidRPr="005B509C">
        <w:t xml:space="preserve">Bij de afnemers worden </w:t>
      </w:r>
      <w:r w:rsidR="00E059EF">
        <w:t>afleverstations (</w:t>
      </w:r>
      <w:r w:rsidR="002641F0">
        <w:t xml:space="preserve">door Mijnwater </w:t>
      </w:r>
      <w:r w:rsidR="00E059EF">
        <w:t>“</w:t>
      </w:r>
      <w:r w:rsidRPr="005B509C">
        <w:t>energiecentrales</w:t>
      </w:r>
      <w:r w:rsidR="00E059EF">
        <w:t>”</w:t>
      </w:r>
      <w:r w:rsidR="002641F0">
        <w:t xml:space="preserve"> genoemd</w:t>
      </w:r>
      <w:r w:rsidR="00E059EF">
        <w:t>)</w:t>
      </w:r>
      <w:r w:rsidRPr="005B509C">
        <w:t xml:space="preserve"> geplaatst, deze installaties vormen de koppeling tussen het Mijnwaternetwerk en het afgiftesysteem van het gebouw. De belangrijkste elementen van de energiecentrales zijn de warmtewisselaar en de elektrische warmtepomp . Een elektrische warmtepomp zorgt ervoor dat de warmte/koude die door Mijnwater wordt geleverd op de juiste temperatuur wordt gebracht voor verwarming of koeling van het gebouw. Omdat de aanvoertemperatuur van Mijnwater kan variëren, is het niet altijd nodig om gebruik te maken van de warmtepomp. De energiecentrale is zodanig geautomatiseerd dat automatisch de meest energie-efficiënte methode wordt gekozen, dat wil zeggen: passief verwarmen zonder gebruik van de warmtepomp wanneer dit kan. Voor warmtapwater is er een additionele bo</w:t>
      </w:r>
      <w:r w:rsidR="00E059EF">
        <w:t>oster warmtepomp geïnstalleerd</w:t>
      </w:r>
      <w:r w:rsidRPr="005B509C">
        <w:t>.</w:t>
      </w:r>
    </w:p>
    <w:p w14:paraId="5B2E6522" w14:textId="5F58D172" w:rsidR="005B509C" w:rsidRPr="005B509C" w:rsidRDefault="005B509C" w:rsidP="005B509C">
      <w:pPr>
        <w:pStyle w:val="BasistekstCEDelft"/>
      </w:pPr>
      <w:r w:rsidRPr="005B509C">
        <w:t>In het gebouw worden daar waar mogelijk ook warmte</w:t>
      </w:r>
      <w:r w:rsidR="009C6E92">
        <w:t>-</w:t>
      </w:r>
      <w:r w:rsidRPr="005B509C">
        <w:t xml:space="preserve"> en </w:t>
      </w:r>
      <w:proofErr w:type="spellStart"/>
      <w:r w:rsidRPr="005B509C">
        <w:t>koudebuffers</w:t>
      </w:r>
      <w:proofErr w:type="spellEnd"/>
      <w:r w:rsidRPr="005B509C">
        <w:t xml:space="preserve"> geplaatst. Deze kunnen worden gebruikt om bijvoorbeeld de koude op te slaan die ‘s ochtends in het voorjaar of najaar wordt geproduceerd. Deze koude ontstaat als de warmtepompen in de ochtend het gebouw opwarmen. In de middag als de zon doorbreekt kan deze koude gebruikt worden voor koeling. De resterende netto warmte- of koudevraag wordt door het clusternet geleverd.</w:t>
      </w:r>
    </w:p>
    <w:p w14:paraId="1DEA9D0D" w14:textId="77777777" w:rsidR="005B509C" w:rsidRPr="005B509C" w:rsidRDefault="005B509C" w:rsidP="005B509C">
      <w:pPr>
        <w:pStyle w:val="BasistekstCEDelft"/>
      </w:pPr>
    </w:p>
    <w:p w14:paraId="4C97AB14" w14:textId="77777777" w:rsidR="005B509C" w:rsidRPr="005B509C" w:rsidRDefault="005B509C" w:rsidP="005B509C">
      <w:pPr>
        <w:pStyle w:val="BasistekstCEDelft"/>
      </w:pPr>
      <w:r w:rsidRPr="005B509C">
        <w:t>De energiecentrale is eigendom van Mijnwater</w:t>
      </w:r>
      <w:r w:rsidRPr="005B509C">
        <w:rPr>
          <w:vertAlign w:val="superscript"/>
        </w:rPr>
        <w:footnoteReference w:id="8"/>
      </w:r>
      <w:r w:rsidRPr="005B509C">
        <w:t xml:space="preserve"> en is ook in haar beheer, maar is geplaatst in het gebouw van de afnemer. Voor aansluitingen op meerdere kleine gebouwen (woningen bijvoorbeeld) kan de energiecentrale ook ergens in de wijk staan. De energiecentrale moet er ook voor zorgen dat </w:t>
      </w:r>
      <w:r w:rsidRPr="005B509C">
        <w:lastRenderedPageBreak/>
        <w:t>het retourwater voldoet aan de temperatuureisen van het clusternetwerk en de backbone, mede om te voorkomen dat de geothermische buffers uitputten.</w:t>
      </w:r>
    </w:p>
    <w:p w14:paraId="718AF04F" w14:textId="77777777" w:rsidR="005B509C" w:rsidRPr="005B509C" w:rsidRDefault="005B509C" w:rsidP="005B509C">
      <w:pPr>
        <w:pStyle w:val="BasistekstCEDelft"/>
      </w:pPr>
    </w:p>
    <w:p w14:paraId="7A3202ED" w14:textId="26A1E791" w:rsidR="005B509C" w:rsidRDefault="005B509C" w:rsidP="005B509C">
      <w:pPr>
        <w:pStyle w:val="BasistekstCEDelft"/>
      </w:pPr>
      <w:r w:rsidRPr="005B509C">
        <w:t>Het afgiftesysteem is in het beheer van de klant, maar hieraan worden wel eisen gesteld door Mijnwater, zodat de compatibiliteit met de energiecentrale juist is.</w:t>
      </w:r>
    </w:p>
    <w:p w14:paraId="2C3D7BC5" w14:textId="1885D378" w:rsidR="000C78C9" w:rsidRDefault="000C78C9" w:rsidP="005B509C">
      <w:pPr>
        <w:pStyle w:val="BasistekstCEDelft"/>
      </w:pPr>
    </w:p>
    <w:p w14:paraId="5840D594" w14:textId="6EF7A6ED" w:rsidR="005B509C" w:rsidRPr="005B509C" w:rsidRDefault="009C6E92" w:rsidP="005B509C">
      <w:pPr>
        <w:pStyle w:val="BasistekstCEDelft"/>
        <w:rPr>
          <w:b/>
        </w:rPr>
      </w:pPr>
      <w:bookmarkStart w:id="52" w:name="_Toc473660927"/>
      <w:r>
        <w:rPr>
          <w:b/>
        </w:rPr>
        <w:t>V</w:t>
      </w:r>
      <w:r w:rsidR="005B509C" w:rsidRPr="005B509C">
        <w:rPr>
          <w:b/>
        </w:rPr>
        <w:t>raagsturing</w:t>
      </w:r>
      <w:bookmarkEnd w:id="52"/>
    </w:p>
    <w:p w14:paraId="3C213EB7" w14:textId="1BA880E8" w:rsidR="005B509C" w:rsidRPr="005B509C" w:rsidRDefault="005B509C" w:rsidP="005B509C">
      <w:pPr>
        <w:pStyle w:val="BasistekstCEDelft"/>
      </w:pPr>
      <w:r w:rsidRPr="005B509C">
        <w:t xml:space="preserve">De hele keten van Mijnwater is </w:t>
      </w:r>
      <w:proofErr w:type="spellStart"/>
      <w:r w:rsidRPr="005B509C">
        <w:t>vraaggestuurd</w:t>
      </w:r>
      <w:proofErr w:type="spellEnd"/>
      <w:r w:rsidRPr="005B509C">
        <w:t xml:space="preserve"> vanuit de warmte- en </w:t>
      </w:r>
      <w:proofErr w:type="spellStart"/>
      <w:r w:rsidRPr="005B509C">
        <w:t>koudebehoefte</w:t>
      </w:r>
      <w:proofErr w:type="spellEnd"/>
      <w:r w:rsidRPr="005B509C">
        <w:t xml:space="preserve"> van de aangesloten gebouwen. De gebouwen bepalen de vraag van het cluster, het cluster de vraag van de backbone en de backbone de vraag op de geothermische buffers. Bij de installaties tussen elk element in de keten vindt automatische sturing plaats; zie </w:t>
      </w:r>
      <w:r w:rsidRPr="005B509C">
        <w:fldChar w:fldCharType="begin"/>
      </w:r>
      <w:r w:rsidRPr="005B509C">
        <w:instrText xml:space="preserve"> REF _Ref466469387 \h </w:instrText>
      </w:r>
      <w:r w:rsidRPr="005B509C">
        <w:fldChar w:fldCharType="separate"/>
      </w:r>
      <w:r w:rsidR="002C79AE" w:rsidRPr="005B509C">
        <w:t xml:space="preserve">Figuur </w:t>
      </w:r>
      <w:r w:rsidR="002C79AE">
        <w:rPr>
          <w:noProof/>
        </w:rPr>
        <w:t>9</w:t>
      </w:r>
      <w:r w:rsidRPr="005B509C">
        <w:fldChar w:fldCharType="end"/>
      </w:r>
      <w:r w:rsidRPr="005B509C">
        <w:t>.</w:t>
      </w:r>
    </w:p>
    <w:p w14:paraId="1745E291" w14:textId="77777777" w:rsidR="005B509C" w:rsidRPr="005B509C" w:rsidRDefault="005B509C" w:rsidP="005B509C">
      <w:pPr>
        <w:pStyle w:val="BasistekstCEDelft"/>
      </w:pPr>
    </w:p>
    <w:p w14:paraId="6F118680" w14:textId="4140E303" w:rsidR="005B509C" w:rsidRPr="005B509C" w:rsidRDefault="005B509C" w:rsidP="0090021E">
      <w:pPr>
        <w:pStyle w:val="Bijschrift"/>
      </w:pPr>
      <w:bookmarkStart w:id="53" w:name="_Ref466469387"/>
      <w:r w:rsidRPr="005B509C">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5</w:t>
      </w:r>
      <w:r w:rsidR="00E570A9">
        <w:rPr>
          <w:noProof/>
        </w:rPr>
        <w:fldChar w:fldCharType="end"/>
      </w:r>
      <w:bookmarkEnd w:id="53"/>
      <w:r w:rsidRPr="005B509C">
        <w:tab/>
        <w:t>Vraagsturing in de Mijnwater-keten</w:t>
      </w:r>
      <w:r w:rsidR="00D7259C">
        <w:t xml:space="preserve"> (uit: CE Delft, Weg Van Gas)</w:t>
      </w:r>
    </w:p>
    <w:p w14:paraId="0E61D4B0" w14:textId="77777777" w:rsidR="005B509C" w:rsidRPr="005B509C" w:rsidRDefault="005B509C" w:rsidP="005B509C">
      <w:pPr>
        <w:pStyle w:val="BasistekstCEDelft"/>
      </w:pPr>
      <w:r w:rsidRPr="005B509C">
        <w:rPr>
          <w:noProof/>
        </w:rPr>
        <w:drawing>
          <wp:inline distT="0" distB="0" distL="0" distR="0" wp14:anchorId="4552C215" wp14:editId="12EC7B6B">
            <wp:extent cx="2309497" cy="2647784"/>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15468" cy="2654630"/>
                    </a:xfrm>
                    <a:prstGeom prst="rect">
                      <a:avLst/>
                    </a:prstGeom>
                    <a:noFill/>
                  </pic:spPr>
                </pic:pic>
              </a:graphicData>
            </a:graphic>
          </wp:inline>
        </w:drawing>
      </w:r>
    </w:p>
    <w:p w14:paraId="5A2924E6" w14:textId="77777777" w:rsidR="005B509C" w:rsidRPr="005B509C" w:rsidRDefault="005B509C" w:rsidP="005B509C">
      <w:pPr>
        <w:pStyle w:val="BasistekstCEDelft"/>
      </w:pPr>
      <w:r w:rsidRPr="005B509C">
        <w:t>Bron:</w:t>
      </w:r>
      <w:r w:rsidRPr="005B509C">
        <w:tab/>
        <w:t>Naar Verhoeven et al., 2014.</w:t>
      </w:r>
    </w:p>
    <w:p w14:paraId="777977E6" w14:textId="77777777" w:rsidR="005B509C" w:rsidRPr="005B509C" w:rsidRDefault="005B509C" w:rsidP="005B509C">
      <w:pPr>
        <w:pStyle w:val="BasistekstCEDelft"/>
      </w:pPr>
    </w:p>
    <w:p w14:paraId="09F9A56C" w14:textId="77777777" w:rsidR="005B509C" w:rsidRPr="005B509C" w:rsidRDefault="005B509C" w:rsidP="005B509C">
      <w:pPr>
        <w:pStyle w:val="BasistekstCEDelft"/>
      </w:pPr>
    </w:p>
    <w:p w14:paraId="7FA66086" w14:textId="77777777" w:rsidR="007E789A" w:rsidRPr="005B509C" w:rsidRDefault="007E789A" w:rsidP="005B509C">
      <w:pPr>
        <w:pStyle w:val="BasistekstCEDelft"/>
      </w:pPr>
    </w:p>
    <w:p w14:paraId="05A178EA" w14:textId="77777777" w:rsidR="005B509C" w:rsidRPr="005B509C" w:rsidRDefault="005B509C" w:rsidP="005B509C">
      <w:pPr>
        <w:pStyle w:val="BasistekstCEDelft"/>
      </w:pPr>
    </w:p>
    <w:tbl>
      <w:tblPr>
        <w:tblStyle w:val="CEEigentijds"/>
        <w:tblW w:w="7511" w:type="dxa"/>
        <w:tblInd w:w="-5" w:type="dxa"/>
        <w:tblLook w:val="04A0" w:firstRow="1" w:lastRow="0" w:firstColumn="1" w:lastColumn="0" w:noHBand="0" w:noVBand="1"/>
      </w:tblPr>
      <w:tblGrid>
        <w:gridCol w:w="7511"/>
      </w:tblGrid>
      <w:tr w:rsidR="005B509C" w:rsidRPr="005B509C" w14:paraId="5C6407F9" w14:textId="77777777" w:rsidTr="006A6E03">
        <w:trPr>
          <w:cnfStyle w:val="100000000000" w:firstRow="1" w:lastRow="0" w:firstColumn="0" w:lastColumn="0" w:oddVBand="0" w:evenVBand="0" w:oddHBand="0" w:evenHBand="0" w:firstRowFirstColumn="0" w:firstRowLastColumn="0" w:lastRowFirstColumn="0" w:lastRowLastColumn="0"/>
          <w:trHeight w:val="2443"/>
        </w:trPr>
        <w:tc>
          <w:tcPr>
            <w:cnfStyle w:val="000000000100" w:firstRow="0" w:lastRow="0" w:firstColumn="0" w:lastColumn="0" w:oddVBand="0" w:evenVBand="0" w:oddHBand="0" w:evenHBand="0" w:firstRowFirstColumn="1" w:firstRowLastColumn="0" w:lastRowFirstColumn="0" w:lastRowLastColumn="0"/>
            <w:tcW w:w="7511" w:type="dxa"/>
          </w:tcPr>
          <w:p w14:paraId="1EA855D1" w14:textId="5125DF43" w:rsidR="005B509C" w:rsidRPr="005B509C" w:rsidRDefault="005B509C" w:rsidP="007E789A">
            <w:pPr>
              <w:pStyle w:val="KadertekstCEDelft"/>
            </w:pPr>
            <w:r w:rsidRPr="005B509C">
              <w:t>Exergie en optimalisatie van exergie</w:t>
            </w:r>
            <w:r w:rsidR="006A6E03">
              <w:t xml:space="preserve"> </w:t>
            </w:r>
          </w:p>
          <w:p w14:paraId="3AF0FE3B" w14:textId="77777777" w:rsidR="005B509C" w:rsidRPr="006A6E03" w:rsidRDefault="005B509C" w:rsidP="007E789A">
            <w:pPr>
              <w:pStyle w:val="KadertekstCEDelft"/>
              <w:rPr>
                <w:b w:val="0"/>
              </w:rPr>
            </w:pPr>
            <w:r w:rsidRPr="006A6E03">
              <w:rPr>
                <w:b w:val="0"/>
              </w:rPr>
              <w:t>Exergie is de hoeveelheid energie die nuttig gebruikt kan worden, of meer formeel, het gedeelte van de energie dat in het ideale geval in arbeid kan worden omgezet. In het geval van elektriciteit is energie gelijk aan exergie, alle elektriciteit kan gebruikt worden voor arbeid. In het geval van warmte geldt dat warmte van dezelfde temperatuur als de omgeving niet nuttig gebruikt kan worden (er kan geen arbeid uit worden gewonnen): de exergie is nul, terwijl de warmte wel degelijk een energetisch waarde heeft. Hoe hoger de temperatuur van een warmtestroom, hoe hoger de exergie.</w:t>
            </w:r>
          </w:p>
          <w:p w14:paraId="4A55E5F7" w14:textId="77777777" w:rsidR="005B509C" w:rsidRPr="005B509C" w:rsidRDefault="005B509C" w:rsidP="007E789A">
            <w:pPr>
              <w:pStyle w:val="KadertekstCEDelft"/>
            </w:pPr>
            <w:r w:rsidRPr="006A6E03">
              <w:rPr>
                <w:b w:val="0"/>
              </w:rPr>
              <w:t>Optimalisatie van exergie komt er in de praktijk op neer dat warmte zoveel mogelijk op temperatuur blijft (afkoeling is verlies van exergie) en zo veel mogelijk passief gebruikt wordt. Het verwarmen en koelen van gebouwen is een laagwaardige toepassing, waarvoor laag</w:t>
            </w:r>
            <w:r w:rsidRPr="006A6E03">
              <w:rPr>
                <w:b w:val="0"/>
              </w:rPr>
              <w:softHyphen/>
              <w:t xml:space="preserve">waardige (laag </w:t>
            </w:r>
            <w:proofErr w:type="spellStart"/>
            <w:r w:rsidRPr="006A6E03">
              <w:rPr>
                <w:b w:val="0"/>
              </w:rPr>
              <w:t>exergetische</w:t>
            </w:r>
            <w:proofErr w:type="spellEnd"/>
            <w:r w:rsidRPr="006A6E03">
              <w:rPr>
                <w:b w:val="0"/>
              </w:rPr>
              <w:t>) bronnen kunnen worden ingezet die lokaal vaak ruimschoots aanwezig zijn. Deze kunnen rechtstreeks (passief) of door tussenkomst van een warmtepomp met hoog rendement worden ingezet voor de gebouwen. Hiermee kunnen de schaarse hoogwaardige warmtebronnen (met een hoge exergie) worden ingezet voor hoogwaardige toepassingen zoals in de industrie, transport of ziekenhuizen.</w:t>
            </w:r>
          </w:p>
        </w:tc>
      </w:tr>
    </w:tbl>
    <w:p w14:paraId="0492D418" w14:textId="77777777" w:rsidR="005B509C" w:rsidRPr="005B509C" w:rsidRDefault="005B509C" w:rsidP="005B509C">
      <w:pPr>
        <w:pStyle w:val="BasistekstCEDelft"/>
      </w:pPr>
    </w:p>
    <w:p w14:paraId="53D6E96C" w14:textId="20042F64" w:rsidR="005B509C" w:rsidRPr="005B509C" w:rsidRDefault="005B509C" w:rsidP="005B509C">
      <w:pPr>
        <w:pStyle w:val="BasistekstCEDelft"/>
      </w:pPr>
      <w:r w:rsidRPr="005B509C">
        <w:t xml:space="preserve">Mijnwater levert comfort en voert zelf het beheer over de energiecentrales in de gebouwen. Hierdoor kan Mijnwater de vraagsturing beïnvloeden door bijvoorbeeld warmte op te slaan in een gebouw. Bij utiliteit moet er op de maandagochtend comfort geleverd worden, maar piekproductie is niet </w:t>
      </w:r>
      <w:r w:rsidRPr="005B509C">
        <w:lastRenderedPageBreak/>
        <w:t xml:space="preserve">efficiënt. Daarom kan Mijnwater </w:t>
      </w:r>
      <w:r w:rsidR="00D7259C">
        <w:t xml:space="preserve">‘s </w:t>
      </w:r>
      <w:r w:rsidRPr="005B509C">
        <w:t xml:space="preserve">zondags het kantoorgebouw opwarmen (boven de reguliere temperatuur) om een piek </w:t>
      </w:r>
      <w:r w:rsidR="00F34014">
        <w:t xml:space="preserve">in de warmtevraag </w:t>
      </w:r>
      <w:r w:rsidRPr="005B509C">
        <w:t>op de maandagochtend te voorkomen</w:t>
      </w:r>
      <w:r w:rsidR="00F34014">
        <w:t>.</w:t>
      </w:r>
    </w:p>
    <w:p w14:paraId="09DA1FAC" w14:textId="4D6A1AF2" w:rsidR="000B2509" w:rsidRDefault="005B509C" w:rsidP="005B509C">
      <w:pPr>
        <w:pStyle w:val="BasistekstCEDelft"/>
      </w:pPr>
      <w:r w:rsidRPr="005B509C">
        <w:t xml:space="preserve">In tegenstelling tot conventionele warmtenetten maakt Mijnwater gebruikt van lage temperatuur warmte (in de backbone ongeveer 28°C). Hierop kan gemakkelijk warmte van andere lage temperatuur bronnen toegevoegd worden en ook kan voor peak </w:t>
      </w:r>
      <w:proofErr w:type="spellStart"/>
      <w:r w:rsidRPr="005B509C">
        <w:t>shaving</w:t>
      </w:r>
      <w:proofErr w:type="spellEnd"/>
      <w:r w:rsidRPr="005B509C">
        <w:t xml:space="preserve"> (op het elektriciteitsnet) enige tijd hoge temperatuurwarmte bijgemengd worden in het netwerk</w:t>
      </w:r>
      <w:r w:rsidRPr="005B509C">
        <w:rPr>
          <w:vertAlign w:val="superscript"/>
        </w:rPr>
        <w:footnoteReference w:id="9"/>
      </w:r>
      <w:r w:rsidRPr="005B509C">
        <w:t xml:space="preserve">, er kan namelijk iets gevarieerd worden op de basistemperatuur. </w:t>
      </w:r>
    </w:p>
    <w:p w14:paraId="338AB26F" w14:textId="77777777" w:rsidR="000B2509" w:rsidRPr="005B509C" w:rsidRDefault="000B2509" w:rsidP="005B509C">
      <w:pPr>
        <w:pStyle w:val="BasistekstCEDelft"/>
      </w:pPr>
    </w:p>
    <w:p w14:paraId="5ED4D387" w14:textId="77777777" w:rsidR="005B509C" w:rsidRPr="005B509C" w:rsidRDefault="005B509C" w:rsidP="005B509C">
      <w:pPr>
        <w:pStyle w:val="BasistekstCEDelft"/>
        <w:rPr>
          <w:b/>
        </w:rPr>
      </w:pPr>
      <w:bookmarkStart w:id="54" w:name="_Toc473660931"/>
      <w:r w:rsidRPr="005B509C">
        <w:rPr>
          <w:b/>
        </w:rPr>
        <w:t>Aanvullende energiebronnen</w:t>
      </w:r>
      <w:bookmarkEnd w:id="54"/>
    </w:p>
    <w:p w14:paraId="25C3CC71" w14:textId="6A6198D6" w:rsidR="005B509C" w:rsidRPr="005B509C" w:rsidRDefault="005B509C" w:rsidP="005B509C">
      <w:pPr>
        <w:pStyle w:val="BasistekstCEDelft"/>
      </w:pPr>
      <w:r w:rsidRPr="005B509C">
        <w:t xml:space="preserve">De capaciteit van het Mijnwatersysteem op basis van onderlinge warmte-uitwisseling en de geothermische buffers is beperkt. Daarom </w:t>
      </w:r>
      <w:r w:rsidR="009C6E92">
        <w:t>zijn</w:t>
      </w:r>
      <w:r w:rsidRPr="005B509C">
        <w:t xml:space="preserve"> in de toekomst ook aanvullende duurzame warmtebronnen </w:t>
      </w:r>
      <w:r w:rsidR="009C6E92">
        <w:t>nodig, bijvoorbeeld</w:t>
      </w:r>
      <w:r w:rsidRPr="005B509C">
        <w:t>:</w:t>
      </w:r>
    </w:p>
    <w:p w14:paraId="6386E231" w14:textId="77777777" w:rsidR="005B509C" w:rsidRPr="005B509C" w:rsidRDefault="005B509C" w:rsidP="006A6E03">
      <w:pPr>
        <w:pStyle w:val="Opsommingstreepje1eniveauCEDelft"/>
      </w:pPr>
      <w:r w:rsidRPr="005B509C">
        <w:t>biomassacentrales (bio-WKK);</w:t>
      </w:r>
    </w:p>
    <w:p w14:paraId="48A05528" w14:textId="3D312ED2" w:rsidR="005B509C" w:rsidRPr="005B509C" w:rsidRDefault="005B509C" w:rsidP="006A6E03">
      <w:pPr>
        <w:pStyle w:val="Opsommingstreepje1eniveauCEDelft"/>
      </w:pPr>
      <w:r w:rsidRPr="005B509C">
        <w:t>zon-thermische installaties ;</w:t>
      </w:r>
    </w:p>
    <w:p w14:paraId="49EFB3D3" w14:textId="77777777" w:rsidR="005B509C" w:rsidRPr="005B509C" w:rsidRDefault="005B509C" w:rsidP="006A6E03">
      <w:pPr>
        <w:pStyle w:val="Opsommingstreepje1eniveauCEDelft"/>
      </w:pPr>
      <w:r w:rsidRPr="005B509C">
        <w:t>diepere geothermie;</w:t>
      </w:r>
    </w:p>
    <w:p w14:paraId="0BD28CC2" w14:textId="77777777" w:rsidR="005B509C" w:rsidRPr="005B509C" w:rsidRDefault="005B509C" w:rsidP="006A6E03">
      <w:pPr>
        <w:pStyle w:val="Opsommingstreepje1eniveauCEDelft"/>
      </w:pPr>
      <w:r w:rsidRPr="005B509C">
        <w:t>restwarmte uit industriële processen.</w:t>
      </w:r>
    </w:p>
    <w:p w14:paraId="276E9F8E" w14:textId="77777777" w:rsidR="005B509C" w:rsidRPr="005B509C" w:rsidRDefault="005B509C" w:rsidP="005B509C">
      <w:pPr>
        <w:pStyle w:val="BasistekstCEDelft"/>
      </w:pPr>
    </w:p>
    <w:p w14:paraId="59EBE373" w14:textId="77777777" w:rsidR="005B509C" w:rsidRDefault="005B509C" w:rsidP="005B509C">
      <w:pPr>
        <w:pStyle w:val="BasistekstCEDelft"/>
      </w:pPr>
      <w:r w:rsidRPr="005B509C">
        <w:t>De warmte/koude van deze bronnen kan direct in het cluster gebruikt worden en ook via de backbone ingezet worden in andere clusters.</w:t>
      </w:r>
    </w:p>
    <w:p w14:paraId="49819CF3" w14:textId="77777777" w:rsidR="007E789A" w:rsidRPr="005B509C" w:rsidRDefault="007E789A" w:rsidP="005B509C">
      <w:pPr>
        <w:pStyle w:val="BasistekstCEDelft"/>
      </w:pPr>
    </w:p>
    <w:p w14:paraId="1D37576F" w14:textId="77777777" w:rsidR="0067655A" w:rsidRPr="006A6E03" w:rsidRDefault="0067655A" w:rsidP="0067655A">
      <w:pPr>
        <w:pStyle w:val="BasistekstCEDelft"/>
        <w:rPr>
          <w:b/>
        </w:rPr>
      </w:pPr>
      <w:bookmarkStart w:id="55" w:name="_Toc472450694"/>
      <w:bookmarkEnd w:id="55"/>
      <w:r w:rsidRPr="006A6E03">
        <w:rPr>
          <w:b/>
        </w:rPr>
        <w:t>Decentraal buffersysteem</w:t>
      </w:r>
    </w:p>
    <w:p w14:paraId="66D640BA" w14:textId="5FBFBC41" w:rsidR="005B509C" w:rsidRPr="005B509C" w:rsidRDefault="005B509C" w:rsidP="005B509C">
      <w:pPr>
        <w:pStyle w:val="BasistekstCEDelft"/>
      </w:pPr>
      <w:r w:rsidRPr="005B509C">
        <w:t xml:space="preserve">Hoewel in woningen de koudevraag toeneemt, zal er altijd een onbalans naar warmte zijn. Hiervoor zou restwarmte uit de industrie ingezet kunnen worden, maar bijvoorbeeld ook ingevangen zonne-energie uit de zomer. Voor een sluitend systeem is het dus nodig dat er voldoende buffers zijn gecreëerd om in de potentiële onbalans gedurende het jaar te voorzien en optimale aansturing te garanderen. </w:t>
      </w:r>
    </w:p>
    <w:p w14:paraId="17F0EC12" w14:textId="57448764" w:rsidR="00463692" w:rsidRDefault="00463692" w:rsidP="005B509C">
      <w:pPr>
        <w:pStyle w:val="BasistekstCEDelft"/>
      </w:pPr>
    </w:p>
    <w:p w14:paraId="447E0147" w14:textId="3F577D37" w:rsidR="005B509C" w:rsidRPr="005B509C" w:rsidRDefault="005B509C" w:rsidP="005B509C">
      <w:pPr>
        <w:pStyle w:val="BasistekstCEDelft"/>
      </w:pPr>
      <w:r w:rsidRPr="005B509C">
        <w:t>De huidige mijnwaterbronnen zijn op dit moment de centrale buffers, maar ook decentraal zijn buffers mogelijk</w:t>
      </w:r>
      <w:r w:rsidRPr="005B509C">
        <w:rPr>
          <w:vertAlign w:val="superscript"/>
        </w:rPr>
        <w:footnoteReference w:id="10"/>
      </w:r>
      <w:r w:rsidRPr="005B509C">
        <w:t>. Daarbij moet op clusterniveau gedacht worden aan een (ondergronds) buffervat van 30 m in diameter en 27 m diep,</w:t>
      </w:r>
      <w:r w:rsidR="00463692">
        <w:t xml:space="preserve"> bedoeld </w:t>
      </w:r>
      <w:r w:rsidR="00463692" w:rsidRPr="005B509C">
        <w:t xml:space="preserve">voor middellange termijn opslag (tot 3 maanden). </w:t>
      </w:r>
    </w:p>
    <w:p w14:paraId="3103D53D" w14:textId="77777777" w:rsidR="007E789A" w:rsidRPr="00D7259C" w:rsidRDefault="007E789A" w:rsidP="007E789A">
      <w:pPr>
        <w:pStyle w:val="BasistekstCEDelft"/>
        <w:rPr>
          <w:b/>
        </w:rPr>
      </w:pPr>
      <w:bookmarkStart w:id="56" w:name="_Toc473660933"/>
    </w:p>
    <w:bookmarkEnd w:id="56"/>
    <w:p w14:paraId="7B1853D5" w14:textId="4EAFBC51" w:rsidR="005B509C" w:rsidRPr="005B509C" w:rsidRDefault="005774D8" w:rsidP="007E789A">
      <w:pPr>
        <w:pStyle w:val="Kop3"/>
        <w:rPr>
          <w:lang w:val="en-US"/>
        </w:rPr>
      </w:pPr>
      <w:proofErr w:type="spellStart"/>
      <w:r>
        <w:rPr>
          <w:lang w:val="en-US"/>
        </w:rPr>
        <w:t>Verdienmodel</w:t>
      </w:r>
      <w:proofErr w:type="spellEnd"/>
      <w:r w:rsidR="00421C8F">
        <w:rPr>
          <w:lang w:val="en-US"/>
        </w:rPr>
        <w:t xml:space="preserve"> </w:t>
      </w:r>
      <w:proofErr w:type="spellStart"/>
      <w:r w:rsidR="00421C8F">
        <w:rPr>
          <w:lang w:val="en-US"/>
        </w:rPr>
        <w:t>Mijnwater</w:t>
      </w:r>
      <w:proofErr w:type="spellEnd"/>
    </w:p>
    <w:p w14:paraId="6F5507F0" w14:textId="7F34025B" w:rsidR="005B509C" w:rsidRPr="005B509C" w:rsidRDefault="005B509C" w:rsidP="005B509C">
      <w:pPr>
        <w:pStyle w:val="BasistekstCEDelft"/>
      </w:pPr>
      <w:r w:rsidRPr="005B509C">
        <w:t xml:space="preserve">Mijnwater </w:t>
      </w:r>
      <w:r w:rsidR="006A6E03">
        <w:t>gebruikt</w:t>
      </w:r>
      <w:r w:rsidRPr="005B509C">
        <w:t xml:space="preserve"> een vernieuwend concept voor het afrekenen van energie en het clusteren van aansluitingen. </w:t>
      </w:r>
    </w:p>
    <w:p w14:paraId="2C1E823E" w14:textId="77777777" w:rsidR="007E789A" w:rsidRDefault="007E789A" w:rsidP="007E789A">
      <w:pPr>
        <w:pStyle w:val="BasistekstCEDelft"/>
        <w:rPr>
          <w:b/>
        </w:rPr>
      </w:pPr>
      <w:bookmarkStart w:id="57" w:name="_Toc473660934"/>
    </w:p>
    <w:p w14:paraId="29774856" w14:textId="77777777" w:rsidR="005B509C" w:rsidRPr="005B509C" w:rsidRDefault="005B509C" w:rsidP="007E789A">
      <w:pPr>
        <w:pStyle w:val="BasistekstCEDelft"/>
        <w:rPr>
          <w:b/>
        </w:rPr>
      </w:pPr>
      <w:r w:rsidRPr="005B509C">
        <w:rPr>
          <w:b/>
        </w:rPr>
        <w:t>Leveren en afrekenen van comfort</w:t>
      </w:r>
      <w:bookmarkEnd w:id="57"/>
    </w:p>
    <w:p w14:paraId="601ECD7A" w14:textId="57DCEFF2" w:rsidR="005B509C" w:rsidRPr="005B509C" w:rsidRDefault="005B509C" w:rsidP="005B509C">
      <w:pPr>
        <w:pStyle w:val="BasistekstCEDelft"/>
      </w:pPr>
      <w:r w:rsidRPr="005B509C">
        <w:t>Waar een traditionele energieleverancier afrekent per eenheid geleverde energie (het productie-handelsmodel), rekent Mijnwater in veel gevallen af per oppervlak comfort (dienstverleningsmodel). Dit geldt echter alleen voor de grootverbruikers. De kleinverbruikers</w:t>
      </w:r>
      <w:r>
        <w:t xml:space="preserve"> </w:t>
      </w:r>
      <w:r w:rsidRPr="005B509C">
        <w:t xml:space="preserve">vallen onder de Warmtewet en daarbij wordt verplicht het verdienmodel van de traditionele warmteleverancier gehanteerd. In </w:t>
      </w:r>
      <w:r w:rsidR="00080350">
        <w:fldChar w:fldCharType="begin"/>
      </w:r>
      <w:r w:rsidR="00080350">
        <w:instrText xml:space="preserve"> REF _Ref522702758 \h </w:instrText>
      </w:r>
      <w:r w:rsidR="00080350">
        <w:fldChar w:fldCharType="separate"/>
      </w:r>
      <w:r w:rsidR="00080350" w:rsidRPr="005B509C">
        <w:t xml:space="preserve">Tabel </w:t>
      </w:r>
      <w:r w:rsidR="00080350">
        <w:rPr>
          <w:noProof/>
        </w:rPr>
        <w:t>5</w:t>
      </w:r>
      <w:r w:rsidR="00080350">
        <w:fldChar w:fldCharType="end"/>
      </w:r>
      <w:r w:rsidRPr="004D7979">
        <w:rPr>
          <w:highlight w:val="yellow"/>
        </w:rPr>
        <w:fldChar w:fldCharType="begin"/>
      </w:r>
      <w:r w:rsidRPr="004D7979">
        <w:rPr>
          <w:highlight w:val="yellow"/>
        </w:rPr>
        <w:instrText xml:space="preserve"> REF _Ref469389396 \h </w:instrText>
      </w:r>
      <w:r w:rsidRPr="004D7979">
        <w:rPr>
          <w:highlight w:val="yellow"/>
        </w:rPr>
      </w:r>
      <w:r w:rsidRPr="004D7979">
        <w:rPr>
          <w:highlight w:val="yellow"/>
        </w:rPr>
        <w:fldChar w:fldCharType="end"/>
      </w:r>
      <w:r w:rsidRPr="005B509C">
        <w:t xml:space="preserve"> geven we een overzicht van de verschillen tussen deze twee afrekenmodellen.</w:t>
      </w:r>
    </w:p>
    <w:p w14:paraId="18BDB10B" w14:textId="77777777" w:rsidR="005B509C" w:rsidRPr="005B509C" w:rsidRDefault="005B509C" w:rsidP="005B509C">
      <w:pPr>
        <w:pStyle w:val="BasistekstCEDelft"/>
      </w:pPr>
    </w:p>
    <w:p w14:paraId="403D9FCE" w14:textId="385FE592" w:rsidR="005B509C" w:rsidRPr="005B509C" w:rsidRDefault="005B509C" w:rsidP="008E0695">
      <w:pPr>
        <w:pStyle w:val="Bijschrift"/>
      </w:pPr>
      <w:bookmarkStart w:id="58" w:name="_Ref522702758"/>
      <w:r w:rsidRPr="005B509C">
        <w:lastRenderedPageBreak/>
        <w:t xml:space="preserve">Tabel </w:t>
      </w:r>
      <w:r w:rsidR="00760FDC">
        <w:rPr>
          <w:noProof/>
        </w:rPr>
        <w:fldChar w:fldCharType="begin"/>
      </w:r>
      <w:r w:rsidR="00760FDC">
        <w:rPr>
          <w:noProof/>
        </w:rPr>
        <w:instrText xml:space="preserve"> SEQ Tabel \* ARABIC </w:instrText>
      </w:r>
      <w:r w:rsidR="00760FDC">
        <w:rPr>
          <w:noProof/>
        </w:rPr>
        <w:fldChar w:fldCharType="separate"/>
      </w:r>
      <w:r w:rsidR="007D4CCD">
        <w:rPr>
          <w:noProof/>
        </w:rPr>
        <w:t>5</w:t>
      </w:r>
      <w:r w:rsidR="00760FDC">
        <w:rPr>
          <w:noProof/>
        </w:rPr>
        <w:fldChar w:fldCharType="end"/>
      </w:r>
      <w:bookmarkEnd w:id="58"/>
      <w:r w:rsidR="00080350">
        <w:t xml:space="preserve"> - </w:t>
      </w:r>
      <w:r w:rsidRPr="005B509C">
        <w:t>Een overzicht van de verschillen tussen de afrekening bij Mijnwater (grootverbruikers) en een traditionele energieleverancier</w:t>
      </w:r>
      <w:r w:rsidR="00080350">
        <w:t>.</w:t>
      </w:r>
    </w:p>
    <w:tbl>
      <w:tblPr>
        <w:tblStyle w:val="CEalleenlijnen"/>
        <w:tblW w:w="7086" w:type="dxa"/>
        <w:tblInd w:w="-5" w:type="dxa"/>
        <w:tblLook w:val="0420" w:firstRow="1" w:lastRow="0" w:firstColumn="0" w:lastColumn="0" w:noHBand="0" w:noVBand="1"/>
      </w:tblPr>
      <w:tblGrid>
        <w:gridCol w:w="1555"/>
        <w:gridCol w:w="1843"/>
        <w:gridCol w:w="1844"/>
        <w:gridCol w:w="1844"/>
      </w:tblGrid>
      <w:tr w:rsidR="005B509C" w:rsidRPr="005B509C" w14:paraId="5CEAB4CF" w14:textId="77777777" w:rsidTr="005B509C">
        <w:trPr>
          <w:cnfStyle w:val="100000000000" w:firstRow="1" w:lastRow="0" w:firstColumn="0" w:lastColumn="0" w:oddVBand="0" w:evenVBand="0" w:oddHBand="0" w:evenHBand="0" w:firstRowFirstColumn="0" w:firstRowLastColumn="0" w:lastRowFirstColumn="0" w:lastRowLastColumn="0"/>
        </w:trPr>
        <w:tc>
          <w:tcPr>
            <w:tcW w:w="1555" w:type="dxa"/>
          </w:tcPr>
          <w:p w14:paraId="17286D24" w14:textId="77777777" w:rsidR="005B509C" w:rsidRPr="005B509C" w:rsidRDefault="005B509C" w:rsidP="005B509C">
            <w:pPr>
              <w:pStyle w:val="BasistekstCEDelft"/>
              <w:rPr>
                <w:b/>
              </w:rPr>
            </w:pPr>
          </w:p>
        </w:tc>
        <w:tc>
          <w:tcPr>
            <w:tcW w:w="1843" w:type="dxa"/>
          </w:tcPr>
          <w:p w14:paraId="04EFC69D" w14:textId="77777777" w:rsidR="005B509C" w:rsidRPr="005B509C" w:rsidRDefault="005B509C" w:rsidP="005B509C">
            <w:pPr>
              <w:pStyle w:val="BasistekstCEDelft"/>
              <w:rPr>
                <w:b/>
              </w:rPr>
            </w:pPr>
            <w:r w:rsidRPr="005B509C">
              <w:rPr>
                <w:b/>
              </w:rPr>
              <w:t xml:space="preserve">Traditioneel: </w:t>
            </w:r>
          </w:p>
          <w:p w14:paraId="7DA321EA" w14:textId="77777777" w:rsidR="005B509C" w:rsidRPr="005B509C" w:rsidRDefault="005B509C" w:rsidP="005B509C">
            <w:pPr>
              <w:pStyle w:val="BasistekstCEDelft"/>
              <w:rPr>
                <w:b/>
              </w:rPr>
            </w:pPr>
            <w:r w:rsidRPr="005B509C">
              <w:rPr>
                <w:b/>
              </w:rPr>
              <w:t>gas en elektra</w:t>
            </w:r>
          </w:p>
        </w:tc>
        <w:tc>
          <w:tcPr>
            <w:tcW w:w="1844" w:type="dxa"/>
          </w:tcPr>
          <w:p w14:paraId="765906A4" w14:textId="77777777" w:rsidR="005B509C" w:rsidRPr="005B509C" w:rsidRDefault="005B509C" w:rsidP="005B509C">
            <w:pPr>
              <w:pStyle w:val="BasistekstCEDelft"/>
              <w:rPr>
                <w:b/>
              </w:rPr>
            </w:pPr>
            <w:r w:rsidRPr="005B509C">
              <w:rPr>
                <w:b/>
              </w:rPr>
              <w:t>Traditioneel:</w:t>
            </w:r>
          </w:p>
          <w:p w14:paraId="5060AC80" w14:textId="77777777" w:rsidR="005B509C" w:rsidRPr="005B509C" w:rsidRDefault="005B509C" w:rsidP="005B509C">
            <w:pPr>
              <w:pStyle w:val="BasistekstCEDelft"/>
              <w:rPr>
                <w:b/>
              </w:rPr>
            </w:pPr>
            <w:r w:rsidRPr="005B509C">
              <w:rPr>
                <w:b/>
              </w:rPr>
              <w:t>warmte en elektra</w:t>
            </w:r>
          </w:p>
        </w:tc>
        <w:tc>
          <w:tcPr>
            <w:tcW w:w="1844" w:type="dxa"/>
          </w:tcPr>
          <w:p w14:paraId="27C68C22" w14:textId="77777777" w:rsidR="005B509C" w:rsidRPr="005B509C" w:rsidRDefault="005B509C" w:rsidP="005B509C">
            <w:pPr>
              <w:pStyle w:val="BasistekstCEDelft"/>
              <w:rPr>
                <w:b/>
              </w:rPr>
            </w:pPr>
            <w:r w:rsidRPr="005B509C">
              <w:rPr>
                <w:b/>
              </w:rPr>
              <w:t>Mijnwater:</w:t>
            </w:r>
          </w:p>
          <w:p w14:paraId="06FAC1D5" w14:textId="77777777" w:rsidR="005B509C" w:rsidRPr="005B509C" w:rsidRDefault="005B509C" w:rsidP="005B509C">
            <w:pPr>
              <w:pStyle w:val="BasistekstCEDelft"/>
              <w:rPr>
                <w:b/>
              </w:rPr>
            </w:pPr>
            <w:r w:rsidRPr="005B509C">
              <w:rPr>
                <w:b/>
              </w:rPr>
              <w:t>warmte en elektra voor grootverbruikers</w:t>
            </w:r>
          </w:p>
        </w:tc>
      </w:tr>
      <w:tr w:rsidR="005B509C" w:rsidRPr="005B509C" w14:paraId="6F5DB4CD"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33275E63" w14:textId="77777777" w:rsidR="005B509C" w:rsidRPr="005B509C" w:rsidRDefault="005B509C" w:rsidP="005B509C">
            <w:pPr>
              <w:pStyle w:val="BasistekstCEDelft"/>
            </w:pPr>
            <w:r w:rsidRPr="005B509C">
              <w:t>Model</w:t>
            </w:r>
          </w:p>
        </w:tc>
        <w:tc>
          <w:tcPr>
            <w:tcW w:w="3687" w:type="dxa"/>
            <w:gridSpan w:val="2"/>
          </w:tcPr>
          <w:p w14:paraId="085CD91B" w14:textId="77777777" w:rsidR="005B509C" w:rsidRPr="005B509C" w:rsidRDefault="005B509C" w:rsidP="005B509C">
            <w:pPr>
              <w:pStyle w:val="BasistekstCEDelft"/>
            </w:pPr>
            <w:r w:rsidRPr="005B509C">
              <w:t>Productie-handelsmodel</w:t>
            </w:r>
          </w:p>
        </w:tc>
        <w:tc>
          <w:tcPr>
            <w:tcW w:w="1844" w:type="dxa"/>
          </w:tcPr>
          <w:p w14:paraId="6D018BD1" w14:textId="77777777" w:rsidR="005B509C" w:rsidRPr="005B509C" w:rsidRDefault="005B509C" w:rsidP="005B509C">
            <w:pPr>
              <w:pStyle w:val="BasistekstCEDelft"/>
            </w:pPr>
            <w:r w:rsidRPr="005B509C">
              <w:t>Dienstverleningsmodel</w:t>
            </w:r>
          </w:p>
        </w:tc>
      </w:tr>
      <w:tr w:rsidR="005B509C" w:rsidRPr="005B509C" w14:paraId="39C644BE"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78EE219E" w14:textId="77777777" w:rsidR="005B509C" w:rsidRPr="005B509C" w:rsidRDefault="005B509C" w:rsidP="005B509C">
            <w:pPr>
              <w:pStyle w:val="BasistekstCEDelft"/>
            </w:pPr>
            <w:r w:rsidRPr="005B509C">
              <w:t>Prijs per eenheid</w:t>
            </w:r>
          </w:p>
        </w:tc>
        <w:tc>
          <w:tcPr>
            <w:tcW w:w="1843" w:type="dxa"/>
          </w:tcPr>
          <w:p w14:paraId="628CA20F" w14:textId="77777777" w:rsidR="005B509C" w:rsidRPr="005B509C" w:rsidRDefault="005B509C" w:rsidP="005B509C">
            <w:pPr>
              <w:pStyle w:val="BasistekstCEDelft"/>
            </w:pPr>
            <w:r w:rsidRPr="005B509C">
              <w:t>€/kWh, €/m</w:t>
            </w:r>
            <w:r w:rsidRPr="005B509C">
              <w:rPr>
                <w:vertAlign w:val="superscript"/>
              </w:rPr>
              <w:t>3</w:t>
            </w:r>
          </w:p>
          <w:p w14:paraId="4831F66F" w14:textId="77777777" w:rsidR="005B509C" w:rsidRPr="005B509C" w:rsidRDefault="005B509C" w:rsidP="005B509C">
            <w:pPr>
              <w:pStyle w:val="BasistekstCEDelft"/>
            </w:pPr>
            <w:r w:rsidRPr="005B509C">
              <w:t>(euro per eenheid verbruikt)</w:t>
            </w:r>
          </w:p>
        </w:tc>
        <w:tc>
          <w:tcPr>
            <w:tcW w:w="1844" w:type="dxa"/>
          </w:tcPr>
          <w:p w14:paraId="3FC7EA20" w14:textId="77777777" w:rsidR="005B509C" w:rsidRPr="005B509C" w:rsidRDefault="005B509C" w:rsidP="005B509C">
            <w:pPr>
              <w:pStyle w:val="BasistekstCEDelft"/>
            </w:pPr>
            <w:r w:rsidRPr="005B509C">
              <w:t>€/kWh, €/GJ</w:t>
            </w:r>
          </w:p>
          <w:p w14:paraId="736D9361" w14:textId="77777777" w:rsidR="005B509C" w:rsidRPr="005B509C" w:rsidRDefault="005B509C" w:rsidP="005B509C">
            <w:pPr>
              <w:pStyle w:val="BasistekstCEDelft"/>
            </w:pPr>
            <w:r w:rsidRPr="005B509C">
              <w:t>(euro per eenheid verbruikt)</w:t>
            </w:r>
          </w:p>
        </w:tc>
        <w:tc>
          <w:tcPr>
            <w:tcW w:w="1844" w:type="dxa"/>
            <w:vMerge w:val="restart"/>
          </w:tcPr>
          <w:p w14:paraId="369315BD" w14:textId="16C7271D" w:rsidR="00CE5ACC" w:rsidRDefault="00CE5ACC" w:rsidP="00D345EE">
            <w:pPr>
              <w:pStyle w:val="BasistekstCEDelft"/>
              <w:numPr>
                <w:ilvl w:val="0"/>
                <w:numId w:val="54"/>
              </w:numPr>
            </w:pPr>
            <w:r>
              <w:t>Elektriciteit</w:t>
            </w:r>
            <w:r w:rsidR="006008C6">
              <w:t>:</w:t>
            </w:r>
            <w:r>
              <w:t xml:space="preserve"> €/kWh</w:t>
            </w:r>
          </w:p>
          <w:p w14:paraId="4DBBF490" w14:textId="31093056" w:rsidR="005B509C" w:rsidRPr="005B509C" w:rsidRDefault="00CE5ACC" w:rsidP="00D345EE">
            <w:pPr>
              <w:pStyle w:val="BasistekstCEDelft"/>
              <w:numPr>
                <w:ilvl w:val="0"/>
                <w:numId w:val="54"/>
              </w:numPr>
            </w:pPr>
            <w:r>
              <w:t xml:space="preserve">Warmte en koude: </w:t>
            </w:r>
            <w:r w:rsidR="005B509C" w:rsidRPr="005B509C">
              <w:t>€/m2 vloer</w:t>
            </w:r>
            <w:r w:rsidR="005B509C" w:rsidRPr="005B509C">
              <w:softHyphen/>
              <w:t>oppervlak</w:t>
            </w:r>
          </w:p>
          <w:p w14:paraId="3EA209C3" w14:textId="77777777" w:rsidR="005B509C" w:rsidRPr="00CA3556" w:rsidRDefault="005B509C" w:rsidP="00D345EE">
            <w:pPr>
              <w:pStyle w:val="BasistekstCEDelft"/>
              <w:numPr>
                <w:ilvl w:val="0"/>
                <w:numId w:val="54"/>
              </w:numPr>
              <w:rPr>
                <w:lang w:val="en-US"/>
              </w:rPr>
            </w:pPr>
            <w:r w:rsidRPr="00CA3556">
              <w:rPr>
                <w:lang w:val="en-US"/>
              </w:rPr>
              <w:t xml:space="preserve">(euro per </w:t>
            </w:r>
            <w:proofErr w:type="spellStart"/>
            <w:r w:rsidRPr="00CA3556">
              <w:rPr>
                <w:lang w:val="en-US"/>
              </w:rPr>
              <w:t>opper</w:t>
            </w:r>
            <w:r w:rsidRPr="00CA3556">
              <w:rPr>
                <w:lang w:val="en-US"/>
              </w:rPr>
              <w:softHyphen/>
              <w:t>vlak</w:t>
            </w:r>
            <w:proofErr w:type="spellEnd"/>
            <w:r w:rsidRPr="00CA3556">
              <w:rPr>
                <w:lang w:val="en-US"/>
              </w:rPr>
              <w:t xml:space="preserve"> comfort) </w:t>
            </w:r>
            <w:proofErr w:type="spellStart"/>
            <w:r w:rsidRPr="00CA3556">
              <w:rPr>
                <w:lang w:val="en-US"/>
              </w:rPr>
              <w:t>o.b.v</w:t>
            </w:r>
            <w:proofErr w:type="spellEnd"/>
            <w:r w:rsidRPr="00CA3556">
              <w:rPr>
                <w:lang w:val="en-US"/>
              </w:rPr>
              <w:t xml:space="preserve">. fair-use agreement; </w:t>
            </w:r>
          </w:p>
          <w:p w14:paraId="695D4252" w14:textId="77777777" w:rsidR="005B509C" w:rsidRPr="005B509C" w:rsidRDefault="005B509C" w:rsidP="00D345EE">
            <w:pPr>
              <w:pStyle w:val="BasistekstCEDelft"/>
              <w:numPr>
                <w:ilvl w:val="0"/>
                <w:numId w:val="54"/>
              </w:numPr>
              <w:rPr>
                <w:lang w:val="en-US"/>
              </w:rPr>
            </w:pPr>
            <w:r w:rsidRPr="005B509C">
              <w:t>traditioneel conform Warmtewet</w:t>
            </w:r>
            <w:r w:rsidRPr="005B509C">
              <w:rPr>
                <w:lang w:val="en-US"/>
              </w:rPr>
              <w:t>;</w:t>
            </w:r>
          </w:p>
        </w:tc>
      </w:tr>
      <w:tr w:rsidR="005B509C" w:rsidRPr="005B509C" w14:paraId="7C7A0C4A"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0647F7A8" w14:textId="77777777" w:rsidR="005B509C" w:rsidRPr="005B509C" w:rsidRDefault="005B509C" w:rsidP="005B509C">
            <w:pPr>
              <w:pStyle w:val="BasistekstCEDelft"/>
            </w:pPr>
            <w:r w:rsidRPr="005B509C">
              <w:t>Nettarief</w:t>
            </w:r>
          </w:p>
        </w:tc>
        <w:tc>
          <w:tcPr>
            <w:tcW w:w="1843" w:type="dxa"/>
          </w:tcPr>
          <w:p w14:paraId="11F49837" w14:textId="77777777" w:rsidR="005B509C" w:rsidRPr="005B509C" w:rsidRDefault="005B509C" w:rsidP="005B509C">
            <w:pPr>
              <w:pStyle w:val="BasistekstCEDelft"/>
            </w:pPr>
            <w:r w:rsidRPr="005B509C">
              <w:t>Ja, jaarlijks gas + elektra</w:t>
            </w:r>
          </w:p>
        </w:tc>
        <w:tc>
          <w:tcPr>
            <w:tcW w:w="1844" w:type="dxa"/>
          </w:tcPr>
          <w:p w14:paraId="6F802196" w14:textId="77777777" w:rsidR="005B509C" w:rsidRPr="005B509C" w:rsidRDefault="005B509C" w:rsidP="005B509C">
            <w:pPr>
              <w:pStyle w:val="BasistekstCEDelft"/>
            </w:pPr>
            <w:r w:rsidRPr="005B509C">
              <w:t xml:space="preserve">Ja, jaarlijks elektra + jaarlijks vast bedrag voor warmte (conform Warmtewet) </w:t>
            </w:r>
          </w:p>
        </w:tc>
        <w:tc>
          <w:tcPr>
            <w:tcW w:w="1844" w:type="dxa"/>
            <w:vMerge/>
          </w:tcPr>
          <w:p w14:paraId="21956CC2" w14:textId="77777777" w:rsidR="005B509C" w:rsidRPr="005B509C" w:rsidRDefault="005B509C" w:rsidP="005B509C">
            <w:pPr>
              <w:pStyle w:val="BasistekstCEDelft"/>
            </w:pPr>
          </w:p>
        </w:tc>
      </w:tr>
      <w:tr w:rsidR="005B509C" w:rsidRPr="005B509C" w14:paraId="70FD6EDF"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71366D76" w14:textId="77777777" w:rsidR="005B509C" w:rsidRPr="005B509C" w:rsidRDefault="005B509C" w:rsidP="005B509C">
            <w:pPr>
              <w:pStyle w:val="BasistekstCEDelft"/>
            </w:pPr>
            <w:r w:rsidRPr="005B509C">
              <w:t>Energiebelasting</w:t>
            </w:r>
          </w:p>
        </w:tc>
        <w:tc>
          <w:tcPr>
            <w:tcW w:w="1843" w:type="dxa"/>
          </w:tcPr>
          <w:p w14:paraId="50124E5D" w14:textId="77777777" w:rsidR="005B509C" w:rsidRPr="005B509C" w:rsidRDefault="005B509C" w:rsidP="005B509C">
            <w:pPr>
              <w:pStyle w:val="BasistekstCEDelft"/>
            </w:pPr>
            <w:r w:rsidRPr="005B509C">
              <w:t>Ja</w:t>
            </w:r>
          </w:p>
        </w:tc>
        <w:tc>
          <w:tcPr>
            <w:tcW w:w="1844" w:type="dxa"/>
          </w:tcPr>
          <w:p w14:paraId="6955216C" w14:textId="77777777" w:rsidR="005B509C" w:rsidRPr="005B509C" w:rsidRDefault="005B509C" w:rsidP="005B509C">
            <w:pPr>
              <w:pStyle w:val="BasistekstCEDelft"/>
            </w:pPr>
            <w:r w:rsidRPr="005B509C">
              <w:t>Ja, op elektriciteit</w:t>
            </w:r>
          </w:p>
        </w:tc>
        <w:tc>
          <w:tcPr>
            <w:tcW w:w="1844" w:type="dxa"/>
            <w:vMerge/>
          </w:tcPr>
          <w:p w14:paraId="01F00BB2" w14:textId="77777777" w:rsidR="005B509C" w:rsidRPr="005B509C" w:rsidRDefault="005B509C" w:rsidP="005B509C">
            <w:pPr>
              <w:pStyle w:val="BasistekstCEDelft"/>
            </w:pPr>
          </w:p>
        </w:tc>
      </w:tr>
      <w:tr w:rsidR="005B509C" w:rsidRPr="005B509C" w14:paraId="33F6DA23"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45935E98" w14:textId="77777777" w:rsidR="005B509C" w:rsidRPr="005B509C" w:rsidRDefault="005B509C" w:rsidP="005B509C">
            <w:pPr>
              <w:pStyle w:val="BasistekstCEDelft"/>
            </w:pPr>
            <w:r w:rsidRPr="005B509C">
              <w:t>Stichtingskosten</w:t>
            </w:r>
          </w:p>
        </w:tc>
        <w:tc>
          <w:tcPr>
            <w:tcW w:w="1843" w:type="dxa"/>
          </w:tcPr>
          <w:p w14:paraId="41A0C842" w14:textId="77777777" w:rsidR="005B509C" w:rsidRPr="005B509C" w:rsidRDefault="005B509C" w:rsidP="005B509C">
            <w:pPr>
              <w:pStyle w:val="BasistekstCEDelft"/>
            </w:pPr>
            <w:r w:rsidRPr="005B509C">
              <w:t xml:space="preserve">Aanschaf cv </w:t>
            </w:r>
            <w:r w:rsidRPr="005B509C">
              <w:br/>
              <w:t>(hr-ketel), afgifte</w:t>
            </w:r>
            <w:r w:rsidRPr="005B509C">
              <w:softHyphen/>
              <w:t>systeem en aansluit</w:t>
            </w:r>
            <w:r w:rsidRPr="005B509C">
              <w:softHyphen/>
              <w:t>kosten</w:t>
            </w:r>
          </w:p>
        </w:tc>
        <w:tc>
          <w:tcPr>
            <w:tcW w:w="1844" w:type="dxa"/>
          </w:tcPr>
          <w:p w14:paraId="502F5A0D" w14:textId="71F4D9BA" w:rsidR="005B509C" w:rsidRPr="005B509C" w:rsidRDefault="005B509C" w:rsidP="005B509C">
            <w:pPr>
              <w:pStyle w:val="BasistekstCEDelft"/>
            </w:pPr>
            <w:r w:rsidRPr="005B509C">
              <w:t xml:space="preserve">Aanschaf/bijdrage </w:t>
            </w:r>
            <w:r w:rsidR="008E5286">
              <w:t xml:space="preserve">afgiftesysteem en </w:t>
            </w:r>
            <w:r w:rsidRPr="005B509C">
              <w:t>aan warmtecentrale en aansluitkosten</w:t>
            </w:r>
          </w:p>
        </w:tc>
        <w:tc>
          <w:tcPr>
            <w:tcW w:w="1844" w:type="dxa"/>
          </w:tcPr>
          <w:p w14:paraId="439E88E7" w14:textId="77777777" w:rsidR="005B509C" w:rsidRPr="005B509C" w:rsidRDefault="005B509C" w:rsidP="005B509C">
            <w:pPr>
              <w:pStyle w:val="BasistekstCEDelft"/>
            </w:pPr>
            <w:r w:rsidRPr="005B509C">
              <w:t>Bijdrage aan stichtingskosten energiecentrale en aansluiting</w:t>
            </w:r>
          </w:p>
        </w:tc>
      </w:tr>
      <w:tr w:rsidR="005B509C" w:rsidRPr="005B509C" w14:paraId="6721F99F"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201B50DA" w14:textId="47F83889" w:rsidR="005B509C" w:rsidRPr="005B509C" w:rsidRDefault="005B509C" w:rsidP="005B509C">
            <w:pPr>
              <w:pStyle w:val="BasistekstCEDelft"/>
            </w:pPr>
            <w:r w:rsidRPr="005B509C">
              <w:t>Ruimte voor energiecentrale</w:t>
            </w:r>
            <w:r w:rsidR="004D7979">
              <w:t xml:space="preserve"> (aflevercentrale)</w:t>
            </w:r>
          </w:p>
        </w:tc>
        <w:tc>
          <w:tcPr>
            <w:tcW w:w="1843" w:type="dxa"/>
          </w:tcPr>
          <w:p w14:paraId="52F97065" w14:textId="77777777" w:rsidR="005B509C" w:rsidRPr="005B509C" w:rsidRDefault="005B509C" w:rsidP="005B509C">
            <w:pPr>
              <w:pStyle w:val="BasistekstCEDelft"/>
            </w:pPr>
            <w:r w:rsidRPr="005B509C">
              <w:t>Beperkt</w:t>
            </w:r>
          </w:p>
        </w:tc>
        <w:tc>
          <w:tcPr>
            <w:tcW w:w="1844" w:type="dxa"/>
          </w:tcPr>
          <w:p w14:paraId="4659AB2F" w14:textId="77777777" w:rsidR="005B509C" w:rsidRPr="005B509C" w:rsidRDefault="005B509C" w:rsidP="005B509C">
            <w:pPr>
              <w:pStyle w:val="BasistekstCEDelft"/>
            </w:pPr>
            <w:r w:rsidRPr="005B509C">
              <w:t>Beperkt</w:t>
            </w:r>
          </w:p>
        </w:tc>
        <w:tc>
          <w:tcPr>
            <w:tcW w:w="1844" w:type="dxa"/>
          </w:tcPr>
          <w:p w14:paraId="7908F167" w14:textId="77777777" w:rsidR="005B509C" w:rsidRPr="005B509C" w:rsidRDefault="005B509C" w:rsidP="005B509C">
            <w:pPr>
              <w:pStyle w:val="BasistekstCEDelft"/>
            </w:pPr>
            <w:r w:rsidRPr="005B509C">
              <w:t>Aanzienlijk</w:t>
            </w:r>
          </w:p>
        </w:tc>
      </w:tr>
      <w:tr w:rsidR="005B509C" w:rsidRPr="005B509C" w14:paraId="170FFB51"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1D7236AF" w14:textId="77777777" w:rsidR="005B509C" w:rsidRPr="005B509C" w:rsidRDefault="005B509C" w:rsidP="005B509C">
            <w:pPr>
              <w:pStyle w:val="BasistekstCEDelft"/>
            </w:pPr>
            <w:r w:rsidRPr="005B509C">
              <w:t>Leverancier en contract</w:t>
            </w:r>
          </w:p>
        </w:tc>
        <w:tc>
          <w:tcPr>
            <w:tcW w:w="1843" w:type="dxa"/>
          </w:tcPr>
          <w:p w14:paraId="41A89CF5" w14:textId="77777777" w:rsidR="005B509C" w:rsidRPr="005B509C" w:rsidRDefault="005B509C" w:rsidP="005B509C">
            <w:pPr>
              <w:pStyle w:val="BasistekstCEDelft"/>
            </w:pPr>
            <w:r w:rsidRPr="005B509C">
              <w:t>Keuze uit meerdere leveranciers, korte contractduren mogelijk</w:t>
            </w:r>
          </w:p>
        </w:tc>
        <w:tc>
          <w:tcPr>
            <w:tcW w:w="1844" w:type="dxa"/>
          </w:tcPr>
          <w:p w14:paraId="7C9A447B" w14:textId="77777777" w:rsidR="005B509C" w:rsidRPr="005B509C" w:rsidRDefault="005B509C" w:rsidP="005B509C">
            <w:pPr>
              <w:pStyle w:val="BasistekstCEDelft"/>
            </w:pPr>
            <w:r w:rsidRPr="005B509C">
              <w:t>Vrije keuze voor elektra met eventueel een korte contract</w:t>
            </w:r>
            <w:r w:rsidRPr="005B509C">
              <w:softHyphen/>
              <w:t>duur, geen keuze in warmteleverancier en langlopend contract</w:t>
            </w:r>
          </w:p>
        </w:tc>
        <w:tc>
          <w:tcPr>
            <w:tcW w:w="1844" w:type="dxa"/>
          </w:tcPr>
          <w:p w14:paraId="45422EF3" w14:textId="11CD7FE1" w:rsidR="005B509C" w:rsidRPr="005B509C" w:rsidRDefault="005B509C" w:rsidP="005B509C">
            <w:pPr>
              <w:pStyle w:val="BasistekstCEDelft"/>
            </w:pPr>
            <w:r w:rsidRPr="005B509C">
              <w:t>Mijnwater is de enige leverancier</w:t>
            </w:r>
            <w:r w:rsidR="00CE5ACC">
              <w:t xml:space="preserve"> van warmte, koude en elektriciteit</w:t>
            </w:r>
            <w:r w:rsidRPr="005B509C">
              <w:t xml:space="preserve">, lange contractduur </w:t>
            </w:r>
            <w:r w:rsidRPr="005B509C">
              <w:br/>
              <w:t>(~30 jaar)</w:t>
            </w:r>
          </w:p>
        </w:tc>
      </w:tr>
      <w:tr w:rsidR="005B509C" w:rsidRPr="005B509C" w14:paraId="6ECF0917"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5B292080" w14:textId="77777777" w:rsidR="005B509C" w:rsidRPr="005B509C" w:rsidRDefault="005B509C" w:rsidP="005B509C">
            <w:pPr>
              <w:pStyle w:val="BasistekstCEDelft"/>
            </w:pPr>
            <w:r w:rsidRPr="005B509C">
              <w:t>Kostenverandering</w:t>
            </w:r>
          </w:p>
        </w:tc>
        <w:tc>
          <w:tcPr>
            <w:tcW w:w="3687" w:type="dxa"/>
            <w:gridSpan w:val="2"/>
          </w:tcPr>
          <w:p w14:paraId="53D0B2AE" w14:textId="77777777" w:rsidR="005B509C" w:rsidRPr="005B509C" w:rsidRDefault="005B509C" w:rsidP="005B509C">
            <w:pPr>
              <w:pStyle w:val="BasistekstCEDelft"/>
            </w:pPr>
            <w:r w:rsidRPr="005B509C">
              <w:t>Op basis van fluctuaties in energieprijzen (bij warmte voor kleinverbruikers conform Warmtewet)</w:t>
            </w:r>
          </w:p>
        </w:tc>
        <w:tc>
          <w:tcPr>
            <w:tcW w:w="1844" w:type="dxa"/>
          </w:tcPr>
          <w:p w14:paraId="0863916F" w14:textId="77777777" w:rsidR="005B509C" w:rsidRPr="005B509C" w:rsidRDefault="005B509C" w:rsidP="005B509C">
            <w:pPr>
              <w:pStyle w:val="BasistekstCEDelft"/>
            </w:pPr>
            <w:r w:rsidRPr="005B509C">
              <w:t>Correctie o.b.v. CPI of conform Warmtewet</w:t>
            </w:r>
          </w:p>
        </w:tc>
      </w:tr>
    </w:tbl>
    <w:p w14:paraId="727CD7CB" w14:textId="6E4D20EF" w:rsidR="005B509C" w:rsidRPr="00293086" w:rsidRDefault="005B509C" w:rsidP="005B509C">
      <w:pPr>
        <w:pStyle w:val="BasistekstCEDelft"/>
        <w:rPr>
          <w:i/>
        </w:rPr>
      </w:pPr>
      <w:r w:rsidRPr="00293086">
        <w:rPr>
          <w:i/>
        </w:rPr>
        <w:t>Opmerking: Dit is een globale indicatie, in specifieke gevallen kan de situatie anders zijn. In het geval van kleinverbruikers (huishoudens) moet Mijnwater conform de Warmtewet werken, welke overeen komt met een traditionele warmteleverancier.</w:t>
      </w:r>
    </w:p>
    <w:p w14:paraId="3A6F8261" w14:textId="77777777" w:rsidR="005B509C" w:rsidRPr="005B509C" w:rsidRDefault="005B509C" w:rsidP="005B509C">
      <w:pPr>
        <w:pStyle w:val="BasistekstCEDelft"/>
      </w:pPr>
    </w:p>
    <w:p w14:paraId="46D28EFB" w14:textId="22DE0967" w:rsidR="005B509C" w:rsidRPr="005B509C" w:rsidRDefault="005B509C" w:rsidP="005B509C">
      <w:pPr>
        <w:pStyle w:val="BasistekstCEDelft"/>
      </w:pPr>
      <w:r w:rsidRPr="005B509C">
        <w:t>Voor grootverbruikers is de exploitatieovereenkomsten tussen Mijnwater en de klant maatwerk</w:t>
      </w:r>
      <w:r w:rsidR="00463692">
        <w:t>.</w:t>
      </w:r>
      <w:r w:rsidR="004D7979">
        <w:t xml:space="preserve"> </w:t>
      </w:r>
      <w:r w:rsidRPr="005B509C">
        <w:t>Kleinverbruikers met een aansluiting van maximaal 100 kW vallen onder de Warmtewet (zie tekstkader) en worden volgens de daarin geldende tariefstructuur afgerekend.</w:t>
      </w:r>
    </w:p>
    <w:p w14:paraId="16C4156B" w14:textId="77777777" w:rsidR="005B509C" w:rsidRPr="005B509C" w:rsidRDefault="005B509C" w:rsidP="005B509C">
      <w:pPr>
        <w:pStyle w:val="BasistekstCEDelft"/>
      </w:pPr>
    </w:p>
    <w:p w14:paraId="7B76625D" w14:textId="77777777" w:rsidR="005B509C" w:rsidRPr="005B509C" w:rsidRDefault="005B509C" w:rsidP="005B509C">
      <w:pPr>
        <w:pStyle w:val="BasistekstCEDelft"/>
      </w:pPr>
    </w:p>
    <w:tbl>
      <w:tblPr>
        <w:tblStyle w:val="TabelstijlCEDelft"/>
        <w:tblW w:w="0" w:type="auto"/>
        <w:tblLook w:val="04A0" w:firstRow="1" w:lastRow="0" w:firstColumn="1" w:lastColumn="0" w:noHBand="0" w:noVBand="1"/>
      </w:tblPr>
      <w:tblGrid>
        <w:gridCol w:w="6802"/>
      </w:tblGrid>
      <w:tr w:rsidR="005B509C" w:rsidRPr="0067655A" w14:paraId="180B8F56" w14:textId="77777777" w:rsidTr="008E0695">
        <w:trPr>
          <w:cnfStyle w:val="100000000000" w:firstRow="1" w:lastRow="0" w:firstColumn="0" w:lastColumn="0" w:oddVBand="0" w:evenVBand="0" w:oddHBand="0" w:evenHBand="0" w:firstRowFirstColumn="0" w:firstRowLastColumn="0" w:lastRowFirstColumn="0" w:lastRowLastColumn="0"/>
          <w:trHeight w:val="3097"/>
        </w:trPr>
        <w:tc>
          <w:tcPr>
            <w:tcW w:w="6802" w:type="dxa"/>
          </w:tcPr>
          <w:p w14:paraId="07A88858" w14:textId="77777777" w:rsidR="005B509C" w:rsidRPr="00D7259C" w:rsidRDefault="005B509C" w:rsidP="00D7259C">
            <w:pPr>
              <w:pStyle w:val="TabelkopjeCEDelft"/>
            </w:pPr>
            <w:r w:rsidRPr="00D7259C">
              <w:t>Warmtewet</w:t>
            </w:r>
          </w:p>
          <w:p w14:paraId="65841AF8" w14:textId="4EC42C18" w:rsidR="005B509C" w:rsidRPr="008E0695" w:rsidRDefault="005B509C" w:rsidP="00D7259C">
            <w:pPr>
              <w:pStyle w:val="TabelkopjeCEDelft"/>
              <w:rPr>
                <w:b w:val="0"/>
              </w:rPr>
            </w:pPr>
            <w:r w:rsidRPr="00D7259C">
              <w:rPr>
                <w:b w:val="0"/>
              </w:rPr>
              <w:t xml:space="preserve">Verbruikers met een aansluiting van maximaal 100 kW vallen onder de Warmtewet. Woningen en kleinverbruikers vallen over het algemeen in deze categorie. De Warmtewet beschermt de kleinverbruikers door eisen te stellen aan de contacten, prijzen, meetinrichting, service en organisatie van een warmteleverancier. Jaarlijks bepaalt de Autoriteit Consument &amp; Markt (ACM) de maximumtarieven voor de levering van warmte op basis van het niet-meer-dan-anders principe. </w:t>
            </w:r>
            <w:r w:rsidR="00D7259C" w:rsidRPr="00D7259C">
              <w:rPr>
                <w:b w:val="0"/>
              </w:rPr>
              <w:t xml:space="preserve">     </w:t>
            </w:r>
            <w:r w:rsidRPr="00D7259C">
              <w:rPr>
                <w:b w:val="0"/>
              </w:rPr>
              <w:t xml:space="preserve"> De maximumtarieven worden opgesteld voor de warmtelevering (vaste prijs + GJ-prijs), het meettarief en de aansluitkosten. De kosten voor de warmtewisselaar (of energie</w:t>
            </w:r>
            <w:r w:rsidRPr="00D7259C">
              <w:rPr>
                <w:b w:val="0"/>
              </w:rPr>
              <w:softHyphen/>
              <w:t>centrale) vallen</w:t>
            </w:r>
            <w:r w:rsidR="008E0695">
              <w:rPr>
                <w:b w:val="0"/>
              </w:rPr>
              <w:t xml:space="preserve"> onder de huidige warmtewet</w:t>
            </w:r>
            <w:r w:rsidR="008E0695">
              <w:rPr>
                <w:rStyle w:val="Voetnootmarkering"/>
                <w:b w:val="0"/>
              </w:rPr>
              <w:footnoteReference w:id="11"/>
            </w:r>
            <w:r w:rsidRPr="00D7259C">
              <w:rPr>
                <w:b w:val="0"/>
              </w:rPr>
              <w:t xml:space="preserve"> niet onder deze kosten.</w:t>
            </w:r>
            <w:r w:rsidR="00C23417" w:rsidRPr="008E0695">
              <w:rPr>
                <w:b w:val="0"/>
              </w:rPr>
              <w:t xml:space="preserve"> Tevens wordt de </w:t>
            </w:r>
            <w:r w:rsidR="00C23417" w:rsidRPr="00D7259C">
              <w:rPr>
                <w:b w:val="0"/>
              </w:rPr>
              <w:t>mogelijkheid gecreëerd om voor verschillende aflevertemperaturen, koude of in gevallen waarin gemengde producten w</w:t>
            </w:r>
            <w:r w:rsidR="0067655A" w:rsidRPr="00D7259C">
              <w:rPr>
                <w:b w:val="0"/>
              </w:rPr>
              <w:t>o</w:t>
            </w:r>
            <w:r w:rsidR="00C23417" w:rsidRPr="00D7259C">
              <w:rPr>
                <w:b w:val="0"/>
              </w:rPr>
              <w:t>rden geleverd verschillende maximumprijzen vast te stellen. De exacte systematiek voor berekening van deze maximumprijs zal in een AMvB worden geregeld.</w:t>
            </w:r>
          </w:p>
        </w:tc>
      </w:tr>
    </w:tbl>
    <w:p w14:paraId="0E8697A8" w14:textId="77777777" w:rsidR="005B509C" w:rsidRPr="005B509C" w:rsidRDefault="005B509C" w:rsidP="005B509C">
      <w:pPr>
        <w:pStyle w:val="BasistekstCEDelft"/>
      </w:pPr>
    </w:p>
    <w:p w14:paraId="5C74D176" w14:textId="0896F215" w:rsidR="005B509C" w:rsidRPr="005B509C" w:rsidRDefault="005B509C" w:rsidP="007E789A">
      <w:pPr>
        <w:pStyle w:val="BasistekstCEDelft"/>
        <w:rPr>
          <w:b/>
        </w:rPr>
      </w:pPr>
      <w:bookmarkStart w:id="59" w:name="_Ref473638400"/>
      <w:bookmarkStart w:id="60" w:name="_Toc473660935"/>
      <w:r w:rsidRPr="005B509C">
        <w:rPr>
          <w:b/>
        </w:rPr>
        <w:t>Clusteren van energie-aansluiting</w:t>
      </w:r>
      <w:bookmarkEnd w:id="59"/>
      <w:bookmarkEnd w:id="60"/>
      <w:r w:rsidR="00A96568">
        <w:rPr>
          <w:b/>
        </w:rPr>
        <w:t>en (verlaagd EB-tarief)</w:t>
      </w:r>
    </w:p>
    <w:p w14:paraId="08947602" w14:textId="3B1B8976" w:rsidR="005B509C" w:rsidRPr="005B509C" w:rsidRDefault="005B509C" w:rsidP="005B509C">
      <w:pPr>
        <w:pStyle w:val="BasistekstCEDelft"/>
      </w:pPr>
      <w:r w:rsidRPr="005B509C">
        <w:lastRenderedPageBreak/>
        <w:t>Als relatieve grootverbruiker heeft Mijnwater lagere inkoopprijzen voor elektriciteit en betaalt relatief weinig energiebelasting. Omdat de verschillende elektriciteitsaansluitingen van Mijnwater - ook die van de energiecentrales bij de klant, die in het bezit zijn van Mijnwater – onderdeel uitmaken van een aaneengesloten en samenhangend systeem, kunnen de elektriciteitsaansluitingen voor de belastingdienst geclusterd worden (‘complexbepaling’). Hierbij gelden volgens de belastingdienst de volgende ‘spelregels’:</w:t>
      </w:r>
    </w:p>
    <w:p w14:paraId="427FF1E9" w14:textId="77777777" w:rsidR="005B509C" w:rsidRPr="005B509C" w:rsidRDefault="005B509C" w:rsidP="007E789A">
      <w:pPr>
        <w:pStyle w:val="Opsommingstreepje1eniveauCEDelft"/>
      </w:pPr>
      <w:r w:rsidRPr="005B509C">
        <w:t>Mijnwater heeft de objecten waar zich de leveringspunten bevinden in eigendom;</w:t>
      </w:r>
    </w:p>
    <w:p w14:paraId="4170408D" w14:textId="77777777" w:rsidR="005B509C" w:rsidRPr="005B509C" w:rsidRDefault="005B509C" w:rsidP="007E789A">
      <w:pPr>
        <w:pStyle w:val="Opsommingstreepje1eniveauCEDelft"/>
      </w:pPr>
      <w:r w:rsidRPr="005B509C">
        <w:t>de leveringspunten zijn allen eigendom van dezelfde rechtspersoon.</w:t>
      </w:r>
    </w:p>
    <w:p w14:paraId="0A6930F3" w14:textId="77777777" w:rsidR="005B509C" w:rsidRPr="005B509C" w:rsidRDefault="005B509C" w:rsidP="005B509C">
      <w:pPr>
        <w:pStyle w:val="BasistekstCEDelft"/>
      </w:pPr>
    </w:p>
    <w:p w14:paraId="18067423" w14:textId="71DD7DCD" w:rsidR="004D7979" w:rsidRDefault="005B509C" w:rsidP="007E789A">
      <w:pPr>
        <w:pStyle w:val="BasistekstCEDelft"/>
      </w:pPr>
      <w:r w:rsidRPr="005B509C">
        <w:t xml:space="preserve">Door deze clustering valt het totale elektriciteitsgebruik van Mijnwater in het lage zakelijke grootverbruikerstarief, waardoor de energiebelasting laag is. Voor de elektriciteit </w:t>
      </w:r>
      <w:r w:rsidR="00CE5ACC">
        <w:t xml:space="preserve">(ook voor apparatuur en verlichting) </w:t>
      </w:r>
      <w:r w:rsidRPr="005B509C">
        <w:t xml:space="preserve">die door de klant, </w:t>
      </w:r>
      <w:r w:rsidR="007E789A" w:rsidRPr="005B509C">
        <w:t>via Mijnwater</w:t>
      </w:r>
      <w:r w:rsidR="004D7979">
        <w:t>,</w:t>
      </w:r>
      <w:r w:rsidR="007E789A" w:rsidRPr="005B509C">
        <w:t xml:space="preserve"> wordt afgenomen, wordt het tarief in rekening gebracht dat de klant kwijt zou zijn geweest als zij zelf de elektriciteitsrekening zouden betalen. Doordat de klant veelal in een duurdere energiebelastingschijf zit, ontvangt Mijnwater per eenheid een hoger bedrag dan zij zelf kwijt is. Dit voordeel is onderdeel van het verdienmodel van Mijnwater. </w:t>
      </w:r>
    </w:p>
    <w:p w14:paraId="008797F3" w14:textId="0A2C85EA" w:rsidR="007E789A" w:rsidRPr="005B509C" w:rsidRDefault="004D7979" w:rsidP="007E789A">
      <w:pPr>
        <w:pStyle w:val="BasistekstCEDelft"/>
      </w:pPr>
      <w:r>
        <w:t xml:space="preserve">Wel wordt het </w:t>
      </w:r>
      <w:r w:rsidR="007E789A" w:rsidRPr="005B509C">
        <w:t xml:space="preserve">warmte- en </w:t>
      </w:r>
      <w:proofErr w:type="spellStart"/>
      <w:r w:rsidR="007E789A" w:rsidRPr="005B509C">
        <w:t>koudetarief</w:t>
      </w:r>
      <w:proofErr w:type="spellEnd"/>
      <w:r w:rsidR="007E789A" w:rsidRPr="005B509C">
        <w:t xml:space="preserve"> </w:t>
      </w:r>
      <w:r>
        <w:t>dat de klant betaalt</w:t>
      </w:r>
      <w:r w:rsidR="002641F0">
        <w:t xml:space="preserve"> </w:t>
      </w:r>
      <w:r w:rsidR="007E789A" w:rsidRPr="005B509C">
        <w:t>mede gebaseerd op het uiteindelijke lage elektriciteitstarief dat Mijnwater op deze wijze door clustering kan realiseren.</w:t>
      </w:r>
    </w:p>
    <w:p w14:paraId="6CDCE532" w14:textId="77777777" w:rsidR="007E789A" w:rsidRPr="005B509C" w:rsidRDefault="007E789A" w:rsidP="007E789A">
      <w:pPr>
        <w:pStyle w:val="BasistekstCEDelft"/>
      </w:pPr>
    </w:p>
    <w:p w14:paraId="7151978A" w14:textId="1760E4E6" w:rsidR="007E789A" w:rsidRDefault="007E789A" w:rsidP="007E789A">
      <w:pPr>
        <w:pStyle w:val="BasistekstCEDelft"/>
      </w:pPr>
      <w:r w:rsidRPr="005B509C">
        <w:t xml:space="preserve">Bij gebouwen waar Mijnwater ook zon-PV heeft geïnstalleerd kan er met één elektriciteitsaansluiting worden volstaan, als Mijnwater hier ook de elektriciteit </w:t>
      </w:r>
      <w:proofErr w:type="spellStart"/>
      <w:r w:rsidRPr="005B509C">
        <w:t>doorlevert</w:t>
      </w:r>
      <w:proofErr w:type="spellEnd"/>
      <w:r w:rsidRPr="005B509C">
        <w:t xml:space="preserve">. Die aansluiting is van Mijnwater. Mijnwater levert dus alle energie (E+W+K) waarbij de PV-panelen deels voorzien in de behoefte van het gebouw en de energiecentrale van Mijnwater. </w:t>
      </w:r>
    </w:p>
    <w:p w14:paraId="13FB95FB" w14:textId="77777777" w:rsidR="006A6E03" w:rsidRDefault="006A6E03" w:rsidP="006A6E03">
      <w:pPr>
        <w:pStyle w:val="BasistekstCEDelft"/>
      </w:pPr>
    </w:p>
    <w:p w14:paraId="260F861F" w14:textId="6754AC4C" w:rsidR="006A6E03" w:rsidRPr="006A6E03" w:rsidRDefault="006A6E03" w:rsidP="006A6E03">
      <w:pPr>
        <w:pStyle w:val="BasistekstCEDelft"/>
        <w:rPr>
          <w:b/>
        </w:rPr>
      </w:pPr>
      <w:r w:rsidRPr="006A6E03">
        <w:rPr>
          <w:b/>
        </w:rPr>
        <w:t>Verrekenen van elektriciteit</w:t>
      </w:r>
    </w:p>
    <w:p w14:paraId="3C990CCF" w14:textId="77777777" w:rsidR="006A6E03" w:rsidRDefault="006A6E03" w:rsidP="006A6E03">
      <w:pPr>
        <w:pStyle w:val="BasistekstCEDelft"/>
      </w:pPr>
      <w:r>
        <w:t>Als warmtapwater in het gebouw wordt bereid dan is de installatie (vaak een warmtepompboiler) van het energiebedrijf en wordt aan de eindafnemer warmtapwater geleverd (in m</w:t>
      </w:r>
      <w:r w:rsidRPr="006A6E03">
        <w:rPr>
          <w:vertAlign w:val="superscript"/>
        </w:rPr>
        <w:t>3</w:t>
      </w:r>
      <w:r>
        <w:t>). Het elektriciteitsverbruik voor de bereiding van warmtapwater is voor rekening van het energiebedrijf. Mijnwater heeft een afspraak met de Belastingdienst dat dit elektriciteitsverbruik geclusterd mag worden op één zakelijke aansluiting. Hiermee kan gebruik worden gemaakt van de energiebelasting die hoort bij een hoger verbruik</w:t>
      </w:r>
      <w:r>
        <w:rPr>
          <w:rStyle w:val="Voetnootmarkering"/>
        </w:rPr>
        <w:footnoteReference w:id="12"/>
      </w:r>
      <w:r>
        <w:t xml:space="preserve">. </w:t>
      </w:r>
    </w:p>
    <w:p w14:paraId="003EE16B" w14:textId="5B5AA606" w:rsidR="006A6E03" w:rsidRDefault="006A6E03" w:rsidP="006A6E03">
      <w:pPr>
        <w:pStyle w:val="BasistekstCEDelft"/>
      </w:pPr>
      <w:r w:rsidRPr="005B509C">
        <w:t xml:space="preserve">Mijnwater biedt daarnaast ook de mogelijkheid aan klanten om via haar aansluiting elektriciteit af te nemen. Dit geldt met name voor utiliteit. Mijnwater heeft voor de energiecentrale elektriciteit nodig en kan via een </w:t>
      </w:r>
      <w:r w:rsidR="00AF14C7">
        <w:t>relatief laag</w:t>
      </w:r>
      <w:r w:rsidRPr="005B509C">
        <w:t xml:space="preserve"> tarief ook elektriciteit aanbieden aan de afnemer</w:t>
      </w:r>
      <w:r w:rsidR="00AF14C7">
        <w:t>.</w:t>
      </w:r>
      <w:r w:rsidRPr="005B509C">
        <w:t xml:space="preserve"> </w:t>
      </w:r>
    </w:p>
    <w:p w14:paraId="075A65B8" w14:textId="77777777" w:rsidR="006A6E03" w:rsidRDefault="006A6E03" w:rsidP="006A6E03">
      <w:pPr>
        <w:pStyle w:val="BasistekstCEDelft"/>
      </w:pPr>
    </w:p>
    <w:p w14:paraId="7B13C11C" w14:textId="3FA02998" w:rsidR="007E789A" w:rsidRDefault="006A6E03" w:rsidP="007E789A">
      <w:pPr>
        <w:pStyle w:val="BasistekstCEDelft"/>
      </w:pPr>
      <w:r w:rsidRPr="005B509C">
        <w:t>Daarnaast biedt Mijnwater de mogelijkheid om zonnepanelen van Mijnwater te installeren op het gebouw van de afnemer. Mijnwater investeert en beheert de zonnepanelen en de duurzame elektriciteit wordt gebruikt voor de energie</w:t>
      </w:r>
      <w:r>
        <w:t xml:space="preserve">vraag </w:t>
      </w:r>
      <w:r w:rsidRPr="005B509C">
        <w:t xml:space="preserve">van </w:t>
      </w:r>
      <w:r>
        <w:t xml:space="preserve">het </w:t>
      </w:r>
      <w:r w:rsidRPr="005B509C">
        <w:t>Mijnwater</w:t>
      </w:r>
      <w:r>
        <w:t>-concept</w:t>
      </w:r>
      <w:r w:rsidRPr="005B509C">
        <w:t xml:space="preserve"> en de elektriciteitsbehoefte van de klant.</w:t>
      </w:r>
    </w:p>
    <w:p w14:paraId="3FE44ACE" w14:textId="12E926D6" w:rsidR="005774D8" w:rsidRPr="005B509C" w:rsidRDefault="005774D8" w:rsidP="005774D8">
      <w:pPr>
        <w:pStyle w:val="Kop3"/>
      </w:pPr>
      <w:r>
        <w:t xml:space="preserve">Randvoorwaarden voor toepassing van </w:t>
      </w:r>
      <w:r w:rsidR="004D7979">
        <w:t>geavanceerde LT-warmtenetten</w:t>
      </w:r>
    </w:p>
    <w:p w14:paraId="33EE0AF8" w14:textId="2BA26618" w:rsidR="007E789A" w:rsidRPr="007E789A" w:rsidRDefault="007E789A" w:rsidP="007E789A">
      <w:pPr>
        <w:pStyle w:val="BasistekstCEDelft"/>
      </w:pPr>
      <w:r w:rsidRPr="007E789A">
        <w:t xml:space="preserve">Om in een gebied een lokaal </w:t>
      </w:r>
      <w:r w:rsidR="004D7979">
        <w:t>geavanceerd LT-</w:t>
      </w:r>
      <w:r w:rsidRPr="007E789A">
        <w:t>warmtenet te realiseren, moet er aan een aantal voorwaarden worden:</w:t>
      </w:r>
    </w:p>
    <w:p w14:paraId="4E27AE53" w14:textId="77777777" w:rsidR="007E789A" w:rsidRPr="007E789A" w:rsidRDefault="007E789A" w:rsidP="007E789A">
      <w:pPr>
        <w:pStyle w:val="Opsommingstreepje1eniveauCEDelft"/>
      </w:pPr>
      <w:r w:rsidRPr="007E789A">
        <w:t xml:space="preserve">binnen het gebied moeten er voldoende MT/LT-warmte- en </w:t>
      </w:r>
      <w:proofErr w:type="spellStart"/>
      <w:r w:rsidRPr="007E789A">
        <w:t>koudebronnen</w:t>
      </w:r>
      <w:proofErr w:type="spellEnd"/>
      <w:r w:rsidRPr="007E789A">
        <w:t xml:space="preserve"> beschikbaar zijn; tenzij de energie-uitwisseling tussen gebouwen in combinatie met opslag in balans is (geen netto warmte/koudevraag)</w:t>
      </w:r>
      <w:r w:rsidRPr="007E789A">
        <w:rPr>
          <w:vertAlign w:val="superscript"/>
        </w:rPr>
        <w:footnoteReference w:id="13"/>
      </w:r>
      <w:r w:rsidRPr="007E789A">
        <w:t>;</w:t>
      </w:r>
    </w:p>
    <w:p w14:paraId="63578502" w14:textId="77777777" w:rsidR="007E789A" w:rsidRPr="007E789A" w:rsidRDefault="007E789A" w:rsidP="007E789A">
      <w:pPr>
        <w:pStyle w:val="Opsommingstreepje1eniveauCEDelft"/>
      </w:pPr>
      <w:r w:rsidRPr="007E789A">
        <w:lastRenderedPageBreak/>
        <w:t xml:space="preserve">de bronnen of buffers moeten door de warmteleverancier </w:t>
      </w:r>
      <w:proofErr w:type="spellStart"/>
      <w:r w:rsidRPr="007E789A">
        <w:t>vraaggestuurd</w:t>
      </w:r>
      <w:proofErr w:type="spellEnd"/>
      <w:r w:rsidRPr="007E789A">
        <w:t xml:space="preserve"> ingezet kunnen worden of </w:t>
      </w:r>
      <w:proofErr w:type="spellStart"/>
      <w:r w:rsidRPr="007E789A">
        <w:t>aanbodgestuurd</w:t>
      </w:r>
      <w:proofErr w:type="spellEnd"/>
      <w:r w:rsidRPr="007E789A">
        <w:t xml:space="preserve"> opgeslagen worden in buffers;</w:t>
      </w:r>
    </w:p>
    <w:p w14:paraId="2F969C48" w14:textId="77777777" w:rsidR="007E789A" w:rsidRPr="007E789A" w:rsidRDefault="007E789A" w:rsidP="007E789A">
      <w:pPr>
        <w:pStyle w:val="Opsommingstreepje1eniveauCEDelft"/>
      </w:pPr>
      <w:r w:rsidRPr="007E789A">
        <w:t>er moeten voldoende geschikte gebouwen zijn met een LT-afgiftesysteem om een rendabele businesscase te vormen (nieuwbouwlocaties zijn erg geschikt omdat het voordeel van de EPC-punten in de businesscase kan worden meegenomen en er geen kostbare gebouwaanpassingen hoeven te worden gedaan);</w:t>
      </w:r>
    </w:p>
    <w:p w14:paraId="3FF647FA" w14:textId="684202DC" w:rsidR="007E789A" w:rsidRPr="007E789A" w:rsidRDefault="007E789A" w:rsidP="007E789A">
      <w:pPr>
        <w:pStyle w:val="Opsommingstreepje1eniveauCEDelft"/>
      </w:pPr>
      <w:r w:rsidRPr="007E789A">
        <w:t xml:space="preserve">er moeten mogelijkheden zijn voor het realiseren van voldoende buffercapaciteit in gebouwen (bijvoorbeeld betonkernactivering) en de ondergrond: WKO, geothermische buffers, </w:t>
      </w:r>
      <w:r w:rsidR="00243DAD">
        <w:t>kunstmatige buffers</w:t>
      </w:r>
      <w:r w:rsidRPr="007E789A">
        <w:t>, etc.;</w:t>
      </w:r>
    </w:p>
    <w:p w14:paraId="66342925" w14:textId="4774A430" w:rsidR="007E789A" w:rsidRPr="007E789A" w:rsidRDefault="007E789A" w:rsidP="007E789A">
      <w:pPr>
        <w:pStyle w:val="Opsommingstreepje1eniveauCEDelft"/>
      </w:pPr>
      <w:r w:rsidRPr="007E789A">
        <w:t xml:space="preserve">er </w:t>
      </w:r>
      <w:r w:rsidR="00243DAD">
        <w:t>is bij voorkeur</w:t>
      </w:r>
      <w:r w:rsidR="00243DAD" w:rsidRPr="007E789A">
        <w:t xml:space="preserve"> </w:t>
      </w:r>
      <w:r w:rsidRPr="007E789A">
        <w:t>in het gebied een goede mix zijn tussen gebouwen met een netto warmte- en koudevraag, bijvoorbeeld woningen, utiliteit en industrie, datacenters en supermarkten;</w:t>
      </w:r>
    </w:p>
    <w:p w14:paraId="7A1B5CC9" w14:textId="77777777" w:rsidR="007E789A" w:rsidRPr="007E789A" w:rsidRDefault="007E789A" w:rsidP="007E789A">
      <w:pPr>
        <w:pStyle w:val="Opsommingstreepje1eniveauCEDelft"/>
      </w:pPr>
      <w:r w:rsidRPr="007E789A">
        <w:t xml:space="preserve">omdat warmtetransport over lange afstanden kostbaar en inefficiënt is, is een aanzienlijke bebouwingsdichtheid nodig (de Nederlandse stedelijke omgeving leent zich daar over het algemeen zeer goed voor); </w:t>
      </w:r>
    </w:p>
    <w:p w14:paraId="06C37DE3" w14:textId="77777777" w:rsidR="007E789A" w:rsidRPr="007E789A" w:rsidRDefault="007E789A" w:rsidP="007E789A">
      <w:pPr>
        <w:pStyle w:val="Opsommingstreepje1eniveauCEDelft"/>
      </w:pPr>
      <w:r w:rsidRPr="007E789A">
        <w:t>een goed systeemontwerp met ondersteuning van ervaren ingenieurs en installateurs die meedenken en kunnen denken in niet-standaard oplossingen;</w:t>
      </w:r>
    </w:p>
    <w:p w14:paraId="14C1327A" w14:textId="77777777" w:rsidR="007E789A" w:rsidRPr="007E789A" w:rsidRDefault="007E789A" w:rsidP="007E789A">
      <w:pPr>
        <w:pStyle w:val="Opsommingstreepje1eniveauCEDelft"/>
      </w:pPr>
      <w:r w:rsidRPr="007E789A">
        <w:t>er moet lokaal (politiek) draagvlak zijn en een gedreven investerende partij (voor Mijnwater was dit o.a. de gemeente Heerlen).</w:t>
      </w:r>
    </w:p>
    <w:p w14:paraId="52BA30F6" w14:textId="77777777" w:rsidR="007E789A" w:rsidRPr="007E789A" w:rsidRDefault="007E789A" w:rsidP="007E789A">
      <w:pPr>
        <w:pStyle w:val="BasistekstCEDelft"/>
      </w:pPr>
    </w:p>
    <w:p w14:paraId="7F8AD334" w14:textId="67713041" w:rsidR="00D26273" w:rsidRDefault="007E789A" w:rsidP="00D26273">
      <w:pPr>
        <w:pStyle w:val="BasistekstCEDelft"/>
      </w:pPr>
      <w:r w:rsidRPr="007E789A">
        <w:t xml:space="preserve">Als aan deze voorwaarden voldaan kan worden, </w:t>
      </w:r>
      <w:r w:rsidR="001D5C30">
        <w:t>zijn geavanceerde LT-warmtenetten een optie.</w:t>
      </w:r>
      <w:r w:rsidRPr="007E789A">
        <w:t xml:space="preserve"> </w:t>
      </w:r>
      <w:r w:rsidR="00AF14C7">
        <w:t>Het wordt dan mogelijk</w:t>
      </w:r>
      <w:r w:rsidRPr="007E789A">
        <w:t xml:space="preserve"> om binnen één gebied op diverse temperatuurniveaus in de warmtevraag te kunnen voorzien.</w:t>
      </w:r>
    </w:p>
    <w:p w14:paraId="61481611" w14:textId="77777777" w:rsidR="00D26273" w:rsidRPr="007E789A" w:rsidRDefault="00D26273" w:rsidP="007E789A">
      <w:pPr>
        <w:pStyle w:val="BasistekstCEDelft"/>
      </w:pPr>
    </w:p>
    <w:p w14:paraId="3E20AB93" w14:textId="77777777" w:rsidR="00D7332F" w:rsidRDefault="00D7332F" w:rsidP="00D7332F">
      <w:pPr>
        <w:pStyle w:val="Kop1"/>
      </w:pPr>
      <w:bookmarkStart w:id="61" w:name="_Toc510191822"/>
      <w:r w:rsidRPr="00D7332F">
        <w:lastRenderedPageBreak/>
        <w:t>Functioneel on</w:t>
      </w:r>
      <w:r>
        <w:t>twerp voor het Vesta MAIS model</w:t>
      </w:r>
      <w:bookmarkEnd w:id="61"/>
    </w:p>
    <w:p w14:paraId="3D9C8466" w14:textId="5490002F" w:rsidR="00ED1433" w:rsidRDefault="00ED1433" w:rsidP="00ED1433">
      <w:pPr>
        <w:pStyle w:val="Kop2"/>
      </w:pPr>
      <w:r>
        <w:t>Conceptuele architectuur</w:t>
      </w:r>
    </w:p>
    <w:p w14:paraId="173641F8" w14:textId="27BA1E9C" w:rsidR="00CE2457" w:rsidRDefault="00CE2457" w:rsidP="00701122">
      <w:pPr>
        <w:pStyle w:val="BasistekstCEDelft"/>
      </w:pPr>
      <w:r w:rsidRPr="00FD6D48">
        <w:t xml:space="preserve">Het Vesta model </w:t>
      </w:r>
      <w:r w:rsidR="00213CE7" w:rsidRPr="00FD6D48">
        <w:t>berekent</w:t>
      </w:r>
      <w:r w:rsidR="00213CE7">
        <w:t xml:space="preserve"> het </w:t>
      </w:r>
      <w:r w:rsidR="00213CE7" w:rsidRPr="00213CE7">
        <w:t>energiegebruik</w:t>
      </w:r>
      <w:r w:rsidR="00FD6D48">
        <w:t xml:space="preserve"> en</w:t>
      </w:r>
      <w:r w:rsidR="00213CE7" w:rsidRPr="00213CE7">
        <w:t xml:space="preserve"> de CO2-uitstoot van de gebouwde omgeving en de glastuinbouw tot 2050</w:t>
      </w:r>
      <w:r w:rsidR="00FD6D48">
        <w:t xml:space="preserve"> aan de hand van </w:t>
      </w:r>
      <w:r w:rsidR="00213CE7" w:rsidRPr="00213CE7">
        <w:t>gebouwmaatregelen en gebiedsmaatregelen</w:t>
      </w:r>
      <w:r w:rsidR="00FD6D48">
        <w:t>. Het model berekent eerst de energievraag en lokale opwek van de gebouwde omgeving</w:t>
      </w:r>
      <w:r w:rsidR="00213CE7" w:rsidRPr="00213CE7">
        <w:t>.</w:t>
      </w:r>
      <w:r w:rsidR="00FD6D48">
        <w:t xml:space="preserve"> Daarna berekent het per gebied of warmtedistributie beschikbaar en rendabel is. </w:t>
      </w:r>
    </w:p>
    <w:p w14:paraId="2A3510ED" w14:textId="50D72E29" w:rsidR="00FD6D48" w:rsidRDefault="00FD6D48" w:rsidP="00701122">
      <w:pPr>
        <w:pStyle w:val="BasistekstCEDelft"/>
        <w:rPr>
          <w:highlight w:val="yellow"/>
        </w:rPr>
      </w:pPr>
    </w:p>
    <w:p w14:paraId="6BBEF798" w14:textId="72961B50" w:rsidR="00D90752" w:rsidRPr="00342209" w:rsidRDefault="00D90752" w:rsidP="00701122">
      <w:pPr>
        <w:pStyle w:val="BasistekstCEDelft"/>
      </w:pPr>
      <w:r w:rsidRPr="00342209">
        <w:t>Twee van de collectieve opties in het Vesta model zijn WKO en warmtenet op hoge temperatuur</w:t>
      </w:r>
      <w:r w:rsidR="00FD6D48" w:rsidRPr="00342209">
        <w:t xml:space="preserve"> (gevoed met grootschalige restwarmte, biomassacentrales, bio-WKK, wijk-WKK of geothermie)</w:t>
      </w:r>
      <w:r w:rsidRPr="00342209">
        <w:t>.</w:t>
      </w:r>
    </w:p>
    <w:p w14:paraId="037DDCAD" w14:textId="485E3E3F" w:rsidR="00E14471" w:rsidRPr="00342209" w:rsidRDefault="00D90752" w:rsidP="00701122">
      <w:pPr>
        <w:pStyle w:val="BasistekstCEDelft"/>
      </w:pPr>
      <w:r w:rsidRPr="00342209">
        <w:t>In het WKO model word</w:t>
      </w:r>
      <w:r w:rsidR="00FD6D48" w:rsidRPr="00342209">
        <w:t>en bebouwingsobjecten</w:t>
      </w:r>
      <w:r w:rsidRPr="00342209">
        <w:t xml:space="preserve"> </w:t>
      </w:r>
      <w:r w:rsidR="00FD6D48" w:rsidRPr="00342209">
        <w:t>ge</w:t>
      </w:r>
      <w:r w:rsidRPr="00342209">
        <w:t>cluster</w:t>
      </w:r>
      <w:r w:rsidR="00FD6D48" w:rsidRPr="00342209">
        <w:t>d</w:t>
      </w:r>
      <w:r w:rsidR="00342209" w:rsidRPr="00342209">
        <w:t xml:space="preserve"> totdat voldoende rentabiliteit is gevonden</w:t>
      </w:r>
      <w:r w:rsidR="00FD6D48" w:rsidRPr="00342209">
        <w:t>.</w:t>
      </w:r>
      <w:r w:rsidR="00342209" w:rsidRPr="00342209">
        <w:t xml:space="preserve"> </w:t>
      </w:r>
      <w:r w:rsidRPr="00342209">
        <w:t xml:space="preserve">De modellering van het HT-warmtenet vindt plaats </w:t>
      </w:r>
      <w:r w:rsidR="00FD6D48" w:rsidRPr="00342209">
        <w:t>op</w:t>
      </w:r>
      <w:r w:rsidRPr="00342209">
        <w:t xml:space="preserve"> </w:t>
      </w:r>
      <w:r w:rsidR="00FD6D48" w:rsidRPr="00342209">
        <w:t>CBS-</w:t>
      </w:r>
      <w:r w:rsidRPr="00342209">
        <w:t xml:space="preserve">buurtniveau. </w:t>
      </w:r>
    </w:p>
    <w:p w14:paraId="5D279BB7" w14:textId="103C6275" w:rsidR="0074431D" w:rsidRDefault="0074431D" w:rsidP="00701122">
      <w:pPr>
        <w:pStyle w:val="BasistekstCEDelft"/>
        <w:rPr>
          <w:highlight w:val="yellow"/>
        </w:rPr>
      </w:pPr>
    </w:p>
    <w:p w14:paraId="7799DD52" w14:textId="6A862932" w:rsidR="0074431D" w:rsidRPr="0074431D" w:rsidRDefault="00342209" w:rsidP="00701122">
      <w:pPr>
        <w:pStyle w:val="BasistekstCEDelft"/>
      </w:pPr>
      <w:r>
        <w:t xml:space="preserve">De modellering van LT-warmtenetten wordt gebaseerd op de modellering van HT-warmtenetten. </w:t>
      </w:r>
      <w:r w:rsidR="0074431D" w:rsidRPr="0074431D">
        <w:t xml:space="preserve">De algemene opbouw van de </w:t>
      </w:r>
      <w:r>
        <w:t xml:space="preserve">componenten in </w:t>
      </w:r>
      <w:r w:rsidR="0074431D" w:rsidRPr="0074431D">
        <w:t xml:space="preserve">wordt weergegeven in </w:t>
      </w:r>
      <w:r w:rsidR="0074431D">
        <w:fldChar w:fldCharType="begin"/>
      </w:r>
      <w:r w:rsidR="0074431D">
        <w:instrText xml:space="preserve"> REF _Ref513021082 \h </w:instrText>
      </w:r>
      <w:r w:rsidR="0074431D">
        <w:fldChar w:fldCharType="separate"/>
      </w:r>
      <w:r>
        <w:t xml:space="preserve">Figuur </w:t>
      </w:r>
      <w:r>
        <w:rPr>
          <w:noProof/>
        </w:rPr>
        <w:t>6</w:t>
      </w:r>
      <w:r w:rsidR="0074431D">
        <w:fldChar w:fldCharType="end"/>
      </w:r>
      <w:r w:rsidR="0074431D">
        <w:t>.</w:t>
      </w:r>
    </w:p>
    <w:p w14:paraId="6E1406B5" w14:textId="7151B2FE" w:rsidR="0074431D" w:rsidRDefault="0074431D" w:rsidP="0074431D">
      <w:pPr>
        <w:pStyle w:val="Bijschrift"/>
        <w:keepNext/>
      </w:pPr>
      <w:bookmarkStart w:id="62" w:name="_Ref513021082"/>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6</w:t>
      </w:r>
      <w:r w:rsidR="00E570A9">
        <w:rPr>
          <w:noProof/>
        </w:rPr>
        <w:fldChar w:fldCharType="end"/>
      </w:r>
      <w:bookmarkEnd w:id="62"/>
      <w:r>
        <w:t xml:space="preserve"> – Schematische weergave van de componenten</w:t>
      </w:r>
      <w:r w:rsidR="00342209">
        <w:t>. OS = onderstation, WOS = warmteoverdrachtstation.</w:t>
      </w:r>
    </w:p>
    <w:p w14:paraId="11523742" w14:textId="77777777" w:rsidR="0074431D" w:rsidRDefault="0074431D" w:rsidP="0074431D">
      <w:pPr>
        <w:pStyle w:val="BasistekstCEDelft"/>
      </w:pPr>
      <w:r>
        <w:rPr>
          <w:noProof/>
        </w:rPr>
        <w:drawing>
          <wp:inline distT="0" distB="0" distL="0" distR="0" wp14:anchorId="1A1E88DD" wp14:editId="20754E5E">
            <wp:extent cx="5690382" cy="2411031"/>
            <wp:effectExtent l="0" t="0" r="0" b="8890"/>
            <wp:docPr id="7172" name="Afbeelding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852" cy="2419281"/>
                    </a:xfrm>
                    <a:prstGeom prst="rect">
                      <a:avLst/>
                    </a:prstGeom>
                    <a:noFill/>
                  </pic:spPr>
                </pic:pic>
              </a:graphicData>
            </a:graphic>
          </wp:inline>
        </w:drawing>
      </w:r>
    </w:p>
    <w:p w14:paraId="52D911E9" w14:textId="77777777" w:rsidR="0074431D" w:rsidRDefault="0074431D" w:rsidP="00701122">
      <w:pPr>
        <w:pStyle w:val="BasistekstCEDelft"/>
        <w:rPr>
          <w:highlight w:val="yellow"/>
        </w:rPr>
      </w:pPr>
    </w:p>
    <w:p w14:paraId="25FE7436" w14:textId="77777777" w:rsidR="00A036F8" w:rsidRPr="00FB4246" w:rsidRDefault="00A036F8" w:rsidP="00701122">
      <w:pPr>
        <w:pStyle w:val="BasistekstCEDelft"/>
        <w:rPr>
          <w:highlight w:val="yellow"/>
        </w:rPr>
      </w:pPr>
    </w:p>
    <w:p w14:paraId="46714DEE" w14:textId="6213FF94" w:rsidR="0019247A" w:rsidRPr="0052002D" w:rsidRDefault="0052002D" w:rsidP="0019247A">
      <w:pPr>
        <w:rPr>
          <w:b/>
        </w:rPr>
      </w:pPr>
      <w:r w:rsidRPr="0052002D">
        <w:rPr>
          <w:b/>
        </w:rPr>
        <w:t>Gebiedsgrootte</w:t>
      </w:r>
    </w:p>
    <w:p w14:paraId="457F6C79" w14:textId="77777777" w:rsidR="00E20CD1" w:rsidRDefault="00A74272">
      <w:pPr>
        <w:pStyle w:val="BasistekstCEDelft"/>
      </w:pPr>
      <w:ins w:id="63" w:author="Katja Kruit [2]" w:date="2018-07-02T11:48:00Z">
        <w:r>
          <w:t xml:space="preserve">De minimale grootte van een gebied dat aangesloten kan worden op een LT-warmtenet, is in werkelijkheid een financiële afweging. Bij kleine clustergroottes wordt de onzekerheid in het kostenniveau (projectrisico) hoger en neemt de gelijktijdigheid van de piekcapaciteit af. </w:t>
        </w:r>
      </w:ins>
    </w:p>
    <w:p w14:paraId="36B29849" w14:textId="23E66003" w:rsidR="00B733CD" w:rsidRDefault="00E20CD1" w:rsidP="00E20CD1">
      <w:pPr>
        <w:pStyle w:val="BasistekstCEDelft"/>
      </w:pPr>
      <w:r>
        <w:t>In de modellering wordt d</w:t>
      </w:r>
      <w:r w:rsidR="00A74272">
        <w:t xml:space="preserve">aarom </w:t>
      </w:r>
      <w:commentRangeStart w:id="64"/>
      <w:r w:rsidR="00A74272">
        <w:t>d</w:t>
      </w:r>
      <w:r w:rsidR="009F68FC">
        <w:t>e minimale grootte van het gebied (cluster) gebaseerd op een minimale warmtevraag van 2</w:t>
      </w:r>
      <w:r w:rsidR="00620455">
        <w:t>.</w:t>
      </w:r>
      <w:r w:rsidR="009F68FC">
        <w:t>000 GJ. Bij een gemiddelde warmtevraag van 20 GJ/woning is dit 100 woningen. Dit is gebaseerd op het Afwegingskader Energievoorziening Locaties (RVO</w:t>
      </w:r>
      <w:r w:rsidR="004E24D1">
        <w:t xml:space="preserve"> 2013</w:t>
      </w:r>
      <w:r w:rsidR="009F68FC">
        <w:t>).</w:t>
      </w:r>
      <w:r w:rsidR="00B733CD">
        <w:t xml:space="preserve"> </w:t>
      </w:r>
      <w:commentRangeEnd w:id="64"/>
      <w:r w:rsidR="002641F0">
        <w:rPr>
          <w:rStyle w:val="Verwijzingopmerking"/>
        </w:rPr>
        <w:commentReference w:id="64"/>
      </w:r>
      <w:ins w:id="65" w:author="Katja Kruit" w:date="2018-08-16T13:58:00Z">
        <w:r w:rsidR="004E24D1">
          <w:t>Door de geringe ervaring met LT-warmtenetten is niet zeker te zeggen of dit criterium adequaat is.</w:t>
        </w:r>
      </w:ins>
    </w:p>
    <w:p w14:paraId="10852E76" w14:textId="28051A47" w:rsidR="00144DAF" w:rsidRPr="0052002D" w:rsidRDefault="00B733CD" w:rsidP="00144DAF">
      <w:pPr>
        <w:pStyle w:val="BasistekstCEDelft"/>
      </w:pPr>
      <w:r>
        <w:t>De minimale warmtevraag van 2</w:t>
      </w:r>
      <w:r w:rsidR="00620455">
        <w:t>.</w:t>
      </w:r>
      <w:r>
        <w:t xml:space="preserve">000 GJ kan worden </w:t>
      </w:r>
      <w:r w:rsidR="00620455">
        <w:t>gecorreleerd aan</w:t>
      </w:r>
      <w:r>
        <w:t xml:space="preserve"> een minimale investering bij de warmtebron. </w:t>
      </w:r>
    </w:p>
    <w:p w14:paraId="4EA80CDA" w14:textId="4B68CC80" w:rsidR="0019247A" w:rsidRDefault="00FE3C18" w:rsidP="00D14337">
      <w:pPr>
        <w:pStyle w:val="BasistekstCEDelft"/>
        <w:rPr>
          <w:b/>
        </w:rPr>
      </w:pPr>
      <w:r>
        <w:rPr>
          <w:b/>
        </w:rPr>
        <w:t>Warmtevraag gebied</w:t>
      </w:r>
    </w:p>
    <w:p w14:paraId="74881527" w14:textId="07815763" w:rsidR="004113DA" w:rsidRDefault="00896C9C" w:rsidP="00D14337">
      <w:pPr>
        <w:pStyle w:val="BasistekstCEDelft"/>
      </w:pPr>
      <w:r w:rsidRPr="00896C9C">
        <w:lastRenderedPageBreak/>
        <w:t>De warmtevraag van het gebied is de som van de warmtevraag van de woningen. De capaciteitsvraag is het product van de som van de aansluitwaarden van de woningen en de gelijktijdigheidsfactor. De gelijktijdigheidsfactor (tussen 0% en 100%) compenseert ervoor dat de vermogensvraag van de woningen niet tegelijkertijd geleverd hoeft te worden, omdat de pieken op andere momenten plaatsvinden.</w:t>
      </w:r>
      <w:r>
        <w:t xml:space="preserve"> </w:t>
      </w:r>
    </w:p>
    <w:p w14:paraId="08021828" w14:textId="4297CE4D" w:rsidR="00B45CFF" w:rsidRDefault="00B45CFF" w:rsidP="00D14337">
      <w:pPr>
        <w:pStyle w:val="BasistekstCEDelft"/>
      </w:pPr>
      <w:r>
        <w:rPr>
          <w:rFonts w:asciiTheme="majorHAnsi" w:hAnsiTheme="majorHAnsi" w:cstheme="majorHAnsi"/>
          <w:color w:val="000000"/>
          <w:szCs w:val="20"/>
        </w:rPr>
        <w:t xml:space="preserve">Bij goed geïsoleerde woningen is de vermogensvraag constanter, dus wordt daardoor de aansluitwaarde in de praktijk lager. Echter, daardoor wordt de gelijktijdigheid hoger. Deze effecten heffen elkaar op, daarom wordt </w:t>
      </w:r>
      <w:r w:rsidR="00E20CD1">
        <w:rPr>
          <w:rFonts w:asciiTheme="majorHAnsi" w:hAnsiTheme="majorHAnsi" w:cstheme="majorHAnsi"/>
          <w:color w:val="000000"/>
          <w:szCs w:val="20"/>
        </w:rPr>
        <w:t xml:space="preserve">in de modellering </w:t>
      </w:r>
      <w:r>
        <w:rPr>
          <w:rFonts w:asciiTheme="majorHAnsi" w:hAnsiTheme="majorHAnsi" w:cstheme="majorHAnsi"/>
          <w:color w:val="000000"/>
          <w:szCs w:val="20"/>
        </w:rPr>
        <w:t>geen verschil in de aansluitwaarde of gelijktijdigheidsfactor gehanteerd.</w:t>
      </w:r>
    </w:p>
    <w:p w14:paraId="698097E5" w14:textId="77777777" w:rsidR="00896C9C" w:rsidRPr="004113DA" w:rsidRDefault="00896C9C" w:rsidP="00D14337">
      <w:pPr>
        <w:pStyle w:val="BasistekstCEDelft"/>
      </w:pPr>
    </w:p>
    <w:p w14:paraId="2AAC7D1E" w14:textId="2E2F3CEB" w:rsidR="00FE3C18" w:rsidRDefault="00C77DDE" w:rsidP="00D14337">
      <w:pPr>
        <w:pStyle w:val="BasistekstCEDelft"/>
        <w:rPr>
          <w:b/>
        </w:rPr>
      </w:pPr>
      <w:r>
        <w:rPr>
          <w:b/>
        </w:rPr>
        <w:t>Aanvoer</w:t>
      </w:r>
      <w:r w:rsidR="00B21BE2">
        <w:rPr>
          <w:b/>
        </w:rPr>
        <w:t xml:space="preserve">net </w:t>
      </w:r>
      <w:r w:rsidR="0034687D">
        <w:rPr>
          <w:b/>
        </w:rPr>
        <w:t>en w</w:t>
      </w:r>
      <w:r w:rsidR="00FE3C18">
        <w:rPr>
          <w:b/>
        </w:rPr>
        <w:t>armtebronnen</w:t>
      </w:r>
    </w:p>
    <w:p w14:paraId="53775B64" w14:textId="4F67E85C" w:rsidR="0034687D" w:rsidRDefault="0034687D" w:rsidP="0034687D">
      <w:pPr>
        <w:pStyle w:val="BasistekstCEDelft"/>
      </w:pPr>
      <w:r>
        <w:t xml:space="preserve">Het </w:t>
      </w:r>
      <w:r w:rsidR="00C77DDE">
        <w:t>aanvoer</w:t>
      </w:r>
      <w:r w:rsidR="00B21BE2">
        <w:t xml:space="preserve">net </w:t>
      </w:r>
      <w:r>
        <w:t xml:space="preserve">wordt gevoed met één of meerdere LT-bronnen. Het </w:t>
      </w:r>
      <w:r w:rsidR="00C77DDE">
        <w:t>aanvoer</w:t>
      </w:r>
      <w:r w:rsidR="00B21BE2">
        <w:t xml:space="preserve">net </w:t>
      </w:r>
      <w:r>
        <w:t xml:space="preserve">heeft een temperatuurniveau van circa 30°C (15° retour). De warmtebron is bijvoorbeeld ondiepe geothermie, of een combinatie van LT-bronnen. </w:t>
      </w:r>
    </w:p>
    <w:p w14:paraId="33ADC418" w14:textId="77777777" w:rsidR="00E21942" w:rsidRDefault="00E21942" w:rsidP="0034687D">
      <w:pPr>
        <w:pStyle w:val="BasistekstCEDelft"/>
      </w:pPr>
    </w:p>
    <w:p w14:paraId="54E2A0B6" w14:textId="4B55E650" w:rsidR="00FD3092" w:rsidRDefault="001D3494" w:rsidP="0034687D">
      <w:pPr>
        <w:pStyle w:val="Opsommingteken2eniveauCEDelft"/>
        <w:numPr>
          <w:ilvl w:val="0"/>
          <w:numId w:val="0"/>
        </w:numPr>
      </w:pPr>
      <w:r>
        <w:t xml:space="preserve">De LT-restwarmtebronnen hebben een vaste locatie (puntbron). </w:t>
      </w:r>
      <w:r w:rsidR="00FD3092">
        <w:t>Van w</w:t>
      </w:r>
      <w:r>
        <w:t xml:space="preserve">armte uit de ondergrond (ondiepe geothermie) </w:t>
      </w:r>
      <w:r w:rsidR="00FD3092">
        <w:t>zijn er potentiekaarten</w:t>
      </w:r>
      <w:r w:rsidR="00C60FED">
        <w:t xml:space="preserve"> beschikbaar</w:t>
      </w:r>
      <w:ins w:id="66" w:author="Katja Kruit [2]" w:date="2018-07-02T12:29:00Z">
        <w:r w:rsidR="00FD3092">
          <w:t xml:space="preserve">. </w:t>
        </w:r>
        <w:commentRangeStart w:id="67"/>
        <w:r w:rsidR="00FD3092">
          <w:t>Deze bronnen worden XXXX geplaatst…</w:t>
        </w:r>
      </w:ins>
    </w:p>
    <w:p w14:paraId="397161AE" w14:textId="77777777" w:rsidR="00C60FED" w:rsidRDefault="00C60FED" w:rsidP="0034687D">
      <w:pPr>
        <w:pStyle w:val="Opsommingteken2eniveauCEDelft"/>
        <w:numPr>
          <w:ilvl w:val="0"/>
          <w:numId w:val="0"/>
        </w:numPr>
      </w:pPr>
    </w:p>
    <w:p w14:paraId="2137D395" w14:textId="7A065F39" w:rsidR="001D3494" w:rsidRDefault="001D3494" w:rsidP="00D14337">
      <w:pPr>
        <w:pStyle w:val="BasistekstCEDelft"/>
        <w:rPr>
          <w:ins w:id="68" w:author="Katja Kruit [2]" w:date="2018-07-02T12:27:00Z"/>
        </w:rPr>
      </w:pPr>
      <w:ins w:id="69" w:author="Katja Kruit [2]" w:date="2018-07-02T12:28:00Z">
        <w:r>
          <w:t>[MODELLERING VAN TRANSPORTNET]</w:t>
        </w:r>
        <w:r w:rsidR="00FD3092">
          <w:t xml:space="preserve"> – </w:t>
        </w:r>
        <w:proofErr w:type="spellStart"/>
        <w:r w:rsidR="00FD3092">
          <w:t>minimal</w:t>
        </w:r>
        <w:proofErr w:type="spellEnd"/>
        <w:r w:rsidR="00FD3092">
          <w:t xml:space="preserve"> </w:t>
        </w:r>
        <w:proofErr w:type="spellStart"/>
        <w:r w:rsidR="00FD3092">
          <w:t>spending</w:t>
        </w:r>
        <w:proofErr w:type="spellEnd"/>
        <w:r w:rsidR="00FD3092">
          <w:t xml:space="preserve"> </w:t>
        </w:r>
      </w:ins>
      <w:ins w:id="70" w:author="Katja Kruit [2]" w:date="2018-07-02T12:29:00Z">
        <w:r w:rsidR="00FD3092">
          <w:t>tree + omwegfactor.</w:t>
        </w:r>
      </w:ins>
      <w:commentRangeEnd w:id="67"/>
      <w:r w:rsidR="00C60FED">
        <w:rPr>
          <w:rStyle w:val="Verwijzingopmerking"/>
        </w:rPr>
        <w:commentReference w:id="67"/>
      </w:r>
    </w:p>
    <w:p w14:paraId="67DB846B" w14:textId="77777777" w:rsidR="001D3494" w:rsidRDefault="001D3494" w:rsidP="00D14337">
      <w:pPr>
        <w:pStyle w:val="BasistekstCEDelft"/>
        <w:rPr>
          <w:ins w:id="71" w:author="Katja Kruit [2]" w:date="2018-07-02T12:28:00Z"/>
        </w:rPr>
      </w:pPr>
    </w:p>
    <w:p w14:paraId="19EFDF90" w14:textId="25DB2784" w:rsidR="001D3494" w:rsidRDefault="001D3494" w:rsidP="0061195B">
      <w:pPr>
        <w:pStyle w:val="BasistekstCEDelft"/>
      </w:pPr>
      <w:r>
        <w:t xml:space="preserve">De maximale afstand tussen de bron en het cluster is in werkelijkheid een economische limitering. Een grotere afstand resulteert in hogere kosten van het </w:t>
      </w:r>
      <w:r w:rsidR="00C77DDE">
        <w:t>aanvoer</w:t>
      </w:r>
      <w:r>
        <w:t>net</w:t>
      </w:r>
      <w:r w:rsidR="0061195B">
        <w:t xml:space="preserve">, </w:t>
      </w:r>
      <w:r>
        <w:t>meer warmteverlies</w:t>
      </w:r>
      <w:r w:rsidR="0061195B">
        <w:t xml:space="preserve"> en meer pompenergie. In de modellering zijn pompenergie en warmteverlies niet gedefinieerd als functie van de lengte. Daarom is deze afweging nu niet in de modelberekening opgenomen, maar is de maximale transportafstand als vaste waarde opgenomen. Daarbij is 1.000 </w:t>
      </w:r>
      <w:r w:rsidR="00A53298">
        <w:t>meter aangehouden.</w:t>
      </w:r>
    </w:p>
    <w:p w14:paraId="6BA24C79" w14:textId="77777777" w:rsidR="001D3494" w:rsidRPr="00FE3C18" w:rsidRDefault="001D3494" w:rsidP="00D14337">
      <w:pPr>
        <w:pStyle w:val="BasistekstCEDelft"/>
      </w:pPr>
    </w:p>
    <w:p w14:paraId="2520F5D7" w14:textId="77777777" w:rsidR="0052002D" w:rsidRPr="0052002D" w:rsidRDefault="0052002D" w:rsidP="0052002D">
      <w:pPr>
        <w:pStyle w:val="BasistekstCEDelft"/>
        <w:rPr>
          <w:b/>
        </w:rPr>
      </w:pPr>
      <w:r>
        <w:rPr>
          <w:b/>
        </w:rPr>
        <w:t>Gemodelleerde varianten</w:t>
      </w:r>
    </w:p>
    <w:p w14:paraId="22D02CED" w14:textId="1DC88301" w:rsidR="0052002D" w:rsidRDefault="0052002D" w:rsidP="0052002D">
      <w:pPr>
        <w:pStyle w:val="BasistekstCEDelft"/>
      </w:pPr>
      <w:r>
        <w:t>Er worden drie varianten opgenomen in het functioneel ontwerp:</w:t>
      </w:r>
      <w:r>
        <w:rPr>
          <w:noProof/>
        </w:rPr>
        <w:drawing>
          <wp:inline distT="0" distB="0" distL="0" distR="0" wp14:anchorId="5D49BB96" wp14:editId="22BA2F38">
            <wp:extent cx="5292090" cy="1863969"/>
            <wp:effectExtent l="38100" t="0" r="2286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7584D33" w14:textId="1DBA74FF" w:rsidR="0052002D" w:rsidRDefault="0052002D" w:rsidP="0052002D">
      <w:pPr>
        <w:pStyle w:val="BasistekstCEDelft"/>
      </w:pPr>
      <w:r>
        <w:t>Deze varianten worden weergegeven in</w:t>
      </w:r>
      <w:r w:rsidR="00A036F8">
        <w:t xml:space="preserve"> </w:t>
      </w:r>
      <w:r w:rsidR="00A036F8">
        <w:fldChar w:fldCharType="begin"/>
      </w:r>
      <w:r w:rsidR="00A036F8">
        <w:instrText xml:space="preserve"> REF _Ref511388814 \h </w:instrText>
      </w:r>
      <w:r w:rsidR="00A036F8">
        <w:fldChar w:fldCharType="separate"/>
      </w:r>
      <w:r w:rsidR="00A036F8">
        <w:t xml:space="preserve">Figuur </w:t>
      </w:r>
      <w:r w:rsidR="00A036F8">
        <w:rPr>
          <w:noProof/>
        </w:rPr>
        <w:t>7</w:t>
      </w:r>
      <w:r w:rsidR="00A036F8">
        <w:fldChar w:fldCharType="end"/>
      </w:r>
      <w:r w:rsidR="00A036F8">
        <w:t xml:space="preserve"> en in </w:t>
      </w:r>
      <w:r w:rsidR="00782754">
        <w:fldChar w:fldCharType="begin"/>
      </w:r>
      <w:r w:rsidR="00782754">
        <w:instrText xml:space="preserve"> REF _Ref511386400 \h </w:instrText>
      </w:r>
      <w:r w:rsidR="00782754">
        <w:fldChar w:fldCharType="separate"/>
      </w:r>
      <w:r w:rsidR="00782754">
        <w:t xml:space="preserve">Tabel </w:t>
      </w:r>
      <w:r w:rsidR="00782754">
        <w:rPr>
          <w:noProof/>
        </w:rPr>
        <w:t>6</w:t>
      </w:r>
      <w:r w:rsidR="00782754">
        <w:fldChar w:fldCharType="end"/>
      </w:r>
      <w:r>
        <w:t xml:space="preserve"> vergeleken met de modellering van een HT-warmtenet en WKO-systeem.</w:t>
      </w:r>
    </w:p>
    <w:p w14:paraId="6FBE5720" w14:textId="664CB05C" w:rsidR="00A036F8" w:rsidRDefault="00A036F8" w:rsidP="00A036F8">
      <w:pPr>
        <w:pStyle w:val="Bijschrift"/>
        <w:keepNext/>
      </w:pPr>
      <w:bookmarkStart w:id="72" w:name="_Ref511388814"/>
      <w:r>
        <w:lastRenderedPageBreak/>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7</w:t>
      </w:r>
      <w:r w:rsidR="00E570A9">
        <w:rPr>
          <w:noProof/>
        </w:rPr>
        <w:fldChar w:fldCharType="end"/>
      </w:r>
      <w:bookmarkEnd w:id="72"/>
      <w:r>
        <w:t xml:space="preserve"> – Schematische weergave van variant 1 en 2</w:t>
      </w:r>
    </w:p>
    <w:p w14:paraId="7421531E" w14:textId="658E4980" w:rsidR="00A036F8" w:rsidRPr="003D0273" w:rsidRDefault="000A00E7" w:rsidP="00A036F8">
      <w:pPr>
        <w:pStyle w:val="BasistekstCEDelft"/>
      </w:pPr>
      <w:r>
        <w:rPr>
          <w:noProof/>
        </w:rPr>
        <w:drawing>
          <wp:inline distT="0" distB="0" distL="0" distR="0" wp14:anchorId="29A3316D" wp14:editId="29596541">
            <wp:extent cx="5214465" cy="36099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093" cy="3613179"/>
                    </a:xfrm>
                    <a:prstGeom prst="rect">
                      <a:avLst/>
                    </a:prstGeom>
                    <a:noFill/>
                  </pic:spPr>
                </pic:pic>
              </a:graphicData>
            </a:graphic>
          </wp:inline>
        </w:drawing>
      </w:r>
    </w:p>
    <w:p w14:paraId="3BD4DA0F" w14:textId="77777777" w:rsidR="00A036F8" w:rsidRDefault="00A036F8" w:rsidP="0052002D">
      <w:pPr>
        <w:pStyle w:val="BasistekstCEDelft"/>
      </w:pPr>
    </w:p>
    <w:p w14:paraId="09EB0C65" w14:textId="57B45FBE" w:rsidR="00891ED2" w:rsidRDefault="00891ED2" w:rsidP="00891ED2">
      <w:pPr>
        <w:pStyle w:val="Bijschrift"/>
        <w:keepNext/>
      </w:pPr>
      <w:bookmarkStart w:id="73" w:name="_Ref511386400"/>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7D4CCD">
        <w:rPr>
          <w:noProof/>
        </w:rPr>
        <w:t>6</w:t>
      </w:r>
      <w:r w:rsidR="00760FDC">
        <w:rPr>
          <w:noProof/>
        </w:rPr>
        <w:fldChar w:fldCharType="end"/>
      </w:r>
      <w:bookmarkEnd w:id="73"/>
      <w:r>
        <w:t xml:space="preserve"> – Vergelijking van warmtenet-varianten in huidige Vesta model en in dit functioneel ontwerp</w:t>
      </w:r>
      <w:r w:rsidR="00213CE7">
        <w:t xml:space="preserve"> LT-warmtenetten</w:t>
      </w:r>
      <w:r>
        <w:t>.</w:t>
      </w:r>
    </w:p>
    <w:tbl>
      <w:tblPr>
        <w:tblStyle w:val="TabelstijlCEDelft"/>
        <w:tblW w:w="8339" w:type="dxa"/>
        <w:tblLook w:val="04A0" w:firstRow="1" w:lastRow="0" w:firstColumn="1" w:lastColumn="0" w:noHBand="0" w:noVBand="1"/>
      </w:tblPr>
      <w:tblGrid>
        <w:gridCol w:w="1730"/>
        <w:gridCol w:w="1308"/>
        <w:gridCol w:w="1136"/>
        <w:gridCol w:w="1148"/>
        <w:gridCol w:w="1363"/>
        <w:gridCol w:w="1654"/>
      </w:tblGrid>
      <w:tr w:rsidR="00144DAF" w:rsidRPr="00620455" w14:paraId="1785C3D7" w14:textId="77777777" w:rsidTr="004B6E5B">
        <w:trPr>
          <w:cnfStyle w:val="100000000000" w:firstRow="1" w:lastRow="0" w:firstColumn="0" w:lastColumn="0" w:oddVBand="0" w:evenVBand="0" w:oddHBand="0" w:evenHBand="0" w:firstRowFirstColumn="0" w:firstRowLastColumn="0" w:lastRowFirstColumn="0" w:lastRowLastColumn="0"/>
        </w:trPr>
        <w:tc>
          <w:tcPr>
            <w:tcW w:w="1730" w:type="dxa"/>
          </w:tcPr>
          <w:p w14:paraId="019673D9" w14:textId="77777777" w:rsidR="0052002D" w:rsidRPr="009E7544" w:rsidRDefault="0052002D" w:rsidP="00F13A0F">
            <w:pPr>
              <w:rPr>
                <w:rFonts w:asciiTheme="minorHAnsi" w:hAnsiTheme="minorHAnsi"/>
                <w:b/>
                <w:sz w:val="16"/>
                <w:szCs w:val="16"/>
              </w:rPr>
            </w:pPr>
          </w:p>
        </w:tc>
        <w:tc>
          <w:tcPr>
            <w:tcW w:w="1308" w:type="dxa"/>
          </w:tcPr>
          <w:p w14:paraId="03E708E7"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HT-net</w:t>
            </w:r>
          </w:p>
        </w:tc>
        <w:tc>
          <w:tcPr>
            <w:tcW w:w="1136" w:type="dxa"/>
          </w:tcPr>
          <w:p w14:paraId="514D3AD1"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WKO</w:t>
            </w:r>
          </w:p>
        </w:tc>
        <w:tc>
          <w:tcPr>
            <w:tcW w:w="1148" w:type="dxa"/>
          </w:tcPr>
          <w:p w14:paraId="1AD65268"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LT-variant 1:</w:t>
            </w:r>
          </w:p>
          <w:p w14:paraId="2B241847"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 met collectieve opwaardering</w:t>
            </w:r>
          </w:p>
        </w:tc>
        <w:tc>
          <w:tcPr>
            <w:tcW w:w="1363" w:type="dxa"/>
          </w:tcPr>
          <w:p w14:paraId="22C433FC"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LT-variant 2:</w:t>
            </w:r>
          </w:p>
          <w:p w14:paraId="5C0B1C5E"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 met individuele opwaardering</w:t>
            </w:r>
          </w:p>
        </w:tc>
        <w:tc>
          <w:tcPr>
            <w:tcW w:w="1654" w:type="dxa"/>
          </w:tcPr>
          <w:p w14:paraId="314C297A"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LT-variant 3:</w:t>
            </w:r>
          </w:p>
          <w:p w14:paraId="51DFF34D"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Mijnwaterconcept</w:t>
            </w:r>
          </w:p>
        </w:tc>
      </w:tr>
      <w:tr w:rsidR="00B001CF" w:rsidRPr="00620455" w14:paraId="2DD8F821" w14:textId="77777777" w:rsidTr="004B6E5B">
        <w:tc>
          <w:tcPr>
            <w:tcW w:w="1730" w:type="dxa"/>
          </w:tcPr>
          <w:p w14:paraId="4FA0C7F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Schillabel</w:t>
            </w:r>
          </w:p>
        </w:tc>
        <w:tc>
          <w:tcPr>
            <w:tcW w:w="1308" w:type="dxa"/>
          </w:tcPr>
          <w:p w14:paraId="66253F4D"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≤G</w:t>
            </w:r>
          </w:p>
        </w:tc>
        <w:tc>
          <w:tcPr>
            <w:tcW w:w="1136" w:type="dxa"/>
          </w:tcPr>
          <w:p w14:paraId="3DFA599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A+</w:t>
            </w:r>
          </w:p>
        </w:tc>
        <w:tc>
          <w:tcPr>
            <w:tcW w:w="1148" w:type="dxa"/>
          </w:tcPr>
          <w:p w14:paraId="484CEAC6" w14:textId="2183E829"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r w:rsidR="007B6E0F" w:rsidRPr="009E7544">
              <w:rPr>
                <w:rFonts w:asciiTheme="minorHAnsi" w:hAnsiTheme="minorHAnsi"/>
                <w:sz w:val="16"/>
                <w:szCs w:val="16"/>
              </w:rPr>
              <w:t>E</w:t>
            </w:r>
          </w:p>
        </w:tc>
        <w:tc>
          <w:tcPr>
            <w:tcW w:w="1363" w:type="dxa"/>
          </w:tcPr>
          <w:p w14:paraId="49D788BE" w14:textId="299EFA7F" w:rsidR="0052002D" w:rsidRPr="009E7544" w:rsidRDefault="0019292B" w:rsidP="00F13A0F">
            <w:pPr>
              <w:rPr>
                <w:rFonts w:asciiTheme="minorHAnsi" w:hAnsiTheme="minorHAnsi"/>
                <w:sz w:val="16"/>
                <w:szCs w:val="16"/>
              </w:rPr>
            </w:pPr>
            <w:r w:rsidRPr="009E7544">
              <w:rPr>
                <w:rFonts w:asciiTheme="minorHAnsi" w:hAnsiTheme="minorHAnsi"/>
                <w:sz w:val="16"/>
                <w:szCs w:val="16"/>
              </w:rPr>
              <w:t>≤D met warmtepomp</w:t>
            </w:r>
          </w:p>
        </w:tc>
        <w:tc>
          <w:tcPr>
            <w:tcW w:w="1654" w:type="dxa"/>
          </w:tcPr>
          <w:p w14:paraId="6CA5C08E" w14:textId="61497B57" w:rsidR="0052002D" w:rsidRPr="009E7544" w:rsidRDefault="0019292B" w:rsidP="00F13A0F">
            <w:pPr>
              <w:rPr>
                <w:rFonts w:asciiTheme="minorHAnsi" w:hAnsiTheme="minorHAnsi"/>
                <w:sz w:val="16"/>
                <w:szCs w:val="16"/>
              </w:rPr>
            </w:pPr>
            <w:r w:rsidRPr="009E7544">
              <w:rPr>
                <w:rFonts w:asciiTheme="minorHAnsi" w:hAnsiTheme="minorHAnsi"/>
                <w:sz w:val="16"/>
                <w:szCs w:val="16"/>
              </w:rPr>
              <w:t>≤D met warmtepomp</w:t>
            </w:r>
          </w:p>
        </w:tc>
      </w:tr>
      <w:tr w:rsidR="00144DAF" w:rsidRPr="00620455" w14:paraId="0087F3A4"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1A66775C" w14:textId="6A2D413E" w:rsidR="00144DAF" w:rsidRPr="009E7544" w:rsidRDefault="00144DAF" w:rsidP="00F13A0F">
            <w:pPr>
              <w:rPr>
                <w:rFonts w:asciiTheme="minorHAnsi" w:hAnsiTheme="minorHAnsi"/>
                <w:sz w:val="16"/>
                <w:szCs w:val="16"/>
              </w:rPr>
            </w:pPr>
            <w:r w:rsidRPr="009E7544">
              <w:rPr>
                <w:rFonts w:asciiTheme="minorHAnsi" w:hAnsiTheme="minorHAnsi"/>
                <w:sz w:val="16"/>
                <w:szCs w:val="16"/>
              </w:rPr>
              <w:t>Onderstation (OS)</w:t>
            </w:r>
          </w:p>
        </w:tc>
        <w:tc>
          <w:tcPr>
            <w:tcW w:w="1308" w:type="dxa"/>
          </w:tcPr>
          <w:p w14:paraId="67FDC682" w14:textId="0D409C53" w:rsidR="00144DAF" w:rsidRPr="009E7544" w:rsidRDefault="00144DAF" w:rsidP="00F13A0F">
            <w:pPr>
              <w:rPr>
                <w:rFonts w:asciiTheme="minorHAnsi" w:hAnsiTheme="minorHAnsi"/>
                <w:sz w:val="16"/>
                <w:szCs w:val="16"/>
              </w:rPr>
            </w:pPr>
            <w:r w:rsidRPr="009E7544">
              <w:rPr>
                <w:rFonts w:asciiTheme="minorHAnsi" w:hAnsiTheme="minorHAnsi"/>
                <w:sz w:val="16"/>
                <w:szCs w:val="16"/>
              </w:rPr>
              <w:t>Warmtewisselaar (WW)</w:t>
            </w:r>
          </w:p>
        </w:tc>
        <w:tc>
          <w:tcPr>
            <w:tcW w:w="1136" w:type="dxa"/>
          </w:tcPr>
          <w:p w14:paraId="0DB54B03" w14:textId="3DD4AA67" w:rsidR="00144DAF" w:rsidRPr="009E7544" w:rsidRDefault="00144DAF" w:rsidP="00F13A0F">
            <w:pPr>
              <w:rPr>
                <w:rFonts w:asciiTheme="minorHAnsi" w:hAnsiTheme="minorHAnsi"/>
                <w:sz w:val="16"/>
                <w:szCs w:val="16"/>
              </w:rPr>
            </w:pPr>
            <w:proofErr w:type="spellStart"/>
            <w:r w:rsidRPr="009E7544">
              <w:rPr>
                <w:rFonts w:asciiTheme="minorHAnsi" w:hAnsiTheme="minorHAnsi"/>
                <w:sz w:val="16"/>
                <w:szCs w:val="16"/>
              </w:rPr>
              <w:t>Nvt</w:t>
            </w:r>
            <w:proofErr w:type="spellEnd"/>
          </w:p>
        </w:tc>
        <w:tc>
          <w:tcPr>
            <w:tcW w:w="1148" w:type="dxa"/>
          </w:tcPr>
          <w:p w14:paraId="7F0B6723" w14:textId="096FAE79" w:rsidR="00144DAF" w:rsidRPr="009E7544" w:rsidRDefault="00144DAF" w:rsidP="00F13A0F">
            <w:pPr>
              <w:rPr>
                <w:rFonts w:asciiTheme="minorHAnsi" w:hAnsiTheme="minorHAnsi"/>
                <w:sz w:val="16"/>
                <w:szCs w:val="16"/>
              </w:rPr>
            </w:pPr>
            <w:r w:rsidRPr="009E7544">
              <w:rPr>
                <w:rFonts w:asciiTheme="minorHAnsi" w:hAnsiTheme="minorHAnsi"/>
                <w:sz w:val="16"/>
                <w:szCs w:val="16"/>
              </w:rPr>
              <w:t>WW</w:t>
            </w:r>
          </w:p>
        </w:tc>
        <w:tc>
          <w:tcPr>
            <w:tcW w:w="1363" w:type="dxa"/>
          </w:tcPr>
          <w:p w14:paraId="73809AA1" w14:textId="355F86A8" w:rsidR="00144DAF" w:rsidRPr="009E7544" w:rsidRDefault="00144DAF" w:rsidP="00F13A0F">
            <w:pPr>
              <w:rPr>
                <w:rFonts w:asciiTheme="minorHAnsi" w:hAnsiTheme="minorHAnsi"/>
                <w:sz w:val="16"/>
                <w:szCs w:val="16"/>
              </w:rPr>
            </w:pPr>
            <w:r w:rsidRPr="009E7544">
              <w:rPr>
                <w:rFonts w:asciiTheme="minorHAnsi" w:hAnsiTheme="minorHAnsi"/>
                <w:sz w:val="16"/>
                <w:szCs w:val="16"/>
              </w:rPr>
              <w:t>WW</w:t>
            </w:r>
          </w:p>
        </w:tc>
        <w:tc>
          <w:tcPr>
            <w:tcW w:w="1654" w:type="dxa"/>
          </w:tcPr>
          <w:p w14:paraId="27B90881" w14:textId="37E6D30A" w:rsidR="00144DAF" w:rsidRPr="009E7544" w:rsidRDefault="00144DAF" w:rsidP="00F13A0F">
            <w:pPr>
              <w:rPr>
                <w:rFonts w:asciiTheme="minorHAnsi" w:hAnsiTheme="minorHAnsi"/>
                <w:sz w:val="16"/>
                <w:szCs w:val="16"/>
              </w:rPr>
            </w:pPr>
            <w:r w:rsidRPr="009E7544">
              <w:rPr>
                <w:rFonts w:asciiTheme="minorHAnsi" w:hAnsiTheme="minorHAnsi"/>
                <w:sz w:val="16"/>
                <w:szCs w:val="16"/>
              </w:rPr>
              <w:t xml:space="preserve">WW </w:t>
            </w:r>
          </w:p>
        </w:tc>
      </w:tr>
      <w:tr w:rsidR="00B001CF" w:rsidRPr="00620455" w14:paraId="10C42919" w14:textId="77777777" w:rsidTr="004B6E5B">
        <w:tc>
          <w:tcPr>
            <w:tcW w:w="1730" w:type="dxa"/>
          </w:tcPr>
          <w:p w14:paraId="77B3DD3B"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WOS/HWK/Piek/ warmtewisselaar</w:t>
            </w:r>
          </w:p>
        </w:tc>
        <w:tc>
          <w:tcPr>
            <w:tcW w:w="1308" w:type="dxa"/>
          </w:tcPr>
          <w:p w14:paraId="4A3B1911"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WOS-HWK</w:t>
            </w:r>
          </w:p>
        </w:tc>
        <w:tc>
          <w:tcPr>
            <w:tcW w:w="1136" w:type="dxa"/>
          </w:tcPr>
          <w:p w14:paraId="583D8C19"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Warmtepomp</w:t>
            </w:r>
          </w:p>
        </w:tc>
        <w:tc>
          <w:tcPr>
            <w:tcW w:w="1148" w:type="dxa"/>
          </w:tcPr>
          <w:p w14:paraId="4C347CA3"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Warmtepomp</w:t>
            </w:r>
          </w:p>
        </w:tc>
        <w:tc>
          <w:tcPr>
            <w:tcW w:w="1363" w:type="dxa"/>
          </w:tcPr>
          <w:p w14:paraId="149E6617"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Warmtewisselaar + winter piekeenheid</w:t>
            </w:r>
          </w:p>
        </w:tc>
        <w:tc>
          <w:tcPr>
            <w:tcW w:w="1654" w:type="dxa"/>
          </w:tcPr>
          <w:p w14:paraId="1BBF30E9" w14:textId="755618E8" w:rsidR="0052002D" w:rsidRPr="009E7544" w:rsidRDefault="0005659E" w:rsidP="00F13A0F">
            <w:pPr>
              <w:rPr>
                <w:rFonts w:asciiTheme="minorHAnsi" w:hAnsiTheme="minorHAnsi"/>
                <w:sz w:val="16"/>
                <w:szCs w:val="16"/>
              </w:rPr>
            </w:pPr>
            <w:r w:rsidRPr="009E7544">
              <w:rPr>
                <w:rFonts w:asciiTheme="minorHAnsi" w:hAnsiTheme="minorHAnsi"/>
                <w:sz w:val="16"/>
                <w:szCs w:val="16"/>
              </w:rPr>
              <w:t>Combinatie</w:t>
            </w:r>
          </w:p>
        </w:tc>
      </w:tr>
      <w:tr w:rsidR="00144DAF" w:rsidRPr="00620455" w14:paraId="4EEC1344"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50695E60"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Temp toevoer gebouw</w:t>
            </w:r>
          </w:p>
        </w:tc>
        <w:tc>
          <w:tcPr>
            <w:tcW w:w="1308" w:type="dxa"/>
          </w:tcPr>
          <w:p w14:paraId="75566ED9"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90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136" w:type="dxa"/>
          </w:tcPr>
          <w:p w14:paraId="0FE7833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Niet bepaald</w:t>
            </w:r>
          </w:p>
        </w:tc>
        <w:tc>
          <w:tcPr>
            <w:tcW w:w="1148" w:type="dxa"/>
          </w:tcPr>
          <w:p w14:paraId="3FA12BD8"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70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363" w:type="dxa"/>
          </w:tcPr>
          <w:p w14:paraId="251BE206"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654" w:type="dxa"/>
          </w:tcPr>
          <w:p w14:paraId="39BAD0E1" w14:textId="28AC2C59" w:rsidR="0052002D" w:rsidRPr="009E7544" w:rsidRDefault="0005659E" w:rsidP="00F13A0F">
            <w:pPr>
              <w:rPr>
                <w:rFonts w:asciiTheme="minorHAnsi" w:hAnsiTheme="minorHAnsi"/>
                <w:sz w:val="16"/>
                <w:szCs w:val="16"/>
              </w:rPr>
            </w:pPr>
            <w:r w:rsidRPr="009E7544">
              <w:rPr>
                <w:rFonts w:asciiTheme="minorHAnsi" w:hAnsiTheme="minorHAnsi"/>
                <w:sz w:val="16"/>
                <w:szCs w:val="16"/>
              </w:rPr>
              <w:t>Combinatie</w:t>
            </w:r>
          </w:p>
        </w:tc>
      </w:tr>
      <w:tr w:rsidR="00B001CF" w:rsidRPr="00620455" w14:paraId="23232E64" w14:textId="77777777" w:rsidTr="004B6E5B">
        <w:tc>
          <w:tcPr>
            <w:tcW w:w="1730" w:type="dxa"/>
          </w:tcPr>
          <w:p w14:paraId="4E7AFD4F" w14:textId="4412EE12" w:rsidR="006647BC" w:rsidRPr="009E7544" w:rsidRDefault="006647BC" w:rsidP="00F13A0F">
            <w:pPr>
              <w:rPr>
                <w:rFonts w:asciiTheme="minorHAnsi" w:hAnsiTheme="minorHAnsi"/>
                <w:sz w:val="16"/>
                <w:szCs w:val="16"/>
              </w:rPr>
            </w:pPr>
            <w:r w:rsidRPr="009E7544">
              <w:rPr>
                <w:rFonts w:asciiTheme="minorHAnsi" w:hAnsiTheme="minorHAnsi"/>
                <w:sz w:val="16"/>
                <w:szCs w:val="16"/>
              </w:rPr>
              <w:t>Afgiftesysteem</w:t>
            </w:r>
          </w:p>
        </w:tc>
        <w:tc>
          <w:tcPr>
            <w:tcW w:w="1308" w:type="dxa"/>
          </w:tcPr>
          <w:p w14:paraId="5F54A6A6" w14:textId="3A2DD6AA" w:rsidR="006647BC" w:rsidRPr="009E7544" w:rsidRDefault="006647BC" w:rsidP="00F13A0F">
            <w:pPr>
              <w:rPr>
                <w:rFonts w:asciiTheme="minorHAnsi" w:hAnsiTheme="minorHAnsi"/>
                <w:sz w:val="16"/>
                <w:szCs w:val="16"/>
              </w:rPr>
            </w:pPr>
            <w:r w:rsidRPr="009E7544">
              <w:rPr>
                <w:rFonts w:asciiTheme="minorHAnsi" w:hAnsiTheme="minorHAnsi"/>
                <w:sz w:val="16"/>
                <w:szCs w:val="16"/>
              </w:rPr>
              <w:t>HT</w:t>
            </w:r>
          </w:p>
        </w:tc>
        <w:tc>
          <w:tcPr>
            <w:tcW w:w="1136" w:type="dxa"/>
          </w:tcPr>
          <w:p w14:paraId="4D8A1E2C" w14:textId="1B8418CB" w:rsidR="006647BC" w:rsidRPr="009E7544" w:rsidRDefault="00144DAF" w:rsidP="00F13A0F">
            <w:pPr>
              <w:rPr>
                <w:rFonts w:asciiTheme="minorHAnsi" w:hAnsiTheme="minorHAnsi"/>
                <w:sz w:val="16"/>
                <w:szCs w:val="16"/>
              </w:rPr>
            </w:pPr>
            <w:r w:rsidRPr="009E7544">
              <w:rPr>
                <w:rFonts w:asciiTheme="minorHAnsi" w:hAnsiTheme="minorHAnsi"/>
                <w:sz w:val="16"/>
                <w:szCs w:val="16"/>
              </w:rPr>
              <w:t>Niet bepaald</w:t>
            </w:r>
          </w:p>
        </w:tc>
        <w:tc>
          <w:tcPr>
            <w:tcW w:w="1148" w:type="dxa"/>
          </w:tcPr>
          <w:p w14:paraId="46B45F17" w14:textId="692D12DA" w:rsidR="006647BC" w:rsidRPr="009E7544" w:rsidRDefault="00144DAF" w:rsidP="00F13A0F">
            <w:pPr>
              <w:rPr>
                <w:rFonts w:asciiTheme="minorHAnsi" w:hAnsiTheme="minorHAnsi"/>
                <w:sz w:val="16"/>
                <w:szCs w:val="16"/>
              </w:rPr>
            </w:pPr>
            <w:r w:rsidRPr="009E7544">
              <w:rPr>
                <w:rFonts w:asciiTheme="minorHAnsi" w:hAnsiTheme="minorHAnsi"/>
                <w:sz w:val="16"/>
                <w:szCs w:val="16"/>
              </w:rPr>
              <w:t>HT</w:t>
            </w:r>
          </w:p>
        </w:tc>
        <w:tc>
          <w:tcPr>
            <w:tcW w:w="1363" w:type="dxa"/>
          </w:tcPr>
          <w:p w14:paraId="10B0DEC8" w14:textId="520FD4B0" w:rsidR="006647BC" w:rsidRPr="009E7544" w:rsidRDefault="00144DAF" w:rsidP="00F13A0F">
            <w:pPr>
              <w:rPr>
                <w:rFonts w:asciiTheme="minorHAnsi" w:hAnsiTheme="minorHAnsi"/>
                <w:sz w:val="16"/>
                <w:szCs w:val="16"/>
              </w:rPr>
            </w:pPr>
            <w:r w:rsidRPr="009E7544">
              <w:rPr>
                <w:rFonts w:asciiTheme="minorHAnsi" w:hAnsiTheme="minorHAnsi"/>
                <w:sz w:val="16"/>
                <w:szCs w:val="16"/>
              </w:rPr>
              <w:t>Variërend</w:t>
            </w:r>
          </w:p>
        </w:tc>
        <w:tc>
          <w:tcPr>
            <w:tcW w:w="1654" w:type="dxa"/>
          </w:tcPr>
          <w:p w14:paraId="6C5F67EF" w14:textId="702E1983" w:rsidR="006647BC" w:rsidRPr="009E7544" w:rsidRDefault="0005659E" w:rsidP="00F13A0F">
            <w:pPr>
              <w:rPr>
                <w:rFonts w:asciiTheme="minorHAnsi" w:hAnsiTheme="minorHAnsi"/>
                <w:sz w:val="16"/>
                <w:szCs w:val="16"/>
              </w:rPr>
            </w:pPr>
            <w:r w:rsidRPr="009E7544">
              <w:rPr>
                <w:rFonts w:asciiTheme="minorHAnsi" w:hAnsiTheme="minorHAnsi"/>
                <w:sz w:val="16"/>
                <w:szCs w:val="16"/>
              </w:rPr>
              <w:t>Combinatie</w:t>
            </w:r>
          </w:p>
        </w:tc>
      </w:tr>
      <w:tr w:rsidR="00144DAF" w:rsidRPr="00620455" w14:paraId="326C0E88"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51ABF523" w14:textId="1AB0A23D" w:rsidR="0052002D" w:rsidRPr="009E7544" w:rsidRDefault="0052002D" w:rsidP="004E24D1">
            <w:pPr>
              <w:rPr>
                <w:rFonts w:asciiTheme="minorHAnsi" w:hAnsiTheme="minorHAnsi"/>
                <w:sz w:val="16"/>
                <w:szCs w:val="16"/>
              </w:rPr>
            </w:pPr>
            <w:r w:rsidRPr="009E7544">
              <w:rPr>
                <w:rFonts w:asciiTheme="minorHAnsi" w:hAnsiTheme="minorHAnsi"/>
                <w:sz w:val="16"/>
                <w:szCs w:val="16"/>
              </w:rPr>
              <w:t>Tem</w:t>
            </w:r>
            <w:r w:rsidR="004E24D1" w:rsidRPr="009E7544">
              <w:rPr>
                <w:rFonts w:asciiTheme="minorHAnsi" w:hAnsiTheme="minorHAnsi"/>
                <w:sz w:val="16"/>
                <w:szCs w:val="16"/>
              </w:rPr>
              <w:t>p</w:t>
            </w:r>
            <w:r w:rsidRPr="009E7544">
              <w:rPr>
                <w:rFonts w:asciiTheme="minorHAnsi" w:hAnsiTheme="minorHAnsi"/>
                <w:sz w:val="16"/>
                <w:szCs w:val="16"/>
              </w:rPr>
              <w:t xml:space="preserve"> warmtebron</w:t>
            </w:r>
          </w:p>
        </w:tc>
        <w:tc>
          <w:tcPr>
            <w:tcW w:w="1308" w:type="dxa"/>
          </w:tcPr>
          <w:p w14:paraId="4CE82CF6"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90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136" w:type="dxa"/>
          </w:tcPr>
          <w:p w14:paraId="0211ACC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Niet bepaald</w:t>
            </w:r>
          </w:p>
        </w:tc>
        <w:tc>
          <w:tcPr>
            <w:tcW w:w="1148" w:type="dxa"/>
          </w:tcPr>
          <w:p w14:paraId="7B1D950B"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363" w:type="dxa"/>
          </w:tcPr>
          <w:p w14:paraId="38EBCFE5"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654" w:type="dxa"/>
          </w:tcPr>
          <w:p w14:paraId="49934933"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r>
      <w:tr w:rsidR="00B001CF" w:rsidRPr="00620455" w14:paraId="4C37CA66" w14:textId="77777777" w:rsidTr="004B6E5B">
        <w:tc>
          <w:tcPr>
            <w:tcW w:w="1730" w:type="dxa"/>
          </w:tcPr>
          <w:p w14:paraId="76764B8C"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Gebiedsgrootte</w:t>
            </w:r>
          </w:p>
        </w:tc>
        <w:tc>
          <w:tcPr>
            <w:tcW w:w="1308" w:type="dxa"/>
          </w:tcPr>
          <w:p w14:paraId="333D3963"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≥500 WEQ</w:t>
            </w:r>
          </w:p>
        </w:tc>
        <w:tc>
          <w:tcPr>
            <w:tcW w:w="1136" w:type="dxa"/>
          </w:tcPr>
          <w:p w14:paraId="4ECF6ACC"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Individueel + buren</w:t>
            </w:r>
          </w:p>
        </w:tc>
        <w:tc>
          <w:tcPr>
            <w:tcW w:w="1148" w:type="dxa"/>
          </w:tcPr>
          <w:p w14:paraId="0640FA2A" w14:textId="77777777" w:rsidR="0052002D" w:rsidRPr="009E7544" w:rsidRDefault="0052002D" w:rsidP="00F13A0F">
            <w:pPr>
              <w:rPr>
                <w:rFonts w:asciiTheme="minorHAnsi" w:hAnsiTheme="minorHAnsi"/>
                <w:sz w:val="16"/>
                <w:szCs w:val="16"/>
              </w:rPr>
            </w:pPr>
          </w:p>
        </w:tc>
        <w:tc>
          <w:tcPr>
            <w:tcW w:w="1363" w:type="dxa"/>
          </w:tcPr>
          <w:p w14:paraId="05C9DFDF" w14:textId="77777777" w:rsidR="0052002D" w:rsidRPr="009E7544" w:rsidRDefault="0052002D" w:rsidP="00F13A0F">
            <w:pPr>
              <w:rPr>
                <w:rFonts w:asciiTheme="minorHAnsi" w:hAnsiTheme="minorHAnsi"/>
                <w:sz w:val="16"/>
                <w:szCs w:val="16"/>
              </w:rPr>
            </w:pPr>
          </w:p>
        </w:tc>
        <w:tc>
          <w:tcPr>
            <w:tcW w:w="1654" w:type="dxa"/>
          </w:tcPr>
          <w:p w14:paraId="2C9E33D9" w14:textId="66CDCB4A" w:rsidR="0052002D" w:rsidRPr="009E7544" w:rsidRDefault="00620455" w:rsidP="00F13A0F">
            <w:pPr>
              <w:rPr>
                <w:rFonts w:asciiTheme="minorHAnsi" w:hAnsiTheme="minorHAnsi"/>
                <w:sz w:val="16"/>
                <w:szCs w:val="16"/>
              </w:rPr>
            </w:pPr>
            <w:r w:rsidRPr="009E7544">
              <w:rPr>
                <w:rFonts w:asciiTheme="minorHAnsi" w:hAnsiTheme="minorHAnsi"/>
                <w:sz w:val="16"/>
                <w:szCs w:val="16"/>
              </w:rPr>
              <w:t>Variabel</w:t>
            </w:r>
          </w:p>
        </w:tc>
      </w:tr>
      <w:tr w:rsidR="00144DAF" w:rsidRPr="00620455" w14:paraId="021C3882"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135C783C"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Warmtebron</w:t>
            </w:r>
          </w:p>
        </w:tc>
        <w:tc>
          <w:tcPr>
            <w:tcW w:w="1308" w:type="dxa"/>
          </w:tcPr>
          <w:p w14:paraId="5D7D4CB8"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HT</w:t>
            </w:r>
          </w:p>
        </w:tc>
        <w:tc>
          <w:tcPr>
            <w:tcW w:w="1136" w:type="dxa"/>
          </w:tcPr>
          <w:p w14:paraId="2AF50E27" w14:textId="3322E0A2"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c>
          <w:tcPr>
            <w:tcW w:w="1148" w:type="dxa"/>
          </w:tcPr>
          <w:p w14:paraId="162CC9CF" w14:textId="3ECA9C97"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c>
          <w:tcPr>
            <w:tcW w:w="1363" w:type="dxa"/>
          </w:tcPr>
          <w:p w14:paraId="4F46C34B" w14:textId="7B70CFDC"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c>
          <w:tcPr>
            <w:tcW w:w="1654" w:type="dxa"/>
          </w:tcPr>
          <w:p w14:paraId="68BEFDD1" w14:textId="0C04C672"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r>
      <w:tr w:rsidR="00B001CF" w:rsidRPr="00620455" w14:paraId="45BDD829" w14:textId="77777777" w:rsidTr="004B6E5B">
        <w:tc>
          <w:tcPr>
            <w:tcW w:w="1730" w:type="dxa"/>
          </w:tcPr>
          <w:p w14:paraId="0FB09731" w14:textId="7AA9F785" w:rsidR="0052002D" w:rsidRPr="009E7544" w:rsidRDefault="0052002D"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Rest LT</w:t>
            </w:r>
          </w:p>
        </w:tc>
        <w:tc>
          <w:tcPr>
            <w:tcW w:w="1308" w:type="dxa"/>
          </w:tcPr>
          <w:p w14:paraId="04A4DC9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43B04B27"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5D3FE205"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363" w:type="dxa"/>
          </w:tcPr>
          <w:p w14:paraId="76CEC543"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654" w:type="dxa"/>
          </w:tcPr>
          <w:p w14:paraId="7572874F" w14:textId="372177B4" w:rsidR="0052002D" w:rsidRPr="009E7544" w:rsidRDefault="00F13A0F" w:rsidP="00974F13">
            <w:pPr>
              <w:jc w:val="right"/>
              <w:rPr>
                <w:rFonts w:asciiTheme="minorHAnsi" w:hAnsiTheme="minorHAnsi"/>
                <w:sz w:val="16"/>
                <w:szCs w:val="16"/>
              </w:rPr>
            </w:pPr>
            <w:r w:rsidRPr="009E7544">
              <w:rPr>
                <w:rFonts w:asciiTheme="minorHAnsi" w:hAnsiTheme="minorHAnsi"/>
                <w:sz w:val="16"/>
                <w:szCs w:val="16"/>
              </w:rPr>
              <w:t>Ja</w:t>
            </w:r>
          </w:p>
        </w:tc>
      </w:tr>
      <w:tr w:rsidR="00144DAF" w:rsidRPr="00620455" w14:paraId="7ADBCE60"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1F1A7D7B" w14:textId="7FFCCA3E" w:rsidR="0052002D" w:rsidRPr="009E7544" w:rsidRDefault="00620455"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LTA</w:t>
            </w:r>
          </w:p>
        </w:tc>
        <w:tc>
          <w:tcPr>
            <w:tcW w:w="1308" w:type="dxa"/>
          </w:tcPr>
          <w:p w14:paraId="564C905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5249CCA4"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743C9F85"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363" w:type="dxa"/>
          </w:tcPr>
          <w:p w14:paraId="54C09964"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654" w:type="dxa"/>
          </w:tcPr>
          <w:p w14:paraId="7BC976B4" w14:textId="257A27B7" w:rsidR="0052002D" w:rsidRPr="009E7544" w:rsidRDefault="00F13A0F" w:rsidP="00974F13">
            <w:pPr>
              <w:jc w:val="right"/>
              <w:rPr>
                <w:rFonts w:asciiTheme="minorHAnsi" w:hAnsiTheme="minorHAnsi"/>
                <w:sz w:val="16"/>
                <w:szCs w:val="16"/>
              </w:rPr>
            </w:pPr>
            <w:r w:rsidRPr="009E7544">
              <w:rPr>
                <w:rFonts w:asciiTheme="minorHAnsi" w:hAnsiTheme="minorHAnsi"/>
                <w:sz w:val="16"/>
                <w:szCs w:val="16"/>
              </w:rPr>
              <w:t>Ja</w:t>
            </w:r>
          </w:p>
        </w:tc>
      </w:tr>
      <w:tr w:rsidR="00144DAF" w:rsidRPr="00620455" w14:paraId="6A13F6F4" w14:textId="77777777" w:rsidTr="004B6E5B">
        <w:tc>
          <w:tcPr>
            <w:tcW w:w="1730" w:type="dxa"/>
          </w:tcPr>
          <w:p w14:paraId="5FC1A0C7" w14:textId="3614DC4A" w:rsidR="0052002D" w:rsidRPr="009E7544" w:rsidRDefault="0052002D"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Riool/ oppervla</w:t>
            </w:r>
            <w:r w:rsidR="00ED11EA" w:rsidRPr="009E7544">
              <w:rPr>
                <w:rFonts w:asciiTheme="minorHAnsi" w:hAnsiTheme="minorHAnsi"/>
                <w:sz w:val="16"/>
                <w:szCs w:val="16"/>
              </w:rPr>
              <w:t>k</w:t>
            </w:r>
            <w:r w:rsidRPr="009E7544">
              <w:rPr>
                <w:rFonts w:asciiTheme="minorHAnsi" w:hAnsiTheme="minorHAnsi"/>
                <w:sz w:val="16"/>
                <w:szCs w:val="16"/>
              </w:rPr>
              <w:t>tewater</w:t>
            </w:r>
          </w:p>
        </w:tc>
        <w:tc>
          <w:tcPr>
            <w:tcW w:w="1308" w:type="dxa"/>
          </w:tcPr>
          <w:p w14:paraId="2241CE28"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518EA288"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67FE189D" w14:textId="33E42C0E"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Combi regeneratie WKO</w:t>
            </w:r>
            <w:r w:rsidR="002C121A" w:rsidRPr="009E7544">
              <w:rPr>
                <w:rStyle w:val="Voetnootmarkering"/>
                <w:rFonts w:asciiTheme="minorHAnsi" w:hAnsiTheme="minorHAnsi"/>
                <w:sz w:val="16"/>
                <w:szCs w:val="16"/>
              </w:rPr>
              <w:footnoteReference w:id="14"/>
            </w:r>
          </w:p>
        </w:tc>
        <w:tc>
          <w:tcPr>
            <w:tcW w:w="1363" w:type="dxa"/>
          </w:tcPr>
          <w:p w14:paraId="1A033DBE"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Combi regeneratie WKO</w:t>
            </w:r>
          </w:p>
        </w:tc>
        <w:tc>
          <w:tcPr>
            <w:tcW w:w="1654" w:type="dxa"/>
          </w:tcPr>
          <w:p w14:paraId="09645B6C" w14:textId="251D7365" w:rsidR="0052002D" w:rsidRPr="009E7544" w:rsidRDefault="00F13A0F" w:rsidP="00974F13">
            <w:pPr>
              <w:jc w:val="right"/>
              <w:rPr>
                <w:rFonts w:asciiTheme="minorHAnsi" w:hAnsiTheme="minorHAnsi"/>
                <w:sz w:val="16"/>
                <w:szCs w:val="16"/>
              </w:rPr>
            </w:pPr>
            <w:r w:rsidRPr="009E7544">
              <w:rPr>
                <w:rFonts w:asciiTheme="minorHAnsi" w:hAnsiTheme="minorHAnsi"/>
                <w:sz w:val="16"/>
                <w:szCs w:val="16"/>
              </w:rPr>
              <w:t>Combi regeneratie WKO</w:t>
            </w:r>
          </w:p>
        </w:tc>
      </w:tr>
      <w:tr w:rsidR="00B001CF" w:rsidRPr="00620455" w14:paraId="5567C045"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55FEB6AA" w14:textId="4233E082" w:rsidR="00144DAF" w:rsidRPr="009E7544" w:rsidRDefault="00144DAF"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lastRenderedPageBreak/>
              <w:t>Koudevraag utiliteit</w:t>
            </w:r>
          </w:p>
        </w:tc>
        <w:tc>
          <w:tcPr>
            <w:tcW w:w="1308" w:type="dxa"/>
          </w:tcPr>
          <w:p w14:paraId="27B28C20" w14:textId="5B38AB53" w:rsidR="00144DAF" w:rsidRPr="009E7544" w:rsidRDefault="00144DAF"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07B65E7A" w14:textId="28116FA9"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7A53204B" w14:textId="3FF57E70"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w:t>
            </w:r>
          </w:p>
        </w:tc>
        <w:tc>
          <w:tcPr>
            <w:tcW w:w="1363" w:type="dxa"/>
          </w:tcPr>
          <w:p w14:paraId="620AE35E" w14:textId="48005293"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w:t>
            </w:r>
          </w:p>
        </w:tc>
        <w:tc>
          <w:tcPr>
            <w:tcW w:w="1654" w:type="dxa"/>
          </w:tcPr>
          <w:p w14:paraId="56C16C62" w14:textId="4841EA97"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Ja (in zomer naar seizoensopslag)</w:t>
            </w:r>
          </w:p>
        </w:tc>
      </w:tr>
      <w:tr w:rsidR="00F13A0F" w:rsidRPr="00620455" w14:paraId="3C7373F5" w14:textId="77777777" w:rsidTr="004B6E5B">
        <w:tc>
          <w:tcPr>
            <w:tcW w:w="1730" w:type="dxa"/>
          </w:tcPr>
          <w:p w14:paraId="1AF5DBBD"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Koude</w:t>
            </w:r>
          </w:p>
        </w:tc>
        <w:tc>
          <w:tcPr>
            <w:tcW w:w="1308" w:type="dxa"/>
          </w:tcPr>
          <w:p w14:paraId="64FBA71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Nee</w:t>
            </w:r>
          </w:p>
        </w:tc>
        <w:tc>
          <w:tcPr>
            <w:tcW w:w="1136" w:type="dxa"/>
          </w:tcPr>
          <w:p w14:paraId="2547125A"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Ja</w:t>
            </w:r>
          </w:p>
        </w:tc>
        <w:tc>
          <w:tcPr>
            <w:tcW w:w="1148" w:type="dxa"/>
          </w:tcPr>
          <w:p w14:paraId="3297C21D"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Nee</w:t>
            </w:r>
          </w:p>
        </w:tc>
        <w:tc>
          <w:tcPr>
            <w:tcW w:w="1363" w:type="dxa"/>
          </w:tcPr>
          <w:p w14:paraId="02FEADF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Ja</w:t>
            </w:r>
          </w:p>
        </w:tc>
        <w:tc>
          <w:tcPr>
            <w:tcW w:w="1654" w:type="dxa"/>
          </w:tcPr>
          <w:p w14:paraId="7F640DD4" w14:textId="5E910E27" w:rsidR="0052002D" w:rsidRPr="009E7544" w:rsidRDefault="004113DA" w:rsidP="00F13A0F">
            <w:pPr>
              <w:rPr>
                <w:rFonts w:asciiTheme="minorHAnsi" w:hAnsiTheme="minorHAnsi"/>
                <w:sz w:val="16"/>
                <w:szCs w:val="16"/>
              </w:rPr>
            </w:pPr>
            <w:r w:rsidRPr="009E7544">
              <w:rPr>
                <w:rFonts w:asciiTheme="minorHAnsi" w:hAnsiTheme="minorHAnsi"/>
                <w:sz w:val="16"/>
                <w:szCs w:val="16"/>
              </w:rPr>
              <w:t>Ja (bij individuele WP)</w:t>
            </w:r>
          </w:p>
        </w:tc>
      </w:tr>
      <w:tr w:rsidR="004E24D1" w:rsidRPr="00620455" w14:paraId="690481DE"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02A01A5C" w14:textId="55FA6064" w:rsidR="004E24D1" w:rsidRPr="009E7544" w:rsidRDefault="004E24D1" w:rsidP="004E24D1">
            <w:pPr>
              <w:rPr>
                <w:rFonts w:asciiTheme="minorHAnsi" w:hAnsiTheme="minorHAnsi"/>
                <w:sz w:val="16"/>
                <w:szCs w:val="16"/>
              </w:rPr>
            </w:pPr>
            <w:r w:rsidRPr="009E7544">
              <w:rPr>
                <w:rFonts w:asciiTheme="minorHAnsi" w:hAnsiTheme="minorHAnsi"/>
                <w:sz w:val="16"/>
                <w:szCs w:val="16"/>
              </w:rPr>
              <w:t>Extra componenten</w:t>
            </w:r>
          </w:p>
        </w:tc>
        <w:tc>
          <w:tcPr>
            <w:tcW w:w="1308" w:type="dxa"/>
          </w:tcPr>
          <w:p w14:paraId="531FED8C" w14:textId="77777777" w:rsidR="004E24D1" w:rsidRPr="009E7544" w:rsidRDefault="004E24D1" w:rsidP="004E24D1">
            <w:pPr>
              <w:rPr>
                <w:rFonts w:asciiTheme="minorHAnsi" w:hAnsiTheme="minorHAnsi"/>
                <w:sz w:val="16"/>
                <w:szCs w:val="16"/>
              </w:rPr>
            </w:pPr>
          </w:p>
        </w:tc>
        <w:tc>
          <w:tcPr>
            <w:tcW w:w="1136" w:type="dxa"/>
          </w:tcPr>
          <w:p w14:paraId="0AE9018F" w14:textId="1D851779" w:rsidR="004E24D1" w:rsidRPr="009E7544" w:rsidRDefault="004E24D1" w:rsidP="004E24D1">
            <w:pPr>
              <w:rPr>
                <w:rFonts w:asciiTheme="minorHAnsi" w:hAnsiTheme="minorHAnsi"/>
                <w:sz w:val="16"/>
                <w:szCs w:val="16"/>
              </w:rPr>
            </w:pPr>
            <w:r w:rsidRPr="009E7544">
              <w:rPr>
                <w:rFonts w:asciiTheme="minorHAnsi" w:hAnsiTheme="minorHAnsi"/>
                <w:sz w:val="16"/>
                <w:szCs w:val="16"/>
              </w:rPr>
              <w:t>WKO</w:t>
            </w:r>
          </w:p>
        </w:tc>
        <w:tc>
          <w:tcPr>
            <w:tcW w:w="1148" w:type="dxa"/>
          </w:tcPr>
          <w:p w14:paraId="27ED926F" w14:textId="5ECFDCBC" w:rsidR="004E24D1" w:rsidRPr="009E7544" w:rsidRDefault="004E24D1" w:rsidP="004E24D1">
            <w:pPr>
              <w:rPr>
                <w:rFonts w:asciiTheme="minorHAnsi" w:hAnsiTheme="minorHAnsi"/>
                <w:sz w:val="16"/>
                <w:szCs w:val="16"/>
              </w:rPr>
            </w:pPr>
            <w:r w:rsidRPr="009E7544">
              <w:rPr>
                <w:rFonts w:asciiTheme="minorHAnsi" w:hAnsiTheme="minorHAnsi"/>
                <w:sz w:val="16"/>
                <w:szCs w:val="16"/>
              </w:rPr>
              <w:t>Buffer (optioneel)</w:t>
            </w:r>
          </w:p>
        </w:tc>
        <w:tc>
          <w:tcPr>
            <w:tcW w:w="1363" w:type="dxa"/>
          </w:tcPr>
          <w:p w14:paraId="60176ABD" w14:textId="22888A59" w:rsidR="004E24D1" w:rsidRPr="009E7544" w:rsidRDefault="004E24D1" w:rsidP="004E24D1">
            <w:pPr>
              <w:rPr>
                <w:rFonts w:asciiTheme="minorHAnsi" w:hAnsiTheme="minorHAnsi"/>
                <w:sz w:val="16"/>
                <w:szCs w:val="16"/>
              </w:rPr>
            </w:pPr>
            <w:r w:rsidRPr="009E7544">
              <w:rPr>
                <w:rFonts w:asciiTheme="minorHAnsi" w:hAnsiTheme="minorHAnsi"/>
                <w:sz w:val="16"/>
                <w:szCs w:val="16"/>
              </w:rPr>
              <w:t>Buffer (optioneel)</w:t>
            </w:r>
          </w:p>
        </w:tc>
        <w:tc>
          <w:tcPr>
            <w:tcW w:w="1654" w:type="dxa"/>
          </w:tcPr>
          <w:p w14:paraId="652E3A45" w14:textId="2DA798A6" w:rsidR="004E24D1" w:rsidRPr="009E7544" w:rsidRDefault="004E24D1" w:rsidP="004E24D1">
            <w:pPr>
              <w:rPr>
                <w:rFonts w:asciiTheme="minorHAnsi" w:hAnsiTheme="minorHAnsi"/>
                <w:sz w:val="16"/>
                <w:szCs w:val="16"/>
              </w:rPr>
            </w:pPr>
            <w:r w:rsidRPr="009E7544">
              <w:rPr>
                <w:rFonts w:asciiTheme="minorHAnsi" w:hAnsiTheme="minorHAnsi"/>
                <w:sz w:val="16"/>
                <w:szCs w:val="16"/>
              </w:rPr>
              <w:t>Regeltechniek</w:t>
            </w:r>
          </w:p>
          <w:p w14:paraId="7D66BA42" w14:textId="0ADE41E3" w:rsidR="004E24D1" w:rsidRPr="009E7544" w:rsidRDefault="004E24D1" w:rsidP="004E24D1">
            <w:pPr>
              <w:rPr>
                <w:rFonts w:asciiTheme="minorHAnsi" w:hAnsiTheme="minorHAnsi"/>
                <w:sz w:val="16"/>
                <w:szCs w:val="16"/>
              </w:rPr>
            </w:pPr>
            <w:r w:rsidRPr="009E7544">
              <w:rPr>
                <w:rFonts w:asciiTheme="minorHAnsi" w:hAnsiTheme="minorHAnsi"/>
                <w:sz w:val="16"/>
                <w:szCs w:val="16"/>
              </w:rPr>
              <w:t>Buffers (gebouwen, vat, grond)</w:t>
            </w:r>
          </w:p>
        </w:tc>
      </w:tr>
      <w:tr w:rsidR="004E24D1" w:rsidRPr="00620455" w14:paraId="204A780F" w14:textId="77777777" w:rsidTr="004B6E5B">
        <w:tc>
          <w:tcPr>
            <w:tcW w:w="1730" w:type="dxa"/>
          </w:tcPr>
          <w:p w14:paraId="7209B568" w14:textId="77777777" w:rsidR="004E24D1" w:rsidRPr="009E7544" w:rsidRDefault="004E24D1" w:rsidP="004E24D1">
            <w:pPr>
              <w:rPr>
                <w:rFonts w:asciiTheme="minorHAnsi" w:hAnsiTheme="minorHAnsi"/>
                <w:sz w:val="16"/>
                <w:szCs w:val="16"/>
              </w:rPr>
            </w:pPr>
            <w:r w:rsidRPr="009E7544">
              <w:rPr>
                <w:rFonts w:asciiTheme="minorHAnsi" w:hAnsiTheme="minorHAnsi"/>
                <w:sz w:val="16"/>
                <w:szCs w:val="16"/>
              </w:rPr>
              <w:t>Afstand bron</w:t>
            </w:r>
          </w:p>
          <w:p w14:paraId="45F694DB" w14:textId="7774F4E9" w:rsidR="004E24D1" w:rsidRPr="009E7544" w:rsidRDefault="004E24D1" w:rsidP="004E24D1">
            <w:pPr>
              <w:pStyle w:val="BasistekstCEDelft"/>
              <w:rPr>
                <w:rFonts w:asciiTheme="minorHAnsi" w:hAnsiTheme="minorHAnsi"/>
                <w:sz w:val="16"/>
                <w:szCs w:val="16"/>
              </w:rPr>
            </w:pPr>
            <w:r w:rsidRPr="009E7544">
              <w:rPr>
                <w:rFonts w:asciiTheme="minorHAnsi" w:hAnsiTheme="minorHAnsi"/>
                <w:sz w:val="16"/>
                <w:szCs w:val="16"/>
              </w:rPr>
              <w:t>(indicatief want business case wordt berekend door model)</w:t>
            </w:r>
          </w:p>
        </w:tc>
        <w:tc>
          <w:tcPr>
            <w:tcW w:w="1308" w:type="dxa"/>
          </w:tcPr>
          <w:p w14:paraId="1FB97B9D" w14:textId="1EB4D4E3" w:rsidR="004E24D1" w:rsidRPr="009E7544" w:rsidRDefault="004E24D1" w:rsidP="004E24D1">
            <w:pPr>
              <w:rPr>
                <w:rFonts w:asciiTheme="minorHAnsi" w:hAnsiTheme="minorHAnsi"/>
                <w:sz w:val="16"/>
                <w:szCs w:val="16"/>
              </w:rPr>
            </w:pPr>
            <w:r w:rsidRPr="009E7544">
              <w:rPr>
                <w:rFonts w:asciiTheme="minorHAnsi" w:hAnsiTheme="minorHAnsi"/>
                <w:sz w:val="16"/>
                <w:szCs w:val="16"/>
              </w:rPr>
              <w:t>&lt;10 km (geschaald op vermogen)</w:t>
            </w:r>
          </w:p>
        </w:tc>
        <w:tc>
          <w:tcPr>
            <w:tcW w:w="1136" w:type="dxa"/>
          </w:tcPr>
          <w:p w14:paraId="29C7F8A6" w14:textId="77777777" w:rsidR="004E24D1" w:rsidRPr="009E7544" w:rsidRDefault="004E24D1" w:rsidP="004E24D1">
            <w:pPr>
              <w:rPr>
                <w:rFonts w:asciiTheme="minorHAnsi" w:hAnsiTheme="minorHAnsi"/>
                <w:sz w:val="16"/>
                <w:szCs w:val="16"/>
              </w:rPr>
            </w:pPr>
          </w:p>
        </w:tc>
        <w:tc>
          <w:tcPr>
            <w:tcW w:w="1148" w:type="dxa"/>
          </w:tcPr>
          <w:p w14:paraId="779ABE23" w14:textId="5DFD732B" w:rsidR="004E24D1" w:rsidRPr="009E7544" w:rsidRDefault="004E24D1" w:rsidP="004E24D1">
            <w:pPr>
              <w:rPr>
                <w:rFonts w:asciiTheme="minorHAnsi" w:hAnsiTheme="minorHAnsi"/>
                <w:sz w:val="16"/>
                <w:szCs w:val="16"/>
              </w:rPr>
            </w:pPr>
            <w:r w:rsidRPr="009E7544">
              <w:rPr>
                <w:rFonts w:asciiTheme="minorHAnsi" w:hAnsiTheme="minorHAnsi"/>
                <w:sz w:val="16"/>
                <w:szCs w:val="16"/>
              </w:rPr>
              <w:t>&lt;1.000 m</w:t>
            </w:r>
          </w:p>
        </w:tc>
        <w:tc>
          <w:tcPr>
            <w:tcW w:w="1363" w:type="dxa"/>
          </w:tcPr>
          <w:p w14:paraId="067D29A6" w14:textId="091B0314" w:rsidR="004E24D1" w:rsidRPr="009E7544" w:rsidRDefault="004E24D1" w:rsidP="004E24D1">
            <w:pPr>
              <w:rPr>
                <w:rFonts w:asciiTheme="minorHAnsi" w:hAnsiTheme="minorHAnsi"/>
                <w:sz w:val="16"/>
                <w:szCs w:val="16"/>
              </w:rPr>
            </w:pPr>
            <w:r w:rsidRPr="009E7544">
              <w:rPr>
                <w:rFonts w:asciiTheme="minorHAnsi" w:hAnsiTheme="minorHAnsi"/>
                <w:sz w:val="16"/>
                <w:szCs w:val="16"/>
              </w:rPr>
              <w:t>&lt;1.000 m</w:t>
            </w:r>
          </w:p>
        </w:tc>
        <w:tc>
          <w:tcPr>
            <w:tcW w:w="1654" w:type="dxa"/>
          </w:tcPr>
          <w:p w14:paraId="0AB36C32" w14:textId="6C51C1DF" w:rsidR="004E24D1" w:rsidRPr="009E7544" w:rsidRDefault="004E24D1" w:rsidP="004E24D1">
            <w:pPr>
              <w:rPr>
                <w:rFonts w:asciiTheme="minorHAnsi" w:hAnsiTheme="minorHAnsi"/>
                <w:sz w:val="16"/>
                <w:szCs w:val="16"/>
              </w:rPr>
            </w:pPr>
            <w:r w:rsidRPr="009E7544">
              <w:rPr>
                <w:rFonts w:asciiTheme="minorHAnsi" w:hAnsiTheme="minorHAnsi"/>
                <w:sz w:val="16"/>
                <w:szCs w:val="16"/>
              </w:rPr>
              <w:t>&lt;1.000 m</w:t>
            </w:r>
          </w:p>
        </w:tc>
      </w:tr>
    </w:tbl>
    <w:p w14:paraId="343444D0" w14:textId="4B7B3EC5" w:rsidR="0052002D" w:rsidRDefault="0052002D" w:rsidP="0052002D"/>
    <w:p w14:paraId="62A61FA9" w14:textId="3B85BD1A" w:rsidR="0052002D" w:rsidRDefault="00A036F8" w:rsidP="00A036F8">
      <w:r>
        <w:t>De</w:t>
      </w:r>
      <w:r w:rsidR="00F13A0F">
        <w:t xml:space="preserve"> modellering van het</w:t>
      </w:r>
      <w:r>
        <w:t xml:space="preserve"> HT</w:t>
      </w:r>
      <w:r w:rsidR="00F13A0F">
        <w:t>-</w:t>
      </w:r>
      <w:r>
        <w:t xml:space="preserve">warmtenet </w:t>
      </w:r>
      <w:r w:rsidR="0052002D">
        <w:t>verandert niet significant als de temperatuur van de bronnen en toevoer naar 70</w:t>
      </w:r>
      <w:r w:rsidR="0052002D">
        <w:sym w:font="Symbol" w:char="F0B0"/>
      </w:r>
      <w:r w:rsidR="0052002D">
        <w:t xml:space="preserve">C gaat. </w:t>
      </w:r>
      <w:r w:rsidR="00D30D84">
        <w:t>De modellering van het HT-warmtenet kan dus voor een groot deel overgenomen bij een 70°C-warmtenet</w:t>
      </w:r>
      <w:r w:rsidR="0052002D">
        <w:t>.</w:t>
      </w:r>
    </w:p>
    <w:p w14:paraId="2A906FC1" w14:textId="77777777" w:rsidR="00835DC5" w:rsidRDefault="00835DC5" w:rsidP="00D14337">
      <w:pPr>
        <w:pStyle w:val="BasistekstCEDelft"/>
        <w:rPr>
          <w:b/>
        </w:rPr>
      </w:pPr>
    </w:p>
    <w:p w14:paraId="0C835357" w14:textId="021C1090" w:rsidR="0052002D" w:rsidRDefault="0051279D" w:rsidP="00D14337">
      <w:pPr>
        <w:pStyle w:val="BasistekstCEDelft"/>
        <w:rPr>
          <w:b/>
        </w:rPr>
      </w:pPr>
      <w:proofErr w:type="spellStart"/>
      <w:r>
        <w:rPr>
          <w:b/>
        </w:rPr>
        <w:t>Koudelevering</w:t>
      </w:r>
      <w:proofErr w:type="spellEnd"/>
    </w:p>
    <w:p w14:paraId="14B6994C" w14:textId="2EF3F188" w:rsidR="00E30387" w:rsidRDefault="009F6466" w:rsidP="00835DC5">
      <w:pPr>
        <w:pStyle w:val="BasistekstCEDelft"/>
      </w:pPr>
      <w:r>
        <w:t>In de huidige modellering van WKO wordt de koudevraag van utiliteit meegenomen als energievraag. .</w:t>
      </w:r>
      <w:r w:rsidR="00E90E32">
        <w:t xml:space="preserve">  </w:t>
      </w:r>
      <w:r w:rsidR="001D66F1">
        <w:t>W</w:t>
      </w:r>
      <w:r w:rsidR="00E90E32">
        <w:t xml:space="preserve">oningen </w:t>
      </w:r>
      <w:r w:rsidR="001D66F1">
        <w:t xml:space="preserve">hebben binnen Vesta geen koudevraag tenzij ze worden aangesloten op een WKO-systeem. Voor de koudevraag moeten zij dan ook gaan betalen. Bij de businesscase van het WKO-systeem tellen de opbrengsten van de verkoop van de koudevraag mee. Bij de maatschappelijke kostenbenadering wordt de koudevraag als comfortverbetering gewaardeerd. </w:t>
      </w:r>
    </w:p>
    <w:p w14:paraId="4021C01A" w14:textId="77777777" w:rsidR="00B733CD" w:rsidRDefault="00B733CD" w:rsidP="00B733CD">
      <w:pPr>
        <w:pStyle w:val="BasistekstCEDelft"/>
      </w:pPr>
      <w:r>
        <w:t xml:space="preserve">In de huidige HT-modellering (Vesta 3.0) wordt koudevraag van utiliteitsgebouwen standaard door Vesta ingevuld met een airco-unit op elektriciteit. </w:t>
      </w:r>
    </w:p>
    <w:p w14:paraId="69D387C0" w14:textId="77777777" w:rsidR="00B733CD" w:rsidRDefault="00B733CD" w:rsidP="00B733CD">
      <w:pPr>
        <w:pStyle w:val="BasistekstCEDelft"/>
      </w:pPr>
    </w:p>
    <w:p w14:paraId="730BB693" w14:textId="77777777" w:rsidR="00B733CD" w:rsidRDefault="00B733CD" w:rsidP="00B733CD">
      <w:pPr>
        <w:pStyle w:val="BasistekstCEDelft"/>
      </w:pPr>
      <w:r>
        <w:t>In de LT-varianten wordt waar geen individuele warmtepomp is, een airco-unit gemodelleerd. Waar wel een individuele warmtepomp is, wordt deze ook ingezet om in de koudevraag te voorzien.</w:t>
      </w:r>
    </w:p>
    <w:p w14:paraId="23681FD6" w14:textId="77777777" w:rsidR="00B733CD" w:rsidRPr="00835DC5" w:rsidRDefault="00B733CD" w:rsidP="00B733CD">
      <w:pPr>
        <w:pStyle w:val="BasistekstCEDelft"/>
      </w:pPr>
      <w:r>
        <w:t>In Variant 2 met individuele warmtepompen wordt de koudevraag ook toegevoegd als energievraag. Deze wordt ingevuld door de individuele warmtepomp die koude levert.</w:t>
      </w:r>
    </w:p>
    <w:p w14:paraId="43BCC4B2" w14:textId="77777777" w:rsidR="00B733CD" w:rsidRDefault="00B733CD" w:rsidP="00835DC5">
      <w:pPr>
        <w:pStyle w:val="BasistekstCEDelft"/>
      </w:pPr>
    </w:p>
    <w:p w14:paraId="227678A2" w14:textId="50993AFA" w:rsidR="00701122" w:rsidRPr="00701122" w:rsidRDefault="00D14337" w:rsidP="003A438F">
      <w:pPr>
        <w:pStyle w:val="Kop2"/>
      </w:pPr>
      <w:bookmarkStart w:id="74" w:name="_Toc510191823"/>
      <w:r>
        <w:t>Variant</w:t>
      </w:r>
      <w:r w:rsidR="003A438F">
        <w:t xml:space="preserve"> 1: Collectieve warmtepomp</w:t>
      </w:r>
      <w:bookmarkEnd w:id="74"/>
    </w:p>
    <w:p w14:paraId="35FE9746" w14:textId="66C4BCE1" w:rsidR="003A438F" w:rsidRDefault="00812A93" w:rsidP="003827C5">
      <w:pPr>
        <w:pStyle w:val="BasistekstCEDelft"/>
      </w:pPr>
      <w:r>
        <w:t>In deze variant wordt h</w:t>
      </w:r>
      <w:r w:rsidR="003827C5">
        <w:t xml:space="preserve">et warmtenet gemodelleerd als een </w:t>
      </w:r>
      <w:proofErr w:type="spellStart"/>
      <w:r w:rsidR="008962FE">
        <w:t>stand-alone</w:t>
      </w:r>
      <w:proofErr w:type="spellEnd"/>
      <w:r w:rsidR="008962FE">
        <w:t xml:space="preserve"> concept</w:t>
      </w:r>
      <w:r w:rsidR="003827C5">
        <w:t xml:space="preserve"> op </w:t>
      </w:r>
      <w:r w:rsidR="00060FB9">
        <w:t>het niveau van een cluster van woningen en utiliteit</w:t>
      </w:r>
      <w:r w:rsidR="008962FE">
        <w:t xml:space="preserve">. </w:t>
      </w:r>
      <w:r>
        <w:t xml:space="preserve">Het </w:t>
      </w:r>
      <w:r w:rsidR="00C77DDE">
        <w:t>aanvoer</w:t>
      </w:r>
      <w:r>
        <w:t>net is een LT-net; op het warmte-</w:t>
      </w:r>
      <w:proofErr w:type="spellStart"/>
      <w:r>
        <w:t>overdrachtstation</w:t>
      </w:r>
      <w:proofErr w:type="spellEnd"/>
      <w:r w:rsidR="008962FE">
        <w:t xml:space="preserve"> </w:t>
      </w:r>
      <w:r>
        <w:t xml:space="preserve">wordt </w:t>
      </w:r>
      <w:r w:rsidR="008962FE">
        <w:t>een collectieve warmtepomp ingezet om de warmte op te waarderen</w:t>
      </w:r>
      <w:r w:rsidR="003A438F">
        <w:t xml:space="preserve"> naar een middentemperatuur van 70°C</w:t>
      </w:r>
      <w:r w:rsidR="00AE6222">
        <w:t xml:space="preserve"> (retourtemperatuur 40°C)</w:t>
      </w:r>
      <w:r w:rsidR="003A438F">
        <w:t>.</w:t>
      </w:r>
      <w:r w:rsidR="008962FE">
        <w:t xml:space="preserve"> </w:t>
      </w:r>
      <w:r>
        <w:t>Zonder warmtebuffer is het systeem vergelijkbaar met een HT-warmtenet.</w:t>
      </w:r>
    </w:p>
    <w:p w14:paraId="02FE29A8" w14:textId="77777777" w:rsidR="003A438F" w:rsidRDefault="003A438F" w:rsidP="003827C5">
      <w:pPr>
        <w:pStyle w:val="BasistekstCEDelft"/>
      </w:pPr>
    </w:p>
    <w:p w14:paraId="46D52DAC" w14:textId="0C4C1B1A" w:rsidR="003A438F" w:rsidRDefault="00C1074F" w:rsidP="003827C5">
      <w:pPr>
        <w:pStyle w:val="BasistekstCEDelft"/>
      </w:pPr>
      <w:r>
        <w:t>Deze variant is inzetbaar in b</w:t>
      </w:r>
      <w:r w:rsidRPr="00C1074F">
        <w:t>estaande bouw bestaande uit woningbouw</w:t>
      </w:r>
      <w:r w:rsidR="00FB4246">
        <w:t xml:space="preserve"> (zowel</w:t>
      </w:r>
      <w:r w:rsidRPr="00C1074F">
        <w:t xml:space="preserve">  grondgebonden woningen en appartementen</w:t>
      </w:r>
      <w:r w:rsidR="00FB4246">
        <w:t>), utiliteit en glastuinbouw</w:t>
      </w:r>
      <w:r w:rsidRPr="00C1074F">
        <w:t>.</w:t>
      </w:r>
      <w:r>
        <w:t xml:space="preserve"> </w:t>
      </w:r>
      <w:r w:rsidR="003A438F">
        <w:t xml:space="preserve">Door het </w:t>
      </w:r>
      <w:r w:rsidR="00812A93">
        <w:t>MT-</w:t>
      </w:r>
      <w:r w:rsidR="003A438F">
        <w:t xml:space="preserve">temperatuurniveau is het distributienet gelijk aan dat van een HT-warmtenet. De woningen hoeven niet </w:t>
      </w:r>
      <w:r w:rsidR="00723A34">
        <w:t>verder</w:t>
      </w:r>
      <w:r w:rsidR="003A438F">
        <w:t xml:space="preserve"> geïsoleerd te worden </w:t>
      </w:r>
      <w:r w:rsidR="00723A34">
        <w:t xml:space="preserve">dan label </w:t>
      </w:r>
      <w:r w:rsidR="007B6E0F">
        <w:t>E</w:t>
      </w:r>
      <w:r w:rsidR="00723A34">
        <w:t xml:space="preserve"> </w:t>
      </w:r>
      <w:r w:rsidR="003A438F">
        <w:t>en er hoeft geen LT-afgiftesysteem of individuele warmtepomp aanwezig te zijn.</w:t>
      </w:r>
    </w:p>
    <w:p w14:paraId="41811319" w14:textId="77777777" w:rsidR="001E0200" w:rsidRDefault="001E0200" w:rsidP="003827C5">
      <w:pPr>
        <w:pStyle w:val="BasistekstCEDelft"/>
      </w:pPr>
    </w:p>
    <w:p w14:paraId="4A35D3DE" w14:textId="16616B93" w:rsidR="00A4368C" w:rsidRDefault="00A4368C" w:rsidP="00A4368C">
      <w:pPr>
        <w:pStyle w:val="Opsommingstreepje2eniveauCEDelft"/>
        <w:numPr>
          <w:ilvl w:val="0"/>
          <w:numId w:val="0"/>
        </w:numPr>
      </w:pPr>
      <w:r>
        <w:t>De componenten van het warmtenet worden afgeleid uit die van het HT-warmtenet:</w:t>
      </w:r>
    </w:p>
    <w:p w14:paraId="0E0DD1B4" w14:textId="77777777" w:rsidR="00A4368C" w:rsidRDefault="00A4368C" w:rsidP="00A4368C">
      <w:pPr>
        <w:pStyle w:val="Opsommingstreepje1eniveauCEDelft"/>
        <w:numPr>
          <w:ilvl w:val="0"/>
          <w:numId w:val="0"/>
        </w:numPr>
        <w:ind w:left="284" w:hanging="284"/>
      </w:pPr>
    </w:p>
    <w:p w14:paraId="47B1598B" w14:textId="58226542" w:rsidR="00F06B02" w:rsidRDefault="00F06B02" w:rsidP="00F06B02">
      <w:pPr>
        <w:pStyle w:val="Bijschrift"/>
        <w:keepNext/>
      </w:pPr>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7D4CCD">
        <w:rPr>
          <w:noProof/>
        </w:rPr>
        <w:t>7</w:t>
      </w:r>
      <w:r w:rsidR="00760FDC">
        <w:rPr>
          <w:noProof/>
        </w:rPr>
        <w:fldChar w:fldCharType="end"/>
      </w:r>
      <w:r>
        <w:t xml:space="preserve"> - Kostencomponenten</w:t>
      </w:r>
      <w:r w:rsidRPr="00F06B02">
        <w:t xml:space="preserve"> </w:t>
      </w:r>
      <w:r>
        <w:t>LT-</w:t>
      </w:r>
      <w:r w:rsidRPr="00F06B02">
        <w:t xml:space="preserve">warmtenet </w:t>
      </w:r>
      <w:r w:rsidR="00150F9C">
        <w:t xml:space="preserve">(Variant 1) </w:t>
      </w:r>
      <w:r w:rsidRPr="00F06B02">
        <w:t>bij woningbouw</w:t>
      </w:r>
      <w:r w:rsidR="00150F9C">
        <w:t xml:space="preserve"> </w:t>
      </w:r>
    </w:p>
    <w:tbl>
      <w:tblPr>
        <w:tblStyle w:val="TabelstijlCEDelft"/>
        <w:tblW w:w="9597" w:type="dxa"/>
        <w:tblLook w:val="04A0" w:firstRow="1" w:lastRow="0" w:firstColumn="1" w:lastColumn="0" w:noHBand="0" w:noVBand="1"/>
      </w:tblPr>
      <w:tblGrid>
        <w:gridCol w:w="1337"/>
        <w:gridCol w:w="936"/>
        <w:gridCol w:w="1836"/>
        <w:gridCol w:w="3429"/>
        <w:gridCol w:w="2059"/>
      </w:tblGrid>
      <w:tr w:rsidR="00687F31" w:rsidRPr="00233B6A" w14:paraId="0290F5E6" w14:textId="77777777" w:rsidTr="009B7737">
        <w:trPr>
          <w:cnfStyle w:val="100000000000" w:firstRow="1" w:lastRow="0" w:firstColumn="0" w:lastColumn="0" w:oddVBand="0" w:evenVBand="0" w:oddHBand="0" w:evenHBand="0" w:firstRowFirstColumn="0" w:firstRowLastColumn="0" w:lastRowFirstColumn="0" w:lastRowLastColumn="0"/>
          <w:trHeight w:val="20"/>
        </w:trPr>
        <w:tc>
          <w:tcPr>
            <w:tcW w:w="1337" w:type="dxa"/>
          </w:tcPr>
          <w:p w14:paraId="6ECEBEA6" w14:textId="04868833" w:rsidR="00687F31" w:rsidRPr="00233B6A" w:rsidRDefault="00687F31" w:rsidP="00233B6A">
            <w:pPr>
              <w:pStyle w:val="TabelTekst0"/>
            </w:pPr>
            <w:r>
              <w:t>Categorie</w:t>
            </w:r>
          </w:p>
        </w:tc>
        <w:tc>
          <w:tcPr>
            <w:tcW w:w="936" w:type="dxa"/>
          </w:tcPr>
          <w:p w14:paraId="6342AAD4" w14:textId="0D265630" w:rsidR="00687F31" w:rsidRPr="00233B6A" w:rsidRDefault="00687F31" w:rsidP="00233B6A">
            <w:pPr>
              <w:pStyle w:val="TabelTekst0"/>
            </w:pPr>
            <w:r>
              <w:t xml:space="preserve">Formule </w:t>
            </w:r>
            <w:proofErr w:type="spellStart"/>
            <w:r>
              <w:t>nr</w:t>
            </w:r>
            <w:proofErr w:type="spellEnd"/>
          </w:p>
        </w:tc>
        <w:tc>
          <w:tcPr>
            <w:tcW w:w="1836" w:type="dxa"/>
          </w:tcPr>
          <w:p w14:paraId="4777CDB6" w14:textId="7CE11DD7" w:rsidR="00687F31" w:rsidRPr="00233B6A" w:rsidRDefault="00687F31" w:rsidP="00233B6A">
            <w:pPr>
              <w:pStyle w:val="TabelTekst0"/>
            </w:pPr>
            <w:r w:rsidRPr="00233B6A">
              <w:t>Component</w:t>
            </w:r>
          </w:p>
        </w:tc>
        <w:tc>
          <w:tcPr>
            <w:tcW w:w="3429" w:type="dxa"/>
          </w:tcPr>
          <w:p w14:paraId="6634CF5F" w14:textId="0D39531A" w:rsidR="00687F31" w:rsidRPr="00233B6A" w:rsidRDefault="00687F31" w:rsidP="00F26E13">
            <w:pPr>
              <w:pStyle w:val="TabelTekst0"/>
              <w:jc w:val="both"/>
            </w:pPr>
            <w:r>
              <w:t>Formule / parameter</w:t>
            </w:r>
          </w:p>
        </w:tc>
        <w:tc>
          <w:tcPr>
            <w:tcW w:w="2059" w:type="dxa"/>
          </w:tcPr>
          <w:p w14:paraId="1A59D018" w14:textId="1D44BCAF" w:rsidR="00687F31" w:rsidRPr="00233B6A" w:rsidRDefault="00687F31" w:rsidP="00233B6A">
            <w:pPr>
              <w:pStyle w:val="TabelTekst0"/>
            </w:pPr>
            <w:r>
              <w:t>Uitleg en/of referentie Vesta 3.0 HT of WKO</w:t>
            </w:r>
          </w:p>
        </w:tc>
      </w:tr>
      <w:tr w:rsidR="00687F31" w:rsidRPr="00233B6A" w14:paraId="3DE7AC19" w14:textId="77777777" w:rsidTr="009B7737">
        <w:trPr>
          <w:trHeight w:val="20"/>
        </w:trPr>
        <w:tc>
          <w:tcPr>
            <w:tcW w:w="1337" w:type="dxa"/>
            <w:vMerge w:val="restart"/>
          </w:tcPr>
          <w:p w14:paraId="557D51F2" w14:textId="3025A596" w:rsidR="00687F31" w:rsidRDefault="00687F31" w:rsidP="00233B6A">
            <w:pPr>
              <w:pStyle w:val="TabelTekst0"/>
            </w:pPr>
            <w:r>
              <w:t>Woningen</w:t>
            </w:r>
          </w:p>
        </w:tc>
        <w:tc>
          <w:tcPr>
            <w:tcW w:w="936" w:type="dxa"/>
          </w:tcPr>
          <w:p w14:paraId="3277A59D" w14:textId="77777777" w:rsidR="00687F31" w:rsidRDefault="00687F31" w:rsidP="00233B6A">
            <w:pPr>
              <w:pStyle w:val="TabelTekst0"/>
            </w:pPr>
          </w:p>
        </w:tc>
        <w:tc>
          <w:tcPr>
            <w:tcW w:w="1836" w:type="dxa"/>
          </w:tcPr>
          <w:p w14:paraId="7CA8A475" w14:textId="756B5A64" w:rsidR="00687F31" w:rsidRPr="00233B6A" w:rsidRDefault="00687F31" w:rsidP="00233B6A">
            <w:pPr>
              <w:pStyle w:val="TabelTekst0"/>
            </w:pPr>
            <w:r>
              <w:t>Aansluitbijdrage</w:t>
            </w:r>
          </w:p>
        </w:tc>
        <w:tc>
          <w:tcPr>
            <w:tcW w:w="3429" w:type="dxa"/>
          </w:tcPr>
          <w:p w14:paraId="7B57653B" w14:textId="33BE86F4" w:rsidR="00687F31" w:rsidRDefault="00687F31" w:rsidP="00F26E13">
            <w:pPr>
              <w:pStyle w:val="TabelTekst0"/>
              <w:jc w:val="both"/>
            </w:pPr>
            <w:r>
              <w:t>Niet-collectief verwarmde woningen:</w:t>
            </w:r>
          </w:p>
          <w:p w14:paraId="58AFE03C" w14:textId="3ED7E420" w:rsidR="00687F31" w:rsidRPr="00233B6A" w:rsidRDefault="00687F31" w:rsidP="00F26E13">
            <w:pPr>
              <w:pStyle w:val="TabelTekst0"/>
              <w:jc w:val="both"/>
            </w:pPr>
            <w:r w:rsidRPr="00233B6A">
              <w:t>Meergezinswoning: 2.700 €/woning</w:t>
            </w:r>
          </w:p>
          <w:p w14:paraId="6E3A48DE" w14:textId="77777777" w:rsidR="00687F31" w:rsidRPr="00233B6A" w:rsidRDefault="00687F31" w:rsidP="00F26E13">
            <w:pPr>
              <w:pStyle w:val="TabelTekst0"/>
              <w:jc w:val="both"/>
            </w:pPr>
            <w:proofErr w:type="spellStart"/>
            <w:r w:rsidRPr="00233B6A">
              <w:lastRenderedPageBreak/>
              <w:t>Eengszinswoning</w:t>
            </w:r>
            <w:proofErr w:type="spellEnd"/>
            <w:r w:rsidRPr="00233B6A">
              <w:t>: 5.000 €/woning</w:t>
            </w:r>
          </w:p>
          <w:p w14:paraId="2B1630AF" w14:textId="1F83D8AC" w:rsidR="00687F31" w:rsidRPr="00233B6A" w:rsidRDefault="00687F31" w:rsidP="00F26E13">
            <w:pPr>
              <w:pStyle w:val="TabelTekst0"/>
              <w:jc w:val="both"/>
            </w:pPr>
            <w:r w:rsidRPr="00233B6A">
              <w:t>En andere kosten (tabel 9 en 10</w:t>
            </w:r>
            <w:r>
              <w:t xml:space="preserve"> uit FO Vesta 3.0</w:t>
            </w:r>
            <w:r w:rsidR="00CF1432">
              <w:t>; zie onder tabel</w:t>
            </w:r>
            <w:r w:rsidRPr="00233B6A">
              <w:t>)</w:t>
            </w:r>
          </w:p>
        </w:tc>
        <w:tc>
          <w:tcPr>
            <w:tcW w:w="2059" w:type="dxa"/>
          </w:tcPr>
          <w:p w14:paraId="7AB99DCD" w14:textId="2C0A84AF" w:rsidR="00687F31" w:rsidRPr="00E97752" w:rsidRDefault="00687F31" w:rsidP="00233B6A">
            <w:pPr>
              <w:pStyle w:val="TabelTekst0"/>
              <w:rPr>
                <w:highlight w:val="yellow"/>
              </w:rPr>
            </w:pPr>
            <w:r w:rsidRPr="00233B6A">
              <w:lastRenderedPageBreak/>
              <w:t xml:space="preserve"> </w:t>
            </w:r>
            <w:r w:rsidRPr="00E97752">
              <w:t>gelijk HT</w:t>
            </w:r>
          </w:p>
        </w:tc>
      </w:tr>
      <w:tr w:rsidR="00687F31" w:rsidRPr="00233B6A" w14:paraId="0F67B517"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2217BFEF" w14:textId="77777777" w:rsidR="00687F31" w:rsidRPr="00233B6A" w:rsidRDefault="00687F31" w:rsidP="00233B6A">
            <w:pPr>
              <w:pStyle w:val="TabelTekst0"/>
            </w:pPr>
          </w:p>
        </w:tc>
        <w:tc>
          <w:tcPr>
            <w:tcW w:w="936" w:type="dxa"/>
          </w:tcPr>
          <w:p w14:paraId="3B7E66E5" w14:textId="77777777" w:rsidR="00687F31" w:rsidRPr="00233B6A" w:rsidRDefault="00687F31" w:rsidP="00233B6A">
            <w:pPr>
              <w:pStyle w:val="TabelTekst0"/>
            </w:pPr>
          </w:p>
        </w:tc>
        <w:tc>
          <w:tcPr>
            <w:tcW w:w="1836" w:type="dxa"/>
          </w:tcPr>
          <w:p w14:paraId="2DB17A16" w14:textId="4A3FCB0A" w:rsidR="00687F31" w:rsidRPr="00233B6A" w:rsidRDefault="00687F31" w:rsidP="00233B6A">
            <w:pPr>
              <w:pStyle w:val="TabelTekst0"/>
            </w:pPr>
            <w:r w:rsidRPr="00233B6A">
              <w:t>Capaciteitsvraag warmte/woning (</w:t>
            </w:r>
            <w:proofErr w:type="spellStart"/>
            <w:r w:rsidRPr="00233B6A">
              <w:t>excl</w:t>
            </w:r>
            <w:proofErr w:type="spellEnd"/>
            <w:r w:rsidRPr="00233B6A">
              <w:t xml:space="preserve"> gelijktijdigheid)</w:t>
            </w:r>
            <w:r w:rsidR="00297A19">
              <w:t xml:space="preserve"> en warmtevraag</w:t>
            </w:r>
          </w:p>
        </w:tc>
        <w:tc>
          <w:tcPr>
            <w:tcW w:w="3429" w:type="dxa"/>
          </w:tcPr>
          <w:p w14:paraId="59F1ADAB" w14:textId="4E5F7C82" w:rsidR="00687F31" w:rsidRPr="00233B6A" w:rsidRDefault="0052238C" w:rsidP="00F26E13">
            <w:pPr>
              <w:pStyle w:val="TabelTekst0"/>
              <w:jc w:val="both"/>
            </w:pPr>
            <w:r>
              <w:t>ASW</w:t>
            </w:r>
            <w:r w:rsidR="00297A19">
              <w:t>; r</w:t>
            </w:r>
            <w:r w:rsidR="00687F31">
              <w:t xml:space="preserve">ange </w:t>
            </w:r>
            <w:r w:rsidR="00687F31" w:rsidRPr="00233B6A">
              <w:t>5</w:t>
            </w:r>
            <w:r w:rsidR="00687F31">
              <w:t>-</w:t>
            </w:r>
            <w:r w:rsidR="00B90715">
              <w:t>11</w:t>
            </w:r>
            <w:r w:rsidR="00687F31">
              <w:t xml:space="preserve"> kW (ordegrootte)</w:t>
            </w:r>
          </w:p>
          <w:p w14:paraId="2EB8D8A0" w14:textId="77777777" w:rsidR="00687F31" w:rsidRDefault="00297A19" w:rsidP="00F26E13">
            <w:pPr>
              <w:pStyle w:val="TabelTekst0"/>
              <w:jc w:val="both"/>
            </w:pPr>
            <w:r>
              <w:t>Warmtevraag 16-59 GJ</w:t>
            </w:r>
          </w:p>
          <w:p w14:paraId="3D7FA241" w14:textId="27E3D151" w:rsidR="00297A19" w:rsidRPr="00233B6A" w:rsidRDefault="00297A19" w:rsidP="00F26E13">
            <w:pPr>
              <w:pStyle w:val="TabelTekst0"/>
              <w:jc w:val="both"/>
            </w:pPr>
            <w:r>
              <w:t>Minimaal energielabel: E</w:t>
            </w:r>
          </w:p>
        </w:tc>
        <w:tc>
          <w:tcPr>
            <w:tcW w:w="2059" w:type="dxa"/>
          </w:tcPr>
          <w:p w14:paraId="732C8E9B" w14:textId="1AB8ECB5" w:rsidR="00687F31" w:rsidRPr="00233B6A" w:rsidRDefault="00687F31" w:rsidP="00233B6A">
            <w:pPr>
              <w:pStyle w:val="TabelTekst0"/>
            </w:pPr>
            <w:r>
              <w:t>Energiekentallenbestand Vesta</w:t>
            </w:r>
          </w:p>
        </w:tc>
      </w:tr>
      <w:tr w:rsidR="00687F31" w:rsidRPr="00233B6A" w14:paraId="50C0A57C" w14:textId="77777777" w:rsidTr="009B7737">
        <w:trPr>
          <w:trHeight w:val="20"/>
        </w:trPr>
        <w:tc>
          <w:tcPr>
            <w:tcW w:w="1337" w:type="dxa"/>
            <w:vMerge/>
          </w:tcPr>
          <w:p w14:paraId="40F68B96" w14:textId="77777777" w:rsidR="00687F31" w:rsidRPr="00233B6A" w:rsidRDefault="00687F31" w:rsidP="00233B6A">
            <w:pPr>
              <w:pStyle w:val="TabelTekst0"/>
            </w:pPr>
          </w:p>
        </w:tc>
        <w:tc>
          <w:tcPr>
            <w:tcW w:w="936" w:type="dxa"/>
          </w:tcPr>
          <w:p w14:paraId="7F4F2D40" w14:textId="77777777" w:rsidR="00687F31" w:rsidRDefault="00687F31" w:rsidP="00233B6A">
            <w:pPr>
              <w:pStyle w:val="TabelTekst0"/>
            </w:pPr>
          </w:p>
        </w:tc>
        <w:tc>
          <w:tcPr>
            <w:tcW w:w="1836" w:type="dxa"/>
          </w:tcPr>
          <w:p w14:paraId="4D55DD5F" w14:textId="17A064FE" w:rsidR="00687F31" w:rsidRPr="00233B6A" w:rsidRDefault="00687F31" w:rsidP="00233B6A">
            <w:pPr>
              <w:pStyle w:val="TabelTekst0"/>
            </w:pPr>
            <w:r>
              <w:t>Minimale omvang cluster</w:t>
            </w:r>
          </w:p>
        </w:tc>
        <w:tc>
          <w:tcPr>
            <w:tcW w:w="3429" w:type="dxa"/>
          </w:tcPr>
          <w:p w14:paraId="388AA4F4" w14:textId="77777777" w:rsidR="005A7B03" w:rsidRDefault="00E244E8" w:rsidP="00F26E13">
            <w:pPr>
              <w:pStyle w:val="TabelTekst0"/>
              <w:jc w:val="both"/>
            </w:pPr>
            <w:r>
              <w:t xml:space="preserve">2.000 GJ </w:t>
            </w:r>
          </w:p>
          <w:p w14:paraId="721A6438" w14:textId="04CFF22F" w:rsidR="00E244E8" w:rsidRPr="00233B6A" w:rsidRDefault="00E244E8" w:rsidP="00F26E13">
            <w:pPr>
              <w:pStyle w:val="TabelTekst0"/>
              <w:jc w:val="both"/>
            </w:pPr>
            <w:r>
              <w:t>(komt overeen met ongeveer 100 woningen)</w:t>
            </w:r>
          </w:p>
        </w:tc>
        <w:tc>
          <w:tcPr>
            <w:tcW w:w="2059" w:type="dxa"/>
          </w:tcPr>
          <w:p w14:paraId="4AF5BF81" w14:textId="02A3B922" w:rsidR="00687F31" w:rsidRPr="00233B6A" w:rsidRDefault="00687F31" w:rsidP="00233B6A">
            <w:pPr>
              <w:pStyle w:val="TabelTekst0"/>
            </w:pPr>
            <w:r>
              <w:t xml:space="preserve">Op basis van Afwegingskader Energievoorziening </w:t>
            </w:r>
            <w:r w:rsidR="00C9203B">
              <w:t>Locaties</w:t>
            </w:r>
            <w:r>
              <w:t xml:space="preserve"> (RVO)</w:t>
            </w:r>
          </w:p>
        </w:tc>
      </w:tr>
      <w:tr w:rsidR="00687F31" w:rsidRPr="00233B6A" w14:paraId="2FBDB6D5"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391D2F7B" w14:textId="77777777" w:rsidR="00687F31" w:rsidRPr="00233B6A" w:rsidRDefault="00687F31" w:rsidP="00233B6A">
            <w:pPr>
              <w:pStyle w:val="TabelTekst0"/>
            </w:pPr>
          </w:p>
        </w:tc>
        <w:tc>
          <w:tcPr>
            <w:tcW w:w="936" w:type="dxa"/>
          </w:tcPr>
          <w:p w14:paraId="170CCF3E" w14:textId="77777777" w:rsidR="00687F31" w:rsidRPr="00233B6A" w:rsidRDefault="00687F31" w:rsidP="00233B6A">
            <w:pPr>
              <w:pStyle w:val="TabelTekst0"/>
            </w:pPr>
          </w:p>
        </w:tc>
        <w:tc>
          <w:tcPr>
            <w:tcW w:w="1836" w:type="dxa"/>
          </w:tcPr>
          <w:p w14:paraId="730178A1" w14:textId="63177C6A" w:rsidR="00687F31" w:rsidRPr="00233B6A" w:rsidRDefault="00687F31" w:rsidP="00233B6A">
            <w:pPr>
              <w:pStyle w:val="TabelTekst0"/>
            </w:pPr>
            <w:r w:rsidRPr="00233B6A">
              <w:t>Piekverlies distributienet</w:t>
            </w:r>
            <w:r>
              <w:t xml:space="preserve"> (op capaciteit)</w:t>
            </w:r>
          </w:p>
        </w:tc>
        <w:tc>
          <w:tcPr>
            <w:tcW w:w="3429" w:type="dxa"/>
          </w:tcPr>
          <w:p w14:paraId="1A7DB998" w14:textId="73182A4E" w:rsidR="00687F31" w:rsidRPr="00233B6A" w:rsidRDefault="00A8314D" w:rsidP="00F26E13">
            <w:pPr>
              <w:pStyle w:val="TabelTekst0"/>
              <w:jc w:val="both"/>
            </w:pPr>
            <w:r>
              <w:rPr>
                <w:rFonts w:cs="Calibri"/>
              </w:rPr>
              <w:t>β</w:t>
            </w:r>
            <w:r w:rsidR="005717F6">
              <w:rPr>
                <w:rFonts w:cs="Calibri"/>
                <w:vertAlign w:val="subscript"/>
              </w:rPr>
              <w:t>distributie</w:t>
            </w:r>
            <w:r w:rsidR="0052238C">
              <w:t xml:space="preserve"> = </w:t>
            </w:r>
            <w:r w:rsidR="00896C9C">
              <w:t>5</w:t>
            </w:r>
            <w:r w:rsidR="00687F31">
              <w:t>%</w:t>
            </w:r>
          </w:p>
        </w:tc>
        <w:tc>
          <w:tcPr>
            <w:tcW w:w="2059" w:type="dxa"/>
          </w:tcPr>
          <w:p w14:paraId="2EA94B62" w14:textId="3BA1554C" w:rsidR="00687F31" w:rsidRPr="00233B6A" w:rsidRDefault="00896C9C" w:rsidP="00896C9C">
            <w:pPr>
              <w:pStyle w:val="TabelTekst0"/>
            </w:pPr>
            <w:r>
              <w:t xml:space="preserve">Gelijk aan </w:t>
            </w:r>
            <w:r w:rsidR="00687F31">
              <w:t>HT-net</w:t>
            </w:r>
          </w:p>
        </w:tc>
      </w:tr>
      <w:tr w:rsidR="00687F31" w:rsidRPr="00233B6A" w14:paraId="42A985A4" w14:textId="77777777" w:rsidTr="009B7737">
        <w:trPr>
          <w:trHeight w:val="20"/>
        </w:trPr>
        <w:tc>
          <w:tcPr>
            <w:tcW w:w="1337" w:type="dxa"/>
            <w:vMerge/>
          </w:tcPr>
          <w:p w14:paraId="5744D868" w14:textId="77777777" w:rsidR="00687F31" w:rsidRPr="00233B6A" w:rsidRDefault="00687F31" w:rsidP="00233B6A">
            <w:pPr>
              <w:pStyle w:val="TabelTekst0"/>
            </w:pPr>
          </w:p>
        </w:tc>
        <w:tc>
          <w:tcPr>
            <w:tcW w:w="936" w:type="dxa"/>
          </w:tcPr>
          <w:p w14:paraId="07CD144F" w14:textId="77777777" w:rsidR="00687F31" w:rsidRDefault="00687F31" w:rsidP="00233B6A">
            <w:pPr>
              <w:pStyle w:val="TabelTekst0"/>
            </w:pPr>
          </w:p>
        </w:tc>
        <w:tc>
          <w:tcPr>
            <w:tcW w:w="1836" w:type="dxa"/>
          </w:tcPr>
          <w:p w14:paraId="072EF26A" w14:textId="42BA7FFE" w:rsidR="00687F31" w:rsidRPr="00233B6A" w:rsidRDefault="00687F31" w:rsidP="00233B6A">
            <w:pPr>
              <w:pStyle w:val="TabelTekst0"/>
            </w:pPr>
            <w:r>
              <w:t>Warmteverlies in het net (op volume)</w:t>
            </w:r>
          </w:p>
        </w:tc>
        <w:tc>
          <w:tcPr>
            <w:tcW w:w="3429" w:type="dxa"/>
          </w:tcPr>
          <w:p w14:paraId="7F9CBB4A" w14:textId="1B306C7C" w:rsidR="00E627B0" w:rsidRPr="00E627B0" w:rsidRDefault="0052238C" w:rsidP="00E627B0">
            <w:pPr>
              <w:pStyle w:val="TabelTekst0"/>
              <w:jc w:val="both"/>
            </w:pPr>
            <w:r>
              <w:t>N</w:t>
            </w:r>
            <w:r w:rsidRPr="0052238C">
              <w:rPr>
                <w:vertAlign w:val="subscript"/>
              </w:rPr>
              <w:t>3</w:t>
            </w:r>
            <w:r>
              <w:t xml:space="preserve"> = </w:t>
            </w:r>
            <w:ins w:id="75" w:author="Katja Kruit [2]" w:date="2018-08-22T12:05:00Z">
              <w:r w:rsidR="008A36FA">
                <w:t>15</w:t>
              </w:r>
            </w:ins>
            <w:del w:id="76" w:author="Katja Kruit [2]" w:date="2018-08-22T12:05:00Z">
              <w:r w:rsidR="00896C9C" w:rsidDel="008A36FA">
                <w:delText>20</w:delText>
              </w:r>
            </w:del>
            <w:r w:rsidR="00687F31">
              <w:t>%</w:t>
            </w:r>
          </w:p>
          <w:p w14:paraId="782C6FBA" w14:textId="15EB515B" w:rsidR="00687F31" w:rsidRPr="00E627B0" w:rsidRDefault="00687F31" w:rsidP="00E627B0">
            <w:pPr>
              <w:jc w:val="center"/>
              <w:rPr>
                <w:lang w:eastAsia="en-US"/>
              </w:rPr>
            </w:pPr>
          </w:p>
        </w:tc>
        <w:tc>
          <w:tcPr>
            <w:tcW w:w="2059" w:type="dxa"/>
          </w:tcPr>
          <w:p w14:paraId="560616E7" w14:textId="49FC8090" w:rsidR="00687F31" w:rsidRPr="00233B6A" w:rsidRDefault="00896C9C" w:rsidP="00233B6A">
            <w:pPr>
              <w:pStyle w:val="TabelTekst0"/>
            </w:pPr>
            <w:del w:id="77" w:author="Katja Kruit [2]" w:date="2018-08-22T12:06:00Z">
              <w:r w:rsidDel="008A36FA">
                <w:delText>Gelijk aan HT-net</w:delText>
              </w:r>
            </w:del>
            <w:ins w:id="78" w:author="Katja Kruit [2]" w:date="2018-08-22T12:06:00Z">
              <w:r w:rsidR="008A36FA">
                <w:t>Aanname; lager dan de 20% op HT-net</w:t>
              </w:r>
            </w:ins>
          </w:p>
        </w:tc>
      </w:tr>
      <w:tr w:rsidR="00687F31" w:rsidRPr="00233B6A" w14:paraId="70A8F1B0"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1BCBEDE2" w14:textId="77777777" w:rsidR="00687F31" w:rsidRDefault="00687F31" w:rsidP="00233B6A">
            <w:pPr>
              <w:pStyle w:val="TabelTekst0"/>
            </w:pPr>
          </w:p>
        </w:tc>
        <w:tc>
          <w:tcPr>
            <w:tcW w:w="936" w:type="dxa"/>
          </w:tcPr>
          <w:p w14:paraId="657371CC" w14:textId="77777777" w:rsidR="00687F31" w:rsidRDefault="00687F31" w:rsidP="00233B6A">
            <w:pPr>
              <w:pStyle w:val="TabelTekst0"/>
            </w:pPr>
          </w:p>
        </w:tc>
        <w:tc>
          <w:tcPr>
            <w:tcW w:w="1836" w:type="dxa"/>
          </w:tcPr>
          <w:p w14:paraId="14FD3111" w14:textId="16F238A3" w:rsidR="00687F31" w:rsidRPr="00233B6A" w:rsidRDefault="00687F31" w:rsidP="00233B6A">
            <w:pPr>
              <w:pStyle w:val="TabelTekst0"/>
            </w:pPr>
            <w:r>
              <w:t>Gelijktijdigheid</w:t>
            </w:r>
          </w:p>
        </w:tc>
        <w:tc>
          <w:tcPr>
            <w:tcW w:w="3429" w:type="dxa"/>
          </w:tcPr>
          <w:p w14:paraId="505023BB" w14:textId="3B1D70CF" w:rsidR="00687F31" w:rsidRPr="00233B6A" w:rsidRDefault="00E244E8" w:rsidP="00F26E13">
            <w:pPr>
              <w:pStyle w:val="TabelTekst0"/>
              <w:jc w:val="both"/>
            </w:pPr>
            <w:r>
              <w:t xml:space="preserve">y = </w:t>
            </w:r>
            <w:r w:rsidR="00687F31">
              <w:t>50%</w:t>
            </w:r>
          </w:p>
        </w:tc>
        <w:tc>
          <w:tcPr>
            <w:tcW w:w="2059" w:type="dxa"/>
          </w:tcPr>
          <w:p w14:paraId="2B157151" w14:textId="4644A055" w:rsidR="00687F31" w:rsidRPr="00233B6A" w:rsidRDefault="00687F31" w:rsidP="00233B6A">
            <w:pPr>
              <w:pStyle w:val="TabelTekst0"/>
            </w:pPr>
            <w:r>
              <w:t>Gelijk HT/WKO</w:t>
            </w:r>
          </w:p>
        </w:tc>
      </w:tr>
      <w:tr w:rsidR="00687F31" w:rsidRPr="00233B6A" w14:paraId="50E53186" w14:textId="77777777" w:rsidTr="009B7737">
        <w:trPr>
          <w:trHeight w:val="20"/>
        </w:trPr>
        <w:tc>
          <w:tcPr>
            <w:tcW w:w="1337" w:type="dxa"/>
            <w:vMerge/>
          </w:tcPr>
          <w:p w14:paraId="5D71CA9E" w14:textId="77777777" w:rsidR="00687F31" w:rsidRDefault="00687F31" w:rsidP="00233B6A">
            <w:pPr>
              <w:pStyle w:val="TabelTekst0"/>
            </w:pPr>
          </w:p>
        </w:tc>
        <w:tc>
          <w:tcPr>
            <w:tcW w:w="936" w:type="dxa"/>
          </w:tcPr>
          <w:p w14:paraId="0DFBA842" w14:textId="1F0C222A" w:rsidR="00687F31" w:rsidRPr="00233B6A" w:rsidRDefault="0069177F" w:rsidP="00233B6A">
            <w:pPr>
              <w:pStyle w:val="TabelTekst0"/>
            </w:pPr>
            <w:r>
              <w:t>1.</w:t>
            </w:r>
            <w:r w:rsidR="00B733CD">
              <w:t>1</w:t>
            </w:r>
          </w:p>
        </w:tc>
        <w:tc>
          <w:tcPr>
            <w:tcW w:w="1836" w:type="dxa"/>
          </w:tcPr>
          <w:p w14:paraId="7176F719" w14:textId="573CC431" w:rsidR="00687F31" w:rsidRDefault="00687F31" w:rsidP="00233B6A">
            <w:pPr>
              <w:pStyle w:val="TabelTekst0"/>
            </w:pPr>
            <w:r w:rsidRPr="00233B6A">
              <w:t xml:space="preserve">vergoeding voor overname van overbodig geworden </w:t>
            </w:r>
            <w:proofErr w:type="spellStart"/>
            <w:r w:rsidRPr="00233B6A">
              <w:t>CV-ketels</w:t>
            </w:r>
            <w:proofErr w:type="spellEnd"/>
          </w:p>
        </w:tc>
        <w:tc>
          <w:tcPr>
            <w:tcW w:w="3429" w:type="dxa"/>
          </w:tcPr>
          <w:p w14:paraId="6E2221D4" w14:textId="396575F4" w:rsidR="00687F31" w:rsidRPr="005A7B03" w:rsidRDefault="00E570A9" w:rsidP="00F26E13">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ketelvergoeding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∙0,33∙</m:t>
                </m:r>
                <m:sSub>
                  <m:sSubPr>
                    <m:ctrlPr>
                      <w:rPr>
                        <w:rFonts w:ascii="Cambria Math" w:hAnsi="Cambria Math"/>
                        <w:i/>
                      </w:rPr>
                    </m:ctrlPr>
                  </m:sSubPr>
                  <m:e>
                    <m:r>
                      <w:rPr>
                        <w:rFonts w:ascii="Cambria Math" w:hAnsi="Cambria Math"/>
                      </w:rPr>
                      <m:t>K</m:t>
                    </m:r>
                  </m:e>
                  <m:sub>
                    <m:r>
                      <w:rPr>
                        <w:rFonts w:ascii="Cambria Math" w:hAnsi="Cambria Math"/>
                      </w:rPr>
                      <m:t>ketel</m:t>
                    </m:r>
                  </m:sub>
                </m:sSub>
                <m:r>
                  <w:rPr>
                    <w:rFonts w:ascii="Cambria Math" w:hAnsi="Cambria Math"/>
                  </w:rPr>
                  <m:t xml:space="preserve"> </m:t>
                </m:r>
              </m:oMath>
            </m:oMathPara>
          </w:p>
          <w:p w14:paraId="7BF262E7" w14:textId="77137D3C" w:rsidR="005A7B03" w:rsidRDefault="005A7B03" w:rsidP="00F26E13">
            <w:pPr>
              <w:pStyle w:val="TabelTekst0"/>
              <w:jc w:val="both"/>
            </w:pPr>
          </w:p>
        </w:tc>
        <w:tc>
          <w:tcPr>
            <w:tcW w:w="2059" w:type="dxa"/>
          </w:tcPr>
          <w:p w14:paraId="6F27473F" w14:textId="4567D845" w:rsidR="00687F31" w:rsidRPr="00233B6A" w:rsidRDefault="00687F31" w:rsidP="00233B6A">
            <w:pPr>
              <w:pStyle w:val="TabelTekst0"/>
            </w:pPr>
            <w:r>
              <w:t>Gelijk HT</w:t>
            </w:r>
            <w:r w:rsidR="00483ED7">
              <w:t xml:space="preserve"> (kan ook op 0 gezet worden)</w:t>
            </w:r>
          </w:p>
        </w:tc>
      </w:tr>
      <w:tr w:rsidR="002E4E0D" w:rsidRPr="00233B6A" w14:paraId="12DE81A4"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val="restart"/>
          </w:tcPr>
          <w:p w14:paraId="7403FE50" w14:textId="55B8511C" w:rsidR="002E4E0D" w:rsidRDefault="002E4E0D" w:rsidP="00233B6A">
            <w:pPr>
              <w:pStyle w:val="TabelTekst0"/>
            </w:pPr>
            <w:r>
              <w:t>Onderstation</w:t>
            </w:r>
          </w:p>
        </w:tc>
        <w:tc>
          <w:tcPr>
            <w:tcW w:w="936" w:type="dxa"/>
          </w:tcPr>
          <w:p w14:paraId="4CA56E57" w14:textId="7B465DB5" w:rsidR="002E4E0D" w:rsidRDefault="0069177F" w:rsidP="00233B6A">
            <w:pPr>
              <w:pStyle w:val="TabelTekst0"/>
            </w:pPr>
            <w:r>
              <w:t>1.</w:t>
            </w:r>
            <w:r w:rsidR="002E4E0D">
              <w:t>2</w:t>
            </w:r>
          </w:p>
        </w:tc>
        <w:tc>
          <w:tcPr>
            <w:tcW w:w="1836" w:type="dxa"/>
          </w:tcPr>
          <w:p w14:paraId="0187A124" w14:textId="06858E01" w:rsidR="002E4E0D" w:rsidRDefault="002E4E0D" w:rsidP="00233B6A">
            <w:pPr>
              <w:pStyle w:val="TabelTekst0"/>
            </w:pPr>
            <w:r>
              <w:t>Thermisch vermogen onderstation</w:t>
            </w:r>
          </w:p>
        </w:tc>
        <w:tc>
          <w:tcPr>
            <w:tcW w:w="3429" w:type="dxa"/>
          </w:tcPr>
          <w:p w14:paraId="110FA981" w14:textId="39141A41" w:rsidR="002E4E0D" w:rsidRDefault="00E570A9" w:rsidP="00F26E13">
            <w:pPr>
              <w:pStyle w:val="TabelTekst0"/>
              <w:jc w:val="both"/>
            </w:pPr>
            <m:oMathPara>
              <m:oMath>
                <m:sSub>
                  <m:sSubPr>
                    <m:ctrlPr>
                      <w:rPr>
                        <w:rFonts w:ascii="Cambria Math" w:hAnsi="Cambria Math"/>
                        <w:i/>
                      </w:rPr>
                    </m:ctrlPr>
                  </m:sSubPr>
                  <m:e>
                    <m:r>
                      <w:rPr>
                        <w:rFonts w:ascii="Cambria Math" w:hAnsi="Cambria Math"/>
                      </w:rPr>
                      <m:t>P</m:t>
                    </m:r>
                  </m:e>
                  <m:sub>
                    <m:r>
                      <w:rPr>
                        <w:rFonts w:ascii="Cambria Math" w:hAnsi="Cambria Math"/>
                      </w:rPr>
                      <m:t>const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opt</m:t>
                    </m:r>
                  </m:sub>
                </m:sSub>
                <m:r>
                  <w:rPr>
                    <w:rFonts w:ascii="Cambria Math" w:hAnsi="Cambria Math"/>
                  </w:rPr>
                  <m:t>∙AS</m:t>
                </m:r>
                <m:sSub>
                  <m:sSubPr>
                    <m:ctrlPr>
                      <w:rPr>
                        <w:rFonts w:ascii="Cambria Math" w:hAnsi="Cambria Math"/>
                        <w:i/>
                      </w:rPr>
                    </m:ctrlPr>
                  </m:sSubPr>
                  <m:e>
                    <m:r>
                      <w:rPr>
                        <w:rFonts w:ascii="Cambria Math" w:hAnsi="Cambria Math"/>
                      </w:rPr>
                      <m:t>W</m:t>
                    </m:r>
                  </m:e>
                  <m:sub>
                    <m:r>
                      <w:rPr>
                        <w:rFonts w:ascii="Cambria Math" w:hAnsi="Cambria Math"/>
                      </w:rPr>
                      <m:t>gem</m:t>
                    </m:r>
                  </m:sub>
                </m:sSub>
                <m:r>
                  <w:rPr>
                    <w:rFonts w:ascii="Cambria Math" w:hAnsi="Cambria Math"/>
                  </w:rPr>
                  <m:t>∙y</m:t>
                </m:r>
              </m:oMath>
            </m:oMathPara>
          </w:p>
          <w:p w14:paraId="018542B6" w14:textId="70C103AB" w:rsidR="002E4E0D" w:rsidRDefault="002E4E0D" w:rsidP="00F26E13">
            <w:pPr>
              <w:pStyle w:val="TabelTekst0"/>
              <w:jc w:val="both"/>
            </w:pPr>
            <w:r>
              <w:t>=600 kW</w:t>
            </w:r>
          </w:p>
          <w:p w14:paraId="75217D2B" w14:textId="1F5DB92F" w:rsidR="002E4E0D" w:rsidRDefault="002E4E0D" w:rsidP="00F26E13">
            <w:pPr>
              <w:pStyle w:val="TabelTekst0"/>
              <w:jc w:val="both"/>
            </w:pPr>
            <w:proofErr w:type="spellStart"/>
            <w:r>
              <w:t>a</w:t>
            </w:r>
            <w:r>
              <w:rPr>
                <w:vertAlign w:val="subscript"/>
              </w:rPr>
              <w:t>opt</w:t>
            </w:r>
            <w:proofErr w:type="spellEnd"/>
            <w:r>
              <w:t xml:space="preserve"> = optimaal aantal woningen = 150</w:t>
            </w:r>
          </w:p>
          <w:p w14:paraId="59B5FEEC" w14:textId="77777777" w:rsidR="002E4E0D" w:rsidRDefault="002E4E0D" w:rsidP="00F26E13">
            <w:pPr>
              <w:pStyle w:val="TabelTekst0"/>
              <w:jc w:val="both"/>
            </w:pPr>
            <w:proofErr w:type="spellStart"/>
            <w:r>
              <w:t>ASW</w:t>
            </w:r>
            <w:r>
              <w:rPr>
                <w:vertAlign w:val="subscript"/>
              </w:rPr>
              <w:t>gem</w:t>
            </w:r>
            <w:proofErr w:type="spellEnd"/>
            <w:r>
              <w:t>= gemiddelde aansluitwaarde rijwoning = 8</w:t>
            </w:r>
          </w:p>
          <w:p w14:paraId="4B3D95B4" w14:textId="055C727E" w:rsidR="002E4E0D" w:rsidRPr="00230A44" w:rsidRDefault="002E4E0D" w:rsidP="00F26E13">
            <w:pPr>
              <w:pStyle w:val="TabelTekst0"/>
              <w:jc w:val="both"/>
            </w:pPr>
            <w:r>
              <w:t>y = gelijktijdigheidsfactor woningen (zie boven)</w:t>
            </w:r>
          </w:p>
        </w:tc>
        <w:tc>
          <w:tcPr>
            <w:tcW w:w="2059" w:type="dxa"/>
          </w:tcPr>
          <w:p w14:paraId="5F9283FE" w14:textId="7DCDE55B" w:rsidR="002E4E0D" w:rsidRPr="00B733CD" w:rsidRDefault="002E4E0D" w:rsidP="00B90715">
            <w:pPr>
              <w:pStyle w:val="TabelTekst0"/>
            </w:pPr>
            <w:r>
              <w:t>Gelijk HT</w:t>
            </w:r>
          </w:p>
        </w:tc>
      </w:tr>
      <w:tr w:rsidR="002E4E0D" w:rsidRPr="00233B6A" w14:paraId="2C5AE275" w14:textId="77777777" w:rsidTr="009B7737">
        <w:trPr>
          <w:trHeight w:val="20"/>
        </w:trPr>
        <w:tc>
          <w:tcPr>
            <w:tcW w:w="1337" w:type="dxa"/>
            <w:vMerge/>
          </w:tcPr>
          <w:p w14:paraId="4C79288A" w14:textId="77777777" w:rsidR="002E4E0D" w:rsidRDefault="002E4E0D" w:rsidP="00233B6A">
            <w:pPr>
              <w:pStyle w:val="TabelTekst0"/>
            </w:pPr>
          </w:p>
        </w:tc>
        <w:tc>
          <w:tcPr>
            <w:tcW w:w="936" w:type="dxa"/>
          </w:tcPr>
          <w:p w14:paraId="7E3E7CE0" w14:textId="0EC51F7B" w:rsidR="002E4E0D" w:rsidRDefault="0069177F" w:rsidP="00233B6A">
            <w:pPr>
              <w:pStyle w:val="TabelTekst0"/>
            </w:pPr>
            <w:r>
              <w:t>1.</w:t>
            </w:r>
            <w:r w:rsidR="002E4E0D">
              <w:t>3</w:t>
            </w:r>
          </w:p>
        </w:tc>
        <w:tc>
          <w:tcPr>
            <w:tcW w:w="1836" w:type="dxa"/>
          </w:tcPr>
          <w:p w14:paraId="5F152493" w14:textId="688CD7C5" w:rsidR="002E4E0D" w:rsidRDefault="002E4E0D" w:rsidP="00233B6A">
            <w:pPr>
              <w:pStyle w:val="TabelTekst0"/>
            </w:pPr>
            <w:r>
              <w:t>Kosten per OS</w:t>
            </w:r>
          </w:p>
        </w:tc>
        <w:tc>
          <w:tcPr>
            <w:tcW w:w="3429" w:type="dxa"/>
          </w:tcPr>
          <w:p w14:paraId="6CE9C5E6" w14:textId="62ADFB3D" w:rsidR="002E4E0D" w:rsidRPr="00230A44" w:rsidRDefault="00E570A9" w:rsidP="00F26E13">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OS,niet-coll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const</m:t>
                    </m:r>
                  </m:sub>
                </m:sSub>
                <m:r>
                  <w:rPr>
                    <w:rFonts w:ascii="Cambria Math" w:hAnsi="Cambria Math"/>
                  </w:rPr>
                  <m:t>∙</m:t>
                </m:r>
                <m:sSub>
                  <m:sSubPr>
                    <m:ctrlPr>
                      <w:rPr>
                        <w:rFonts w:ascii="Cambria Math" w:hAnsi="Cambria Math"/>
                        <w:i/>
                      </w:rPr>
                    </m:ctrlPr>
                  </m:sSubPr>
                  <m:e>
                    <m:r>
                      <w:rPr>
                        <w:rFonts w:ascii="Cambria Math" w:hAnsi="Cambria Math"/>
                      </w:rPr>
                      <m:t>K</m:t>
                    </m:r>
                  </m:e>
                  <m:sub>
                    <m:f>
                      <m:fPr>
                        <m:ctrlPr>
                          <w:rPr>
                            <w:rFonts w:ascii="Cambria Math" w:hAnsi="Cambria Math"/>
                            <w:i/>
                          </w:rPr>
                        </m:ctrlPr>
                      </m:fPr>
                      <m:num>
                        <m:r>
                          <w:rPr>
                            <w:rFonts w:ascii="Cambria Math" w:hAnsi="Cambria Math"/>
                          </w:rPr>
                          <m:t>OS</m:t>
                        </m:r>
                      </m:num>
                      <m:den>
                        <m:r>
                          <w:rPr>
                            <w:rFonts w:ascii="Cambria Math" w:hAnsi="Cambria Math"/>
                          </w:rPr>
                          <m:t>kW</m:t>
                        </m:r>
                      </m:den>
                    </m:f>
                  </m:sub>
                </m:sSub>
                <m:r>
                  <w:rPr>
                    <w:rFonts w:ascii="Cambria Math" w:hAnsi="Cambria Math"/>
                  </w:rPr>
                  <m:t>=€ 60,000</m:t>
                </m:r>
              </m:oMath>
            </m:oMathPara>
          </w:p>
          <w:p w14:paraId="5D4708DF" w14:textId="0E121BDB" w:rsidR="002E4E0D" w:rsidRDefault="002E4E0D" w:rsidP="00F26E13">
            <w:pPr>
              <w:pStyle w:val="TabelTekst0"/>
              <w:jc w:val="both"/>
            </w:pPr>
            <w:r>
              <w:t xml:space="preserve">Met </w:t>
            </w:r>
            <w:proofErr w:type="spellStart"/>
            <w:r>
              <w:t>P</w:t>
            </w:r>
            <w:r>
              <w:rPr>
                <w:vertAlign w:val="subscript"/>
              </w:rPr>
              <w:t>const</w:t>
            </w:r>
            <w:proofErr w:type="spellEnd"/>
            <w:r>
              <w:t xml:space="preserve"> = 600 kW</w:t>
            </w:r>
          </w:p>
          <w:p w14:paraId="49291190" w14:textId="1617D877" w:rsidR="002E4E0D" w:rsidRPr="00017EE0" w:rsidRDefault="002E4E0D" w:rsidP="00F26E13">
            <w:pPr>
              <w:pStyle w:val="TabelTekst0"/>
              <w:jc w:val="both"/>
            </w:pPr>
            <w:r>
              <w:t>K</w:t>
            </w:r>
            <w:r>
              <w:rPr>
                <w:vertAlign w:val="subscript"/>
              </w:rPr>
              <w:t>OS/kW</w:t>
            </w:r>
            <w:r>
              <w:t xml:space="preserve"> = Kosten OS per kW = € 100</w:t>
            </w:r>
          </w:p>
        </w:tc>
        <w:tc>
          <w:tcPr>
            <w:tcW w:w="2059" w:type="dxa"/>
          </w:tcPr>
          <w:p w14:paraId="07463B3A" w14:textId="1F6322A5" w:rsidR="002E4E0D" w:rsidRPr="00233B6A" w:rsidRDefault="002E4E0D" w:rsidP="00233B6A">
            <w:pPr>
              <w:pStyle w:val="TabelTekst0"/>
            </w:pPr>
            <w:r>
              <w:t>Gelijk HT</w:t>
            </w:r>
          </w:p>
        </w:tc>
      </w:tr>
      <w:tr w:rsidR="002E4E0D" w:rsidRPr="00233B6A" w14:paraId="64220A90"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4BD23B49" w14:textId="77777777" w:rsidR="002E4E0D" w:rsidRDefault="002E4E0D" w:rsidP="00233B6A">
            <w:pPr>
              <w:pStyle w:val="TabelTekst0"/>
            </w:pPr>
          </w:p>
        </w:tc>
        <w:tc>
          <w:tcPr>
            <w:tcW w:w="936" w:type="dxa"/>
          </w:tcPr>
          <w:p w14:paraId="4EB4FF03" w14:textId="545EDB5A" w:rsidR="002E4E0D" w:rsidRDefault="0069177F" w:rsidP="00233B6A">
            <w:pPr>
              <w:pStyle w:val="TabelTekst0"/>
            </w:pPr>
            <w:r>
              <w:t>1.</w:t>
            </w:r>
            <w:r w:rsidR="002E4E0D">
              <w:t>4</w:t>
            </w:r>
          </w:p>
        </w:tc>
        <w:tc>
          <w:tcPr>
            <w:tcW w:w="1836" w:type="dxa"/>
          </w:tcPr>
          <w:p w14:paraId="5B392D98" w14:textId="308A8FA2" w:rsidR="002E4E0D" w:rsidRDefault="002E4E0D" w:rsidP="00233B6A">
            <w:pPr>
              <w:pStyle w:val="TabelTekst0"/>
            </w:pPr>
            <w:r>
              <w:t>Maximaal benodigd vermogen op OS niveau</w:t>
            </w:r>
          </w:p>
        </w:tc>
        <w:tc>
          <w:tcPr>
            <w:tcW w:w="3429" w:type="dxa"/>
          </w:tcPr>
          <w:p w14:paraId="4CDBCE78" w14:textId="5D7D32EF" w:rsidR="002E4E0D" w:rsidRPr="00017EE0" w:rsidRDefault="00E570A9" w:rsidP="00F26E13">
            <w:pPr>
              <w:pStyle w:val="TabelTekst0"/>
              <w:jc w:val="both"/>
            </w:pPr>
            <m:oMathPara>
              <m:oMath>
                <m:sSub>
                  <m:sSubPr>
                    <m:ctrlPr>
                      <w:rPr>
                        <w:rFonts w:ascii="Cambria Math" w:hAnsi="Cambria Math"/>
                        <w:i/>
                      </w:rPr>
                    </m:ctrlPr>
                  </m:sSubPr>
                  <m:e>
                    <m:r>
                      <w:rPr>
                        <w:rFonts w:ascii="Cambria Math" w:hAnsi="Cambria Math"/>
                      </w:rPr>
                      <m:t>P</m:t>
                    </m:r>
                  </m:e>
                  <m:sub>
                    <m:r>
                      <w:rPr>
                        <w:rFonts w:ascii="Cambria Math" w:hAnsi="Cambria Math"/>
                      </w:rPr>
                      <m:t>max,OS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1-β</m:t>
                    </m:r>
                  </m:den>
                </m:f>
                <m:r>
                  <w:rPr>
                    <w:rFonts w:ascii="Cambria Math" w:hAnsi="Cambria Math"/>
                  </w:rPr>
                  <m:t>∙y∙</m:t>
                </m:r>
                <m:r>
                  <m:rPr>
                    <m:sty m:val="p"/>
                  </m:rPr>
                  <w:rPr>
                    <w:rFonts w:ascii="Cambria Math" w:hAnsi="Cambria Math"/>
                  </w:rPr>
                  <m:t>Σ</m:t>
                </m:r>
                <m:d>
                  <m:dPr>
                    <m:ctrlPr>
                      <w:rPr>
                        <w:rFonts w:ascii="Cambria Math" w:hAnsi="Cambria Math"/>
                        <w:i/>
                      </w:rPr>
                    </m:ctrlPr>
                  </m:dPr>
                  <m:e>
                    <m:r>
                      <w:rPr>
                        <w:rFonts w:ascii="Cambria Math" w:hAnsi="Cambria Math"/>
                      </w:rPr>
                      <m:t>ASW∙</m:t>
                    </m:r>
                    <m:sSub>
                      <m:sSubPr>
                        <m:ctrlPr>
                          <w:rPr>
                            <w:rFonts w:ascii="Cambria Math" w:hAnsi="Cambria Math"/>
                            <w:i/>
                          </w:rPr>
                        </m:ctrlPr>
                      </m:sSubPr>
                      <m:e>
                        <m:r>
                          <w:rPr>
                            <w:rFonts w:ascii="Cambria Math" w:hAnsi="Cambria Math"/>
                          </w:rPr>
                          <m:t>N</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niet-coll</m:t>
                        </m:r>
                      </m:sub>
                    </m:sSub>
                  </m:e>
                </m:d>
                <m:r>
                  <w:rPr>
                    <w:rFonts w:ascii="Cambria Math" w:hAnsi="Cambria Math"/>
                  </w:rPr>
                  <m:t>[kW]</m:t>
                </m:r>
              </m:oMath>
            </m:oMathPara>
          </w:p>
          <w:p w14:paraId="53B75D46" w14:textId="77777777" w:rsidR="002E4E0D" w:rsidRDefault="002E4E0D" w:rsidP="00F26E13">
            <w:pPr>
              <w:pStyle w:val="TabelTekst0"/>
              <w:jc w:val="both"/>
            </w:pPr>
            <w:r>
              <w:t>Met:</w:t>
            </w:r>
          </w:p>
          <w:p w14:paraId="3EF6E886" w14:textId="6C5E745A" w:rsidR="002E4E0D" w:rsidRDefault="002E4E0D" w:rsidP="00F26E13">
            <w:pPr>
              <w:pStyle w:val="TabelTekst0"/>
              <w:jc w:val="both"/>
            </w:pPr>
            <w:r>
              <w:rPr>
                <w:rFonts w:cs="Calibri"/>
              </w:rPr>
              <w:t>β</w:t>
            </w:r>
            <w:r>
              <w:t xml:space="preserve"> = piekverliesfactor</w:t>
            </w:r>
          </w:p>
          <w:p w14:paraId="25F5AA90" w14:textId="11E62107" w:rsidR="002E4E0D" w:rsidRDefault="002E4E0D" w:rsidP="00F26E13">
            <w:pPr>
              <w:pStyle w:val="TabelTekst0"/>
              <w:jc w:val="both"/>
            </w:pPr>
            <w:r>
              <w:t>y = gelijktijdigheidsfactor</w:t>
            </w:r>
          </w:p>
          <w:p w14:paraId="5E3D0DA7" w14:textId="63168198" w:rsidR="002E4E0D" w:rsidRDefault="002E4E0D" w:rsidP="00F26E13">
            <w:pPr>
              <w:pStyle w:val="TabelTekst0"/>
              <w:jc w:val="both"/>
            </w:pPr>
            <w:r>
              <w:t xml:space="preserve">ASW = </w:t>
            </w:r>
            <w:r w:rsidR="00B82AA2">
              <w:t xml:space="preserve">Thermische </w:t>
            </w:r>
            <w:r>
              <w:t>aansluitwaarde van bepaald woningtype (kW)</w:t>
            </w:r>
          </w:p>
          <w:p w14:paraId="1B40734C" w14:textId="77777777" w:rsidR="002E4E0D" w:rsidRDefault="002E4E0D" w:rsidP="00F26E13">
            <w:pPr>
              <w:pStyle w:val="TabelTekst0"/>
              <w:jc w:val="both"/>
            </w:pPr>
            <w:r>
              <w:t>N</w:t>
            </w:r>
            <w:r>
              <w:rPr>
                <w:vertAlign w:val="subscript"/>
              </w:rPr>
              <w:t>4</w:t>
            </w:r>
            <w:r>
              <w:t xml:space="preserve"> = deelnamepercentage</w:t>
            </w:r>
          </w:p>
          <w:p w14:paraId="7BAED9B1" w14:textId="77777777" w:rsidR="002E4E0D" w:rsidRDefault="002E4E0D" w:rsidP="00F26E13">
            <w:pPr>
              <w:pStyle w:val="TabelTekst0"/>
              <w:jc w:val="both"/>
            </w:pPr>
            <w:proofErr w:type="spellStart"/>
            <w:r>
              <w:t>a</w:t>
            </w:r>
            <w:r>
              <w:rPr>
                <w:vertAlign w:val="subscript"/>
              </w:rPr>
              <w:t>niet-coll</w:t>
            </w:r>
            <w:proofErr w:type="spellEnd"/>
            <w:r>
              <w:t xml:space="preserve"> = aantal woningen van een bepaald woningtype, uitgezonderd de</w:t>
            </w:r>
          </w:p>
          <w:p w14:paraId="3B970466" w14:textId="7DE24300" w:rsidR="002E4E0D" w:rsidRPr="00017EE0" w:rsidRDefault="002E4E0D" w:rsidP="00F26E13">
            <w:pPr>
              <w:pStyle w:val="TabelTekst0"/>
              <w:jc w:val="both"/>
            </w:pPr>
            <w:r>
              <w:t>collectief verwarmde woningen</w:t>
            </w:r>
          </w:p>
        </w:tc>
        <w:tc>
          <w:tcPr>
            <w:tcW w:w="2059" w:type="dxa"/>
          </w:tcPr>
          <w:p w14:paraId="2B909147" w14:textId="41A8FD27" w:rsidR="002E4E0D" w:rsidRDefault="002E4E0D" w:rsidP="00233B6A">
            <w:pPr>
              <w:pStyle w:val="TabelTekst0"/>
            </w:pPr>
            <w:r>
              <w:t>Gelijk HT</w:t>
            </w:r>
          </w:p>
        </w:tc>
      </w:tr>
      <w:tr w:rsidR="002E4E0D" w:rsidRPr="00233B6A" w14:paraId="13D4269F" w14:textId="77777777" w:rsidTr="009B7737">
        <w:trPr>
          <w:trHeight w:val="20"/>
        </w:trPr>
        <w:tc>
          <w:tcPr>
            <w:tcW w:w="1337" w:type="dxa"/>
            <w:vMerge/>
          </w:tcPr>
          <w:p w14:paraId="744B718B" w14:textId="77777777" w:rsidR="002E4E0D" w:rsidRDefault="002E4E0D" w:rsidP="002E4E0D">
            <w:pPr>
              <w:pStyle w:val="TabelTekst0"/>
            </w:pPr>
          </w:p>
        </w:tc>
        <w:tc>
          <w:tcPr>
            <w:tcW w:w="936" w:type="dxa"/>
          </w:tcPr>
          <w:p w14:paraId="0D4FD93C" w14:textId="0A0F4E62" w:rsidR="002E4E0D" w:rsidRDefault="0069177F" w:rsidP="002E4E0D">
            <w:pPr>
              <w:pStyle w:val="TabelTekst0"/>
            </w:pPr>
            <w:r>
              <w:t>1.</w:t>
            </w:r>
            <w:r w:rsidR="002E4E0D">
              <w:t>5</w:t>
            </w:r>
          </w:p>
        </w:tc>
        <w:tc>
          <w:tcPr>
            <w:tcW w:w="1836" w:type="dxa"/>
          </w:tcPr>
          <w:p w14:paraId="4B4D9076" w14:textId="2CA9CF9B" w:rsidR="002E4E0D" w:rsidRDefault="002E4E0D" w:rsidP="002E4E0D">
            <w:pPr>
              <w:pStyle w:val="TabelTekst0"/>
            </w:pPr>
            <w:r>
              <w:t>Aantal onderstations</w:t>
            </w:r>
          </w:p>
        </w:tc>
        <w:tc>
          <w:tcPr>
            <w:tcW w:w="3429" w:type="dxa"/>
          </w:tcPr>
          <w:p w14:paraId="5026BFCE" w14:textId="77777777" w:rsidR="002E4E0D" w:rsidRPr="00297A19" w:rsidRDefault="002E4E0D" w:rsidP="002E4E0D">
            <w:pPr>
              <w:pStyle w:val="TabelTekst0"/>
              <w:jc w:val="both"/>
            </w:pPr>
            <m:oMathPara>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max,OS</m:t>
                        </m:r>
                      </m:sub>
                    </m:sSub>
                  </m:num>
                  <m:den>
                    <m:sSub>
                      <m:sSubPr>
                        <m:ctrlPr>
                          <w:rPr>
                            <w:rFonts w:ascii="Cambria Math" w:hAnsi="Cambria Math"/>
                            <w:i/>
                          </w:rPr>
                        </m:ctrlPr>
                      </m:sSubPr>
                      <m:e>
                        <m:r>
                          <w:rPr>
                            <w:rFonts w:ascii="Cambria Math" w:hAnsi="Cambria Math"/>
                          </w:rPr>
                          <m:t>P</m:t>
                        </m:r>
                      </m:e>
                      <m:sub>
                        <m:r>
                          <w:rPr>
                            <w:rFonts w:ascii="Cambria Math" w:hAnsi="Cambria Math"/>
                          </w:rPr>
                          <m:t>const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max,OS</m:t>
                        </m:r>
                      </m:sub>
                    </m:sSub>
                  </m:num>
                  <m:den>
                    <m:r>
                      <w:rPr>
                        <w:rFonts w:ascii="Cambria Math" w:hAnsi="Cambria Math"/>
                      </w:rPr>
                      <m:t>600</m:t>
                    </m:r>
                  </m:den>
                </m:f>
              </m:oMath>
            </m:oMathPara>
          </w:p>
          <w:p w14:paraId="79ABEB83" w14:textId="6FEF46EA" w:rsidR="00297A19" w:rsidRPr="00297A19" w:rsidRDefault="00297A19" w:rsidP="002E4E0D">
            <w:pPr>
              <w:pStyle w:val="TabelTekst0"/>
              <w:jc w:val="both"/>
              <w:rPr>
                <w:i/>
              </w:rPr>
            </w:pPr>
            <w:r>
              <w:rPr>
                <w:i/>
              </w:rPr>
              <w:t>Deze waarde naar beneden afronden</w:t>
            </w:r>
          </w:p>
        </w:tc>
        <w:tc>
          <w:tcPr>
            <w:tcW w:w="2059" w:type="dxa"/>
          </w:tcPr>
          <w:p w14:paraId="5376E8F7" w14:textId="2D3EC8AD" w:rsidR="002E4E0D" w:rsidRDefault="002E4E0D" w:rsidP="002E4E0D">
            <w:pPr>
              <w:pStyle w:val="TabelTekst0"/>
            </w:pPr>
            <w:r>
              <w:t>Gelijk HT</w:t>
            </w:r>
          </w:p>
        </w:tc>
      </w:tr>
      <w:tr w:rsidR="002E4E0D" w:rsidRPr="00233B6A" w14:paraId="4034D325"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26FE448D" w14:textId="77777777" w:rsidR="002E4E0D" w:rsidRDefault="002E4E0D" w:rsidP="002E4E0D">
            <w:pPr>
              <w:pStyle w:val="TabelTekst0"/>
            </w:pPr>
          </w:p>
        </w:tc>
        <w:tc>
          <w:tcPr>
            <w:tcW w:w="936" w:type="dxa"/>
          </w:tcPr>
          <w:p w14:paraId="0398AA45" w14:textId="6774BB46" w:rsidR="002E4E0D" w:rsidRDefault="0069177F" w:rsidP="002E4E0D">
            <w:pPr>
              <w:pStyle w:val="TabelTekst0"/>
            </w:pPr>
            <w:r>
              <w:t>1.</w:t>
            </w:r>
            <w:r w:rsidR="002E4E0D">
              <w:t>6</w:t>
            </w:r>
          </w:p>
        </w:tc>
        <w:tc>
          <w:tcPr>
            <w:tcW w:w="1836" w:type="dxa"/>
          </w:tcPr>
          <w:p w14:paraId="12C8D2C4" w14:textId="6EC5F8CB" w:rsidR="002E4E0D" w:rsidRDefault="002E4E0D" w:rsidP="002E4E0D">
            <w:pPr>
              <w:pStyle w:val="TabelTekst0"/>
            </w:pPr>
            <w:r>
              <w:t>Kosten totaal OS</w:t>
            </w:r>
          </w:p>
        </w:tc>
        <w:tc>
          <w:tcPr>
            <w:tcW w:w="3429" w:type="dxa"/>
          </w:tcPr>
          <w:p w14:paraId="3D4A576F" w14:textId="3BE66707" w:rsidR="002E4E0D" w:rsidRDefault="00E570A9" w:rsidP="002E4E0D">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OS,tot</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OS</m:t>
                    </m:r>
                  </m:sub>
                </m:sSub>
              </m:oMath>
            </m:oMathPara>
          </w:p>
        </w:tc>
        <w:tc>
          <w:tcPr>
            <w:tcW w:w="2059" w:type="dxa"/>
          </w:tcPr>
          <w:p w14:paraId="680919EF" w14:textId="110B44F2" w:rsidR="002E4E0D" w:rsidRDefault="002E4E0D" w:rsidP="002E4E0D">
            <w:pPr>
              <w:pStyle w:val="TabelTekst0"/>
            </w:pPr>
            <w:r>
              <w:t>Gelijk HT</w:t>
            </w:r>
          </w:p>
        </w:tc>
      </w:tr>
      <w:tr w:rsidR="009C2210" w:rsidRPr="00233B6A" w14:paraId="544AF37E" w14:textId="77777777" w:rsidTr="009B7737">
        <w:trPr>
          <w:trHeight w:val="20"/>
        </w:trPr>
        <w:tc>
          <w:tcPr>
            <w:tcW w:w="1337" w:type="dxa"/>
            <w:vMerge w:val="restart"/>
          </w:tcPr>
          <w:p w14:paraId="0C04E027" w14:textId="0FBBADBD" w:rsidR="009C2210" w:rsidRDefault="009C2210" w:rsidP="009C2210">
            <w:pPr>
              <w:pStyle w:val="TabelTekst0"/>
            </w:pPr>
            <w:r>
              <w:t>Warmtenet</w:t>
            </w:r>
          </w:p>
        </w:tc>
        <w:tc>
          <w:tcPr>
            <w:tcW w:w="936" w:type="dxa"/>
          </w:tcPr>
          <w:p w14:paraId="7E4D675B" w14:textId="567CD48D" w:rsidR="009C2210" w:rsidRDefault="009C2210" w:rsidP="009C2210">
            <w:pPr>
              <w:pStyle w:val="TabelTekst0"/>
            </w:pPr>
            <w:r>
              <w:t>1.7</w:t>
            </w:r>
          </w:p>
        </w:tc>
        <w:tc>
          <w:tcPr>
            <w:tcW w:w="1836" w:type="dxa"/>
          </w:tcPr>
          <w:p w14:paraId="3217F709" w14:textId="0DF2FAF2" w:rsidR="009C2210" w:rsidRDefault="009C2210" w:rsidP="009C2210">
            <w:pPr>
              <w:pStyle w:val="TabelTekst0"/>
            </w:pPr>
            <w:r w:rsidRPr="00233B6A">
              <w:t>Kosten per meter warmtetracé</w:t>
            </w:r>
          </w:p>
        </w:tc>
        <w:tc>
          <w:tcPr>
            <w:tcW w:w="3429" w:type="dxa"/>
          </w:tcPr>
          <w:p w14:paraId="3D91C199" w14:textId="77777777" w:rsidR="009C2210" w:rsidRPr="00233B6A" w:rsidRDefault="009C2210" w:rsidP="009C2210">
            <w:pPr>
              <w:pStyle w:val="TabelTekst0"/>
              <w:jc w:val="both"/>
            </w:pPr>
            <w:r w:rsidRPr="00233B6A">
              <w:t>Minimumcurve:</w:t>
            </w:r>
          </w:p>
          <w:p w14:paraId="1BBCE074" w14:textId="77777777" w:rsidR="009C2210" w:rsidRPr="00233B6A" w:rsidRDefault="00E570A9"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buis</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m:t>
                        </m:r>
                      </m:den>
                    </m:f>
                  </m:e>
                </m:d>
                <m:r>
                  <w:rPr>
                    <w:rFonts w:ascii="Cambria Math" w:hAnsi="Cambria Math"/>
                  </w:rPr>
                  <m:t>=215,5∙</m:t>
                </m:r>
                <m:sSup>
                  <m:sSupPr>
                    <m:ctrlPr>
                      <w:rPr>
                        <w:rFonts w:ascii="Cambria Math" w:hAnsi="Cambria Math"/>
                        <w:i/>
                      </w:rPr>
                    </m:ctrlPr>
                  </m:sSupPr>
                  <m:e>
                    <m:d>
                      <m:dPr>
                        <m:ctrlPr>
                          <w:rPr>
                            <w:rFonts w:ascii="Cambria Math" w:hAnsi="Cambria Math"/>
                            <w:i/>
                          </w:rPr>
                        </m:ctrlPr>
                      </m:dPr>
                      <m:e>
                        <m:r>
                          <w:rPr>
                            <w:rFonts w:ascii="Cambria Math" w:hAnsi="Cambria Math"/>
                          </w:rPr>
                          <m:t xml:space="preserve">P </m:t>
                        </m:r>
                        <m:d>
                          <m:dPr>
                            <m:begChr m:val="["/>
                            <m:endChr m:val="]"/>
                            <m:ctrlPr>
                              <w:rPr>
                                <w:rFonts w:ascii="Cambria Math" w:hAnsi="Cambria Math"/>
                                <w:i/>
                              </w:rPr>
                            </m:ctrlPr>
                          </m:dPr>
                          <m:e>
                            <m:r>
                              <w:rPr>
                                <w:rFonts w:ascii="Cambria Math" w:hAnsi="Cambria Math"/>
                              </w:rPr>
                              <m:t>in MW</m:t>
                            </m:r>
                          </m:e>
                        </m:d>
                      </m:e>
                    </m:d>
                  </m:e>
                  <m:sup>
                    <m:r>
                      <w:rPr>
                        <w:rFonts w:ascii="Cambria Math" w:hAnsi="Cambria Math"/>
                      </w:rPr>
                      <m:t>0,4828</m:t>
                    </m:r>
                  </m:sup>
                </m:sSup>
              </m:oMath>
            </m:oMathPara>
          </w:p>
          <w:p w14:paraId="37FB7BC3" w14:textId="77777777" w:rsidR="009C2210" w:rsidRPr="00233B6A" w:rsidRDefault="009C2210" w:rsidP="009C2210">
            <w:pPr>
              <w:pStyle w:val="TabelTekst0"/>
              <w:jc w:val="both"/>
            </w:pPr>
            <w:r w:rsidRPr="00233B6A">
              <w:t>Maximumcurve:</w:t>
            </w:r>
          </w:p>
          <w:p w14:paraId="45C7B577" w14:textId="77777777" w:rsidR="009C2210" w:rsidRPr="00765F86" w:rsidRDefault="00E570A9"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buis</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m:t>
                        </m:r>
                      </m:den>
                    </m:f>
                  </m:e>
                </m:d>
                <m:r>
                  <w:rPr>
                    <w:rFonts w:ascii="Cambria Math" w:hAnsi="Cambria Math"/>
                  </w:rPr>
                  <m:t>=379,29∙</m:t>
                </m:r>
                <m:sSup>
                  <m:sSupPr>
                    <m:ctrlPr>
                      <w:rPr>
                        <w:rFonts w:ascii="Cambria Math" w:hAnsi="Cambria Math"/>
                        <w:i/>
                      </w:rPr>
                    </m:ctrlPr>
                  </m:sSupPr>
                  <m:e>
                    <m:d>
                      <m:dPr>
                        <m:ctrlPr>
                          <w:rPr>
                            <w:rFonts w:ascii="Cambria Math" w:hAnsi="Cambria Math"/>
                            <w:i/>
                          </w:rPr>
                        </m:ctrlPr>
                      </m:dPr>
                      <m:e>
                        <m:r>
                          <w:rPr>
                            <w:rFonts w:ascii="Cambria Math" w:hAnsi="Cambria Math"/>
                          </w:rPr>
                          <m:t xml:space="preserve">P </m:t>
                        </m:r>
                        <m:d>
                          <m:dPr>
                            <m:begChr m:val="["/>
                            <m:endChr m:val="]"/>
                            <m:ctrlPr>
                              <w:rPr>
                                <w:rFonts w:ascii="Cambria Math" w:hAnsi="Cambria Math"/>
                                <w:i/>
                              </w:rPr>
                            </m:ctrlPr>
                          </m:dPr>
                          <m:e>
                            <m:r>
                              <w:rPr>
                                <w:rFonts w:ascii="Cambria Math" w:hAnsi="Cambria Math"/>
                              </w:rPr>
                              <m:t>in MW</m:t>
                            </m:r>
                          </m:e>
                        </m:d>
                      </m:e>
                    </m:d>
                  </m:e>
                  <m:sup>
                    <m:r>
                      <w:rPr>
                        <w:rFonts w:ascii="Cambria Math" w:hAnsi="Cambria Math"/>
                      </w:rPr>
                      <m:t>0,4739</m:t>
                    </m:r>
                  </m:sup>
                </m:sSup>
              </m:oMath>
            </m:oMathPara>
          </w:p>
          <w:p w14:paraId="198976F7" w14:textId="77777777" w:rsidR="009C2210" w:rsidRDefault="009C2210" w:rsidP="009C2210">
            <w:pPr>
              <w:pStyle w:val="TabelTekst0"/>
              <w:jc w:val="both"/>
            </w:pPr>
            <w:r>
              <w:t>Met:</w:t>
            </w:r>
          </w:p>
          <w:p w14:paraId="49A5A850" w14:textId="77777777" w:rsidR="009C2210" w:rsidRDefault="009C2210" w:rsidP="009C2210">
            <w:pPr>
              <w:pStyle w:val="TabelTekst0"/>
              <w:jc w:val="both"/>
            </w:pPr>
            <w:r>
              <w:t>P = totaal vermogen onderstations in MW = (n</w:t>
            </w:r>
            <w:r>
              <w:rPr>
                <w:vertAlign w:val="subscript"/>
              </w:rPr>
              <w:t>1</w:t>
            </w:r>
            <w:r>
              <w:t xml:space="preserve"> + n</w:t>
            </w:r>
            <w:r>
              <w:rPr>
                <w:vertAlign w:val="subscript"/>
              </w:rPr>
              <w:t>2</w:t>
            </w:r>
            <w:r>
              <w:t xml:space="preserve">) * </w:t>
            </w:r>
            <w:proofErr w:type="spellStart"/>
            <w:r>
              <w:t>P</w:t>
            </w:r>
            <w:r>
              <w:rPr>
                <w:vertAlign w:val="subscript"/>
              </w:rPr>
              <w:t>const</w:t>
            </w:r>
            <w:proofErr w:type="spellEnd"/>
            <w:r>
              <w:t xml:space="preserve"> /1000 (in MW!)</w:t>
            </w:r>
          </w:p>
          <w:p w14:paraId="7336E2F2" w14:textId="77777777" w:rsidR="009C2210" w:rsidRDefault="009C2210" w:rsidP="009C2210">
            <w:pPr>
              <w:pStyle w:val="TabelTekst0"/>
              <w:jc w:val="both"/>
            </w:pPr>
            <w:r>
              <w:t>n</w:t>
            </w:r>
            <w:r>
              <w:rPr>
                <w:vertAlign w:val="subscript"/>
              </w:rPr>
              <w:t xml:space="preserve">1 </w:t>
            </w:r>
            <w:r>
              <w:t>= aantal OS voor niet-collectief verwarmde woningen</w:t>
            </w:r>
          </w:p>
          <w:p w14:paraId="1BAD4E9C" w14:textId="77777777" w:rsidR="009C2210" w:rsidRDefault="009C2210" w:rsidP="009C2210">
            <w:pPr>
              <w:pStyle w:val="TabelTekst0"/>
              <w:jc w:val="both"/>
            </w:pPr>
            <w:r>
              <w:lastRenderedPageBreak/>
              <w:t>n</w:t>
            </w:r>
            <w:r>
              <w:rPr>
                <w:vertAlign w:val="subscript"/>
              </w:rPr>
              <w:t>2</w:t>
            </w:r>
            <w:r>
              <w:t xml:space="preserve"> = aantal OS voor collectief verwarmde woningen</w:t>
            </w:r>
          </w:p>
          <w:p w14:paraId="5C6CD6F4" w14:textId="62AD7157" w:rsidR="009C2210" w:rsidRDefault="009C2210" w:rsidP="009C2210">
            <w:pPr>
              <w:pStyle w:val="TabelTekst0"/>
              <w:jc w:val="both"/>
            </w:pPr>
            <w:proofErr w:type="spellStart"/>
            <w:r>
              <w:t>P</w:t>
            </w:r>
            <w:r>
              <w:rPr>
                <w:vertAlign w:val="subscript"/>
              </w:rPr>
              <w:t>const</w:t>
            </w:r>
            <w:proofErr w:type="spellEnd"/>
            <w:r>
              <w:t xml:space="preserve"> = (kW)</w:t>
            </w:r>
          </w:p>
        </w:tc>
        <w:tc>
          <w:tcPr>
            <w:tcW w:w="2059" w:type="dxa"/>
          </w:tcPr>
          <w:p w14:paraId="6B0C5CA4" w14:textId="32E1F910" w:rsidR="009C2210" w:rsidRPr="00233B6A" w:rsidRDefault="009C2210" w:rsidP="009C2210">
            <w:pPr>
              <w:pStyle w:val="TabelTekst0"/>
            </w:pPr>
            <w:r>
              <w:lastRenderedPageBreak/>
              <w:t>Gelijk HT</w:t>
            </w:r>
          </w:p>
        </w:tc>
      </w:tr>
      <w:tr w:rsidR="009C2210" w:rsidRPr="00233B6A" w14:paraId="1EE4FA03"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63860AF9" w14:textId="77777777" w:rsidR="009C2210" w:rsidRDefault="009C2210" w:rsidP="009C2210">
            <w:pPr>
              <w:pStyle w:val="TabelTekst0"/>
            </w:pPr>
          </w:p>
        </w:tc>
        <w:tc>
          <w:tcPr>
            <w:tcW w:w="936" w:type="dxa"/>
          </w:tcPr>
          <w:p w14:paraId="1708F4F5" w14:textId="59AE0525" w:rsidR="009C2210" w:rsidRDefault="009C2210" w:rsidP="009C2210">
            <w:pPr>
              <w:pStyle w:val="TabelTekst0"/>
            </w:pPr>
            <w:r>
              <w:t>1.8</w:t>
            </w:r>
          </w:p>
        </w:tc>
        <w:tc>
          <w:tcPr>
            <w:tcW w:w="1836" w:type="dxa"/>
          </w:tcPr>
          <w:p w14:paraId="285FDB49" w14:textId="0B0D447C" w:rsidR="009C2210" w:rsidRPr="00233B6A" w:rsidRDefault="009C2210" w:rsidP="009C2210">
            <w:pPr>
              <w:pStyle w:val="TabelTekst0"/>
            </w:pPr>
            <w:r>
              <w:t>Kosten hoofdleiding secundair net</w:t>
            </w:r>
          </w:p>
        </w:tc>
        <w:tc>
          <w:tcPr>
            <w:tcW w:w="3429" w:type="dxa"/>
          </w:tcPr>
          <w:p w14:paraId="1AD37E94" w14:textId="77777777" w:rsidR="009C2210" w:rsidRPr="00F55161" w:rsidRDefault="00E570A9"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hoofdleiding</m:t>
                    </m:r>
                  </m:sub>
                </m:sSub>
                <m:r>
                  <w:rPr>
                    <w:rFonts w:ascii="Cambria Math" w:hAnsi="Cambria Math"/>
                  </w:rPr>
                  <m:t>= α∙</m:t>
                </m:r>
                <m:rad>
                  <m:radPr>
                    <m:degHide m:val="1"/>
                    <m:ctrlPr>
                      <w:rPr>
                        <w:rFonts w:ascii="Cambria Math" w:hAnsi="Cambria Math"/>
                        <w:i/>
                      </w:rPr>
                    </m:ctrlPr>
                  </m:radPr>
                  <m:deg/>
                  <m:e>
                    <m:r>
                      <w:rPr>
                        <w:rFonts w:ascii="Cambria Math" w:hAnsi="Cambria Math"/>
                      </w:rPr>
                      <m:t>2</m:t>
                    </m:r>
                  </m:e>
                </m:rad>
                <m:r>
                  <w:rPr>
                    <w:rFonts w:ascii="Cambria Math" w:hAnsi="Cambria Math"/>
                  </w:rPr>
                  <m:t>∙</m:t>
                </m:r>
                <m:rad>
                  <m:radPr>
                    <m:degHide m:val="1"/>
                    <m:ctrlPr>
                      <w:rPr>
                        <w:rFonts w:ascii="Cambria Math" w:hAnsi="Cambria Math"/>
                        <w:i/>
                      </w:rPr>
                    </m:ctrlPr>
                  </m:radPr>
                  <m:deg/>
                  <m:e>
                    <m:r>
                      <w:rPr>
                        <w:rFonts w:ascii="Cambria Math" w:hAnsi="Cambria Math"/>
                      </w:rPr>
                      <m:t>oppgebied</m:t>
                    </m:r>
                  </m:e>
                </m:ra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buis</m:t>
                    </m:r>
                  </m:sub>
                </m:sSub>
              </m:oMath>
            </m:oMathPara>
          </w:p>
          <w:p w14:paraId="3EABBE78" w14:textId="77777777" w:rsidR="009C2210" w:rsidRDefault="009C2210" w:rsidP="009C2210">
            <w:pPr>
              <w:pStyle w:val="TabelTekst0"/>
              <w:jc w:val="both"/>
            </w:pPr>
            <w:r>
              <w:t>Met</w:t>
            </w:r>
          </w:p>
          <w:p w14:paraId="5DB6DF1A" w14:textId="77777777" w:rsidR="009C2210" w:rsidRDefault="009C2210" w:rsidP="009C2210">
            <w:pPr>
              <w:pStyle w:val="TabelTekst0"/>
              <w:jc w:val="both"/>
            </w:pPr>
            <w:r>
              <w:rPr>
                <w:rFonts w:cs="Calibri"/>
              </w:rPr>
              <w:t>α</w:t>
            </w:r>
            <w:r>
              <w:t xml:space="preserve"> = omwegfactor = 1,25</w:t>
            </w:r>
          </w:p>
          <w:p w14:paraId="4B99DCA9" w14:textId="77777777" w:rsidR="009C2210" w:rsidRDefault="009C2210" w:rsidP="009C2210">
            <w:pPr>
              <w:pStyle w:val="TabelTekst0"/>
              <w:jc w:val="both"/>
            </w:pPr>
            <w:proofErr w:type="spellStart"/>
            <w:r>
              <w:t>oppgebied</w:t>
            </w:r>
            <w:proofErr w:type="spellEnd"/>
            <w:r>
              <w:t xml:space="preserve"> = oppervlakte van het gebied</w:t>
            </w:r>
          </w:p>
          <w:p w14:paraId="006C376C" w14:textId="3577C500" w:rsidR="009C2210" w:rsidRPr="00233B6A" w:rsidRDefault="009C2210" w:rsidP="009C2210">
            <w:pPr>
              <w:pStyle w:val="TabelTekst0"/>
              <w:jc w:val="both"/>
            </w:pPr>
          </w:p>
        </w:tc>
        <w:tc>
          <w:tcPr>
            <w:tcW w:w="2059" w:type="dxa"/>
          </w:tcPr>
          <w:p w14:paraId="7DEA41A3" w14:textId="68B30EAB" w:rsidR="009C2210" w:rsidRPr="00233B6A" w:rsidRDefault="009C2210" w:rsidP="009C2210">
            <w:pPr>
              <w:pStyle w:val="TabelTekst0"/>
            </w:pPr>
            <w:r>
              <w:t>Gelijk HT</w:t>
            </w:r>
          </w:p>
        </w:tc>
      </w:tr>
      <w:tr w:rsidR="009C2210" w:rsidRPr="00233B6A" w14:paraId="4554326F" w14:textId="77777777" w:rsidTr="009B7737">
        <w:trPr>
          <w:trHeight w:val="20"/>
        </w:trPr>
        <w:tc>
          <w:tcPr>
            <w:tcW w:w="1337" w:type="dxa"/>
            <w:vMerge/>
          </w:tcPr>
          <w:p w14:paraId="26D291EC" w14:textId="77777777" w:rsidR="009C2210" w:rsidRDefault="009C2210" w:rsidP="009C2210">
            <w:pPr>
              <w:pStyle w:val="TabelTekst0"/>
            </w:pPr>
          </w:p>
        </w:tc>
        <w:tc>
          <w:tcPr>
            <w:tcW w:w="936" w:type="dxa"/>
          </w:tcPr>
          <w:p w14:paraId="528F69D4" w14:textId="4A8754C9" w:rsidR="009C2210" w:rsidRDefault="009C2210" w:rsidP="009C2210">
            <w:pPr>
              <w:pStyle w:val="TabelTekst0"/>
            </w:pPr>
            <w:r>
              <w:t>1.9</w:t>
            </w:r>
          </w:p>
        </w:tc>
        <w:tc>
          <w:tcPr>
            <w:tcW w:w="1836" w:type="dxa"/>
          </w:tcPr>
          <w:p w14:paraId="7734E1A6" w14:textId="5EA94FB7" w:rsidR="009C2210" w:rsidRPr="00233B6A" w:rsidRDefault="009C2210" w:rsidP="009C2210">
            <w:pPr>
              <w:pStyle w:val="TabelTekst0"/>
            </w:pPr>
            <w:r>
              <w:t>Kosten zijleiding secundair net</w:t>
            </w:r>
          </w:p>
        </w:tc>
        <w:tc>
          <w:tcPr>
            <w:tcW w:w="3429" w:type="dxa"/>
          </w:tcPr>
          <w:p w14:paraId="07105667" w14:textId="320C1EAD" w:rsidR="009C2210" w:rsidRDefault="00E570A9"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zijleiding</m:t>
                    </m:r>
                  </m:sub>
                </m:sSub>
                <m:r>
                  <w:rPr>
                    <w:rFonts w:ascii="Cambria Math" w:hAnsi="Cambria Math"/>
                  </w:rPr>
                  <m:t>=α∙n∙</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r>
                      <w:rPr>
                        <w:rFonts w:ascii="Cambria Math" w:hAnsi="Cambria Math"/>
                      </w:rPr>
                      <m:t>2</m:t>
                    </m:r>
                  </m:e>
                </m:rad>
                <m:r>
                  <w:rPr>
                    <w:rFonts w:ascii="Cambria Math" w:hAnsi="Cambria Math"/>
                  </w:rPr>
                  <m:t>∙</m:t>
                </m:r>
                <m:rad>
                  <m:radPr>
                    <m:degHide m:val="1"/>
                    <m:ctrlPr>
                      <w:rPr>
                        <w:rFonts w:ascii="Cambria Math" w:hAnsi="Cambria Math"/>
                        <w:i/>
                      </w:rPr>
                    </m:ctrlPr>
                  </m:radPr>
                  <m:deg/>
                  <m:e>
                    <m:r>
                      <w:rPr>
                        <w:rFonts w:ascii="Cambria Math" w:hAnsi="Cambria Math"/>
                      </w:rPr>
                      <m:t>oppgebied</m:t>
                    </m:r>
                  </m:e>
                </m:ra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buis</m:t>
                    </m:r>
                  </m:sub>
                </m:sSub>
                <m:r>
                  <w:rPr>
                    <w:rFonts w:ascii="Cambria Math" w:hAnsi="Cambria Math"/>
                  </w:rPr>
                  <m:t xml:space="preserve"> </m:t>
                </m:r>
              </m:oMath>
            </m:oMathPara>
          </w:p>
          <w:p w14:paraId="18CF6D2F" w14:textId="0DA51112" w:rsidR="009C2210" w:rsidRDefault="009C2210" w:rsidP="009C2210">
            <w:pPr>
              <w:pStyle w:val="TabelTekst0"/>
              <w:jc w:val="both"/>
            </w:pPr>
            <w:r>
              <w:rPr>
                <w:rFonts w:cs="Calibri"/>
              </w:rPr>
              <w:t>α</w:t>
            </w:r>
            <w:r>
              <w:t xml:space="preserve"> = omwegfactor = 1,25</w:t>
            </w:r>
          </w:p>
          <w:p w14:paraId="689C6DA7" w14:textId="77777777" w:rsidR="009C2210" w:rsidRDefault="009C2210" w:rsidP="009C2210">
            <w:pPr>
              <w:pStyle w:val="TabelTekst0"/>
              <w:jc w:val="both"/>
            </w:pPr>
            <w:r>
              <w:t>n = totaal aantal OS = n</w:t>
            </w:r>
            <w:r>
              <w:softHyphen/>
              <w:t>1</w:t>
            </w:r>
            <w:r>
              <w:rPr>
                <w:vertAlign w:val="subscript"/>
              </w:rPr>
              <w:t>1</w:t>
            </w:r>
            <w:r>
              <w:t xml:space="preserve"> + n</w:t>
            </w:r>
            <w:r>
              <w:rPr>
                <w:vertAlign w:val="subscript"/>
              </w:rPr>
              <w:t>2</w:t>
            </w:r>
          </w:p>
          <w:p w14:paraId="542787BE" w14:textId="77777777" w:rsidR="009C2210" w:rsidRDefault="009C2210" w:rsidP="009C2210">
            <w:pPr>
              <w:pStyle w:val="TabelTekst0"/>
              <w:jc w:val="both"/>
            </w:pPr>
            <w:proofErr w:type="spellStart"/>
            <w:r>
              <w:t>oppgebied</w:t>
            </w:r>
            <w:proofErr w:type="spellEnd"/>
            <w:r>
              <w:t xml:space="preserve"> = oppervlakte van het gebied</w:t>
            </w:r>
          </w:p>
          <w:p w14:paraId="42C1921E" w14:textId="0B8F6954" w:rsidR="009C2210" w:rsidRPr="00233B6A" w:rsidRDefault="009C2210" w:rsidP="009C2210">
            <w:pPr>
              <w:pStyle w:val="TabelTekst0"/>
              <w:jc w:val="both"/>
            </w:pPr>
            <w:proofErr w:type="spellStart"/>
            <w:r>
              <w:t>K</w:t>
            </w:r>
            <w:r>
              <w:rPr>
                <w:vertAlign w:val="subscript"/>
              </w:rPr>
              <w:t>buis</w:t>
            </w:r>
            <w:proofErr w:type="spellEnd"/>
            <w:r>
              <w:t xml:space="preserve"> = kosten per meter warmtetracé</w:t>
            </w:r>
          </w:p>
        </w:tc>
        <w:tc>
          <w:tcPr>
            <w:tcW w:w="2059" w:type="dxa"/>
          </w:tcPr>
          <w:p w14:paraId="170F69A2" w14:textId="17C8852C" w:rsidR="009C2210" w:rsidRPr="00233B6A" w:rsidRDefault="009C2210" w:rsidP="009C2210">
            <w:pPr>
              <w:pStyle w:val="TabelTekst0"/>
            </w:pPr>
            <w:r>
              <w:t>Gelijk HT</w:t>
            </w:r>
          </w:p>
        </w:tc>
      </w:tr>
      <w:tr w:rsidR="009C2210" w:rsidRPr="00233B6A" w14:paraId="4B087394"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26BEE186" w14:textId="77777777" w:rsidR="009C2210" w:rsidRDefault="009C2210" w:rsidP="009C2210">
            <w:pPr>
              <w:pStyle w:val="TabelTekst0"/>
            </w:pPr>
          </w:p>
        </w:tc>
        <w:tc>
          <w:tcPr>
            <w:tcW w:w="936" w:type="dxa"/>
          </w:tcPr>
          <w:p w14:paraId="6E4A9B85" w14:textId="72B6C2E9" w:rsidR="009C2210" w:rsidRDefault="009C2210" w:rsidP="009C2210">
            <w:pPr>
              <w:pStyle w:val="TabelTekst0"/>
            </w:pPr>
            <w:r>
              <w:t>1.10</w:t>
            </w:r>
          </w:p>
        </w:tc>
        <w:tc>
          <w:tcPr>
            <w:tcW w:w="1836" w:type="dxa"/>
          </w:tcPr>
          <w:p w14:paraId="03DEA95A" w14:textId="2270C569" w:rsidR="009C2210" w:rsidRDefault="009C2210" w:rsidP="009C2210">
            <w:pPr>
              <w:pStyle w:val="TabelTekst0"/>
            </w:pPr>
            <w:r>
              <w:t>Kosten  primair net</w:t>
            </w:r>
          </w:p>
        </w:tc>
        <w:tc>
          <w:tcPr>
            <w:tcW w:w="3429" w:type="dxa"/>
          </w:tcPr>
          <w:p w14:paraId="7F8F2015" w14:textId="51650D72" w:rsidR="009C2210" w:rsidRPr="00AA6CC7" w:rsidRDefault="00E570A9"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aanvoernet</m:t>
                    </m:r>
                  </m:sub>
                </m:sSub>
                <m:r>
                  <w:rPr>
                    <w:rFonts w:ascii="Cambria Math" w:hAnsi="Cambria Math"/>
                  </w:rPr>
                  <m:t>=l*α*</m:t>
                </m:r>
                <m:sSub>
                  <m:sSubPr>
                    <m:ctrlPr>
                      <w:rPr>
                        <w:rFonts w:ascii="Cambria Math" w:hAnsi="Cambria Math"/>
                        <w:i/>
                      </w:rPr>
                    </m:ctrlPr>
                  </m:sSubPr>
                  <m:e>
                    <m:r>
                      <w:rPr>
                        <w:rFonts w:ascii="Cambria Math" w:hAnsi="Cambria Math"/>
                      </w:rPr>
                      <m:t>K</m:t>
                    </m:r>
                  </m:e>
                  <m:sub>
                    <m:r>
                      <w:rPr>
                        <w:rFonts w:ascii="Cambria Math" w:hAnsi="Cambria Math"/>
                      </w:rPr>
                      <m:t>buis</m:t>
                    </m:r>
                  </m:sub>
                </m:sSub>
              </m:oMath>
            </m:oMathPara>
          </w:p>
          <w:p w14:paraId="7A38B4B9" w14:textId="77777777" w:rsidR="009C2210" w:rsidRDefault="009C2210" w:rsidP="009C2210">
            <w:pPr>
              <w:pStyle w:val="TabelTekst0"/>
              <w:jc w:val="both"/>
            </w:pPr>
            <w:r>
              <w:t xml:space="preserve">Lengte net </w:t>
            </w:r>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5E03ED6B" w14:textId="77777777" w:rsidR="009C2210" w:rsidRPr="00AA6CC7" w:rsidRDefault="009C2210" w:rsidP="009C2210">
            <w:pPr>
              <w:pStyle w:val="TabelTekst0"/>
              <w:jc w:val="both"/>
            </w:pPr>
            <w:r w:rsidRPr="00AA6CC7">
              <w:t>x1, y1 en x2, y2 zijn de coördinaten van de te koppelen punten (bron en centrum cluster)</w:t>
            </w:r>
          </w:p>
          <w:p w14:paraId="101382BE" w14:textId="3A953DE7" w:rsidR="009C2210" w:rsidRPr="00AA6CC7" w:rsidRDefault="009C2210" w:rsidP="009C2210">
            <w:pPr>
              <w:pStyle w:val="TabelTekst0"/>
              <w:jc w:val="both"/>
            </w:pPr>
            <w:r>
              <w:rPr>
                <w:rFonts w:cs="Calibri"/>
              </w:rPr>
              <w:t>α</w:t>
            </w:r>
            <w:r>
              <w:t xml:space="preserve"> = omwegfactor = 1,25 </w:t>
            </w:r>
          </w:p>
        </w:tc>
        <w:tc>
          <w:tcPr>
            <w:tcW w:w="2059" w:type="dxa"/>
          </w:tcPr>
          <w:p w14:paraId="1A806752" w14:textId="521366B6" w:rsidR="009C2210" w:rsidRPr="00233B6A" w:rsidRDefault="009C2210" w:rsidP="009C2210">
            <w:pPr>
              <w:pStyle w:val="TabelTekst0"/>
            </w:pPr>
            <w:r>
              <w:t>Gelijk HT primair net</w:t>
            </w:r>
          </w:p>
        </w:tc>
      </w:tr>
      <w:tr w:rsidR="00681C35" w:rsidRPr="00233B6A" w14:paraId="29E5AFEA" w14:textId="77777777" w:rsidTr="009B7737">
        <w:trPr>
          <w:trHeight w:val="20"/>
        </w:trPr>
        <w:tc>
          <w:tcPr>
            <w:tcW w:w="1337" w:type="dxa"/>
            <w:vMerge/>
          </w:tcPr>
          <w:p w14:paraId="678C1EAE" w14:textId="77777777" w:rsidR="00681C35" w:rsidRDefault="00681C35" w:rsidP="009C2210">
            <w:pPr>
              <w:pStyle w:val="TabelTekst0"/>
            </w:pPr>
          </w:p>
        </w:tc>
        <w:tc>
          <w:tcPr>
            <w:tcW w:w="936" w:type="dxa"/>
          </w:tcPr>
          <w:p w14:paraId="0581EABB" w14:textId="67B53EF4" w:rsidR="00681C35" w:rsidRDefault="00681C35" w:rsidP="009C2210">
            <w:pPr>
              <w:pStyle w:val="TabelTekst0"/>
            </w:pPr>
            <w:r>
              <w:t>1.11</w:t>
            </w:r>
          </w:p>
        </w:tc>
        <w:tc>
          <w:tcPr>
            <w:tcW w:w="1836" w:type="dxa"/>
          </w:tcPr>
          <w:p w14:paraId="6416C287" w14:textId="10F2D443" w:rsidR="00681C35" w:rsidRDefault="00681C35" w:rsidP="009C2210">
            <w:pPr>
              <w:pStyle w:val="TabelTekst0"/>
            </w:pPr>
            <w:r>
              <w:t>Kosten distributienet</w:t>
            </w:r>
          </w:p>
        </w:tc>
        <w:tc>
          <w:tcPr>
            <w:tcW w:w="3429" w:type="dxa"/>
          </w:tcPr>
          <w:p w14:paraId="157F2A78" w14:textId="734CAEC4" w:rsidR="00681C35" w:rsidRPr="00681C35" w:rsidRDefault="00E570A9"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distributie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gem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buis</m:t>
                    </m:r>
                  </m:sub>
                </m:sSub>
              </m:oMath>
            </m:oMathPara>
          </w:p>
          <w:p w14:paraId="4A8D0C0B" w14:textId="77777777" w:rsidR="00681C35" w:rsidRPr="00681C35" w:rsidRDefault="00681C35" w:rsidP="00681C35">
            <w:pPr>
              <w:pStyle w:val="TabelTekst0"/>
              <w:jc w:val="both"/>
              <w:rPr>
                <w:rFonts w:cs="Calibri"/>
              </w:rPr>
            </w:pPr>
            <w:proofErr w:type="spellStart"/>
            <w:r>
              <w:rPr>
                <w:rFonts w:cs="Calibri"/>
              </w:rPr>
              <w:t>D</w:t>
            </w:r>
            <w:r>
              <w:rPr>
                <w:rFonts w:cs="Calibri"/>
              </w:rPr>
              <w:softHyphen/>
            </w:r>
            <w:r w:rsidRPr="00681C35">
              <w:rPr>
                <w:rFonts w:cs="Calibri"/>
                <w:vertAlign w:val="subscript"/>
              </w:rPr>
              <w:t>gem</w:t>
            </w:r>
            <w:proofErr w:type="spellEnd"/>
            <w:r>
              <w:rPr>
                <w:rFonts w:cs="Calibri"/>
              </w:rPr>
              <w:t xml:space="preserve"> = gemiddelde lengte distributienet per aansluiting = 15 meter</w:t>
            </w:r>
          </w:p>
          <w:p w14:paraId="58319087" w14:textId="3948636F" w:rsidR="00681C35" w:rsidRPr="00681C35" w:rsidRDefault="00681C35" w:rsidP="009C2210">
            <w:pPr>
              <w:pStyle w:val="TabelTekst0"/>
              <w:jc w:val="both"/>
            </w:pPr>
            <w:proofErr w:type="spellStart"/>
            <w:r>
              <w:t>a</w:t>
            </w:r>
            <w:r>
              <w:rPr>
                <w:vertAlign w:val="subscript"/>
              </w:rPr>
              <w:t>tot</w:t>
            </w:r>
            <w:proofErr w:type="spellEnd"/>
            <w:r>
              <w:t xml:space="preserve"> = aantal aansluitingen in gebied</w:t>
            </w:r>
          </w:p>
        </w:tc>
        <w:tc>
          <w:tcPr>
            <w:tcW w:w="2059" w:type="dxa"/>
          </w:tcPr>
          <w:p w14:paraId="008282EF" w14:textId="406D08EE" w:rsidR="00681C35" w:rsidRDefault="00681C35" w:rsidP="009C2210">
            <w:pPr>
              <w:pStyle w:val="TabelTekst0"/>
            </w:pPr>
            <w:r>
              <w:t>Gelijk HT</w:t>
            </w:r>
          </w:p>
        </w:tc>
      </w:tr>
      <w:tr w:rsidR="009C2210" w:rsidRPr="00233B6A" w14:paraId="6ACCDB7D"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6FEAF5BB" w14:textId="77777777" w:rsidR="009C2210" w:rsidRDefault="009C2210" w:rsidP="009C2210">
            <w:pPr>
              <w:pStyle w:val="TabelTekst0"/>
            </w:pPr>
          </w:p>
        </w:tc>
        <w:tc>
          <w:tcPr>
            <w:tcW w:w="936" w:type="dxa"/>
          </w:tcPr>
          <w:p w14:paraId="4AC06991" w14:textId="77777777" w:rsidR="009C2210" w:rsidRDefault="009C2210" w:rsidP="009C2210">
            <w:pPr>
              <w:pStyle w:val="TabelTekst0"/>
            </w:pPr>
          </w:p>
        </w:tc>
        <w:tc>
          <w:tcPr>
            <w:tcW w:w="1836" w:type="dxa"/>
          </w:tcPr>
          <w:p w14:paraId="23E1EDF6" w14:textId="3AAAEFDB" w:rsidR="009C2210" w:rsidRDefault="009C2210" w:rsidP="009C2210">
            <w:pPr>
              <w:pStyle w:val="TabelTekst0"/>
            </w:pPr>
            <w:r>
              <w:t>Maximale afstand bron – cluster</w:t>
            </w:r>
          </w:p>
        </w:tc>
        <w:tc>
          <w:tcPr>
            <w:tcW w:w="3429" w:type="dxa"/>
          </w:tcPr>
          <w:p w14:paraId="2D72C6EB" w14:textId="2461CF77" w:rsidR="009C2210" w:rsidRDefault="009C2210" w:rsidP="009C2210">
            <w:pPr>
              <w:pStyle w:val="TabelTekst0"/>
              <w:jc w:val="both"/>
            </w:pPr>
            <w:proofErr w:type="spellStart"/>
            <w:r w:rsidRPr="00B733CD">
              <w:t>A</w:t>
            </w:r>
            <w:r w:rsidRPr="00B733CD">
              <w:rPr>
                <w:vertAlign w:val="subscript"/>
              </w:rPr>
              <w:t>min</w:t>
            </w:r>
            <w:proofErr w:type="spellEnd"/>
            <w:r>
              <w:t xml:space="preserve"> = </w:t>
            </w:r>
            <w:r w:rsidRPr="00B733CD">
              <w:t>1</w:t>
            </w:r>
            <w:r>
              <w:t xml:space="preserve"> km</w:t>
            </w:r>
          </w:p>
        </w:tc>
        <w:tc>
          <w:tcPr>
            <w:tcW w:w="2059" w:type="dxa"/>
          </w:tcPr>
          <w:p w14:paraId="3F20DD0C" w14:textId="23551073" w:rsidR="009C2210" w:rsidRPr="00233B6A" w:rsidRDefault="009C2210" w:rsidP="009C2210">
            <w:pPr>
              <w:pStyle w:val="TabelTekst0"/>
            </w:pPr>
            <w:r>
              <w:t>Aanname</w:t>
            </w:r>
          </w:p>
        </w:tc>
      </w:tr>
      <w:tr w:rsidR="009C2210" w:rsidRPr="00233B6A" w14:paraId="4E48C453" w14:textId="77777777" w:rsidTr="009B7737">
        <w:trPr>
          <w:trHeight w:val="20"/>
        </w:trPr>
        <w:tc>
          <w:tcPr>
            <w:tcW w:w="1337" w:type="dxa"/>
          </w:tcPr>
          <w:p w14:paraId="2A1F2B39" w14:textId="77777777" w:rsidR="009C2210" w:rsidRDefault="009C2210" w:rsidP="009C2210">
            <w:pPr>
              <w:pStyle w:val="TabelTekst0"/>
            </w:pPr>
          </w:p>
        </w:tc>
        <w:tc>
          <w:tcPr>
            <w:tcW w:w="936" w:type="dxa"/>
          </w:tcPr>
          <w:p w14:paraId="08C9F7A3" w14:textId="77777777" w:rsidR="009C2210" w:rsidRDefault="009C2210" w:rsidP="009C2210">
            <w:pPr>
              <w:pStyle w:val="TabelTekst0"/>
            </w:pPr>
          </w:p>
        </w:tc>
        <w:tc>
          <w:tcPr>
            <w:tcW w:w="1836" w:type="dxa"/>
          </w:tcPr>
          <w:p w14:paraId="472DD818" w14:textId="59C34C9D" w:rsidR="009C2210" w:rsidRDefault="009C2210" w:rsidP="009C2210">
            <w:pPr>
              <w:pStyle w:val="TabelTekst0"/>
            </w:pPr>
            <w:r>
              <w:t>Verbruik pompen per GJ warmte</w:t>
            </w:r>
          </w:p>
        </w:tc>
        <w:tc>
          <w:tcPr>
            <w:tcW w:w="3429" w:type="dxa"/>
          </w:tcPr>
          <w:p w14:paraId="44C7ED2E" w14:textId="529FBA47" w:rsidR="009C2210" w:rsidRPr="00B733CD" w:rsidRDefault="009C2210" w:rsidP="009C2210">
            <w:pPr>
              <w:pStyle w:val="TabelTekst0"/>
              <w:jc w:val="both"/>
            </w:pPr>
            <w:r>
              <w:t xml:space="preserve">2,5 </w:t>
            </w:r>
            <w:proofErr w:type="spellStart"/>
            <w:r>
              <w:t>kWhe</w:t>
            </w:r>
            <w:proofErr w:type="spellEnd"/>
            <w:r>
              <w:t>/</w:t>
            </w:r>
            <w:proofErr w:type="spellStart"/>
            <w:r>
              <w:t>GJth</w:t>
            </w:r>
            <w:proofErr w:type="spellEnd"/>
          </w:p>
        </w:tc>
        <w:tc>
          <w:tcPr>
            <w:tcW w:w="2059" w:type="dxa"/>
          </w:tcPr>
          <w:p w14:paraId="44E2DD18" w14:textId="262ECA57" w:rsidR="009C2210" w:rsidRDefault="009C2210" w:rsidP="009C2210">
            <w:pPr>
              <w:pStyle w:val="TabelTekst0"/>
            </w:pPr>
            <w:r>
              <w:t>Gelijk HT</w:t>
            </w:r>
          </w:p>
        </w:tc>
      </w:tr>
      <w:tr w:rsidR="009C2210" w:rsidRPr="00233B6A" w14:paraId="3717E040"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val="restart"/>
          </w:tcPr>
          <w:p w14:paraId="08CB8FD7" w14:textId="79794591" w:rsidR="009C2210" w:rsidRDefault="009C2210" w:rsidP="009C2210">
            <w:pPr>
              <w:pStyle w:val="TabelTekst0"/>
            </w:pPr>
            <w:r>
              <w:t>Warmte-</w:t>
            </w:r>
            <w:proofErr w:type="spellStart"/>
            <w:r>
              <w:t>overdrachtstation</w:t>
            </w:r>
            <w:proofErr w:type="spellEnd"/>
            <w:r>
              <w:t xml:space="preserve"> (WOS)</w:t>
            </w:r>
          </w:p>
        </w:tc>
        <w:tc>
          <w:tcPr>
            <w:tcW w:w="936" w:type="dxa"/>
          </w:tcPr>
          <w:p w14:paraId="776CA963" w14:textId="3DC20167" w:rsidR="009C2210" w:rsidRDefault="009C2210" w:rsidP="009C2210">
            <w:pPr>
              <w:pStyle w:val="TabelTekst0"/>
            </w:pPr>
            <w:r>
              <w:t>1.1</w:t>
            </w:r>
            <w:r w:rsidR="00681C35">
              <w:t>2</w:t>
            </w:r>
          </w:p>
        </w:tc>
        <w:tc>
          <w:tcPr>
            <w:tcW w:w="1836" w:type="dxa"/>
          </w:tcPr>
          <w:p w14:paraId="0459CF86" w14:textId="785ABE05" w:rsidR="009C2210" w:rsidRDefault="009C2210" w:rsidP="009C2210">
            <w:pPr>
              <w:pStyle w:val="TabelTekst0"/>
            </w:pPr>
            <w:r>
              <w:t xml:space="preserve">Kosten collectieve warmtepomp (incl. gebouw, aansluiting </w:t>
            </w:r>
            <w:proofErr w:type="spellStart"/>
            <w:r>
              <w:t>etc</w:t>
            </w:r>
            <w:proofErr w:type="spellEnd"/>
            <w:r>
              <w:t>)</w:t>
            </w:r>
          </w:p>
        </w:tc>
        <w:tc>
          <w:tcPr>
            <w:tcW w:w="3429" w:type="dxa"/>
          </w:tcPr>
          <w:p w14:paraId="3F2142B5" w14:textId="5B5224CF" w:rsidR="009C2210" w:rsidRDefault="00E570A9"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CWP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max,OS</m:t>
                    </m:r>
                  </m:sub>
                </m:sSub>
                <m:r>
                  <w:rPr>
                    <w:rFonts w:ascii="Cambria Math" w:hAnsi="Cambria Math"/>
                  </w:rPr>
                  <m:t>∙€680</m:t>
                </m:r>
              </m:oMath>
            </m:oMathPara>
          </w:p>
          <w:p w14:paraId="692ECA90" w14:textId="342735E8" w:rsidR="009C2210" w:rsidRDefault="009C2210" w:rsidP="009C2210">
            <w:pPr>
              <w:pStyle w:val="TabelTekst0"/>
              <w:jc w:val="both"/>
            </w:pPr>
            <w:r>
              <w:t>680 euro/kW = 680.000 €/MW</w:t>
            </w:r>
          </w:p>
          <w:p w14:paraId="0B90BD24" w14:textId="2651EC91" w:rsidR="009C2210" w:rsidRDefault="009C2210" w:rsidP="009C2210">
            <w:pPr>
              <w:pStyle w:val="TabelTekst0"/>
              <w:jc w:val="both"/>
            </w:pPr>
            <w:r>
              <w:t>K</w:t>
            </w:r>
            <w:r w:rsidRPr="00AC73F0">
              <w:rPr>
                <w:vertAlign w:val="subscript"/>
              </w:rPr>
              <w:t>CWP</w:t>
            </w:r>
            <w:r>
              <w:t xml:space="preserve"> = Kosten collectieve warmtepomp</w:t>
            </w:r>
          </w:p>
          <w:p w14:paraId="047B05CD" w14:textId="3FFEF7DA" w:rsidR="009C2210" w:rsidRPr="009D59B9" w:rsidRDefault="009C2210" w:rsidP="009C2210">
            <w:pPr>
              <w:pStyle w:val="TabelTekst0"/>
              <w:jc w:val="both"/>
            </w:pPr>
            <w:proofErr w:type="spellStart"/>
            <w:r>
              <w:t>P</w:t>
            </w:r>
            <w:r>
              <w:rPr>
                <w:vertAlign w:val="subscript"/>
              </w:rPr>
              <w:t>max,OS</w:t>
            </w:r>
            <w:proofErr w:type="spellEnd"/>
            <w:r>
              <w:t xml:space="preserve"> = Capaciteit onderstations </w:t>
            </w:r>
          </w:p>
        </w:tc>
        <w:tc>
          <w:tcPr>
            <w:tcW w:w="2059" w:type="dxa"/>
          </w:tcPr>
          <w:p w14:paraId="7BB703C0" w14:textId="7C75BDCF" w:rsidR="009C2210" w:rsidRPr="00233B6A" w:rsidRDefault="009C2210" w:rsidP="009C2210">
            <w:pPr>
              <w:pStyle w:val="TabelTekst0"/>
            </w:pPr>
            <w:r>
              <w:t>Op basis van Mijnwater: 950 euro/kW bij 1400 kW voor WP + uitkoppeling (ter referentie: WKO-optie 1.133 euro/kW voor bron en toebehoren incl. WP)</w:t>
            </w:r>
          </w:p>
        </w:tc>
      </w:tr>
      <w:tr w:rsidR="009C2210" w:rsidRPr="00233B6A" w14:paraId="66799C07" w14:textId="77777777" w:rsidTr="009B7737">
        <w:trPr>
          <w:trHeight w:val="20"/>
        </w:trPr>
        <w:tc>
          <w:tcPr>
            <w:tcW w:w="1337" w:type="dxa"/>
            <w:vMerge/>
          </w:tcPr>
          <w:p w14:paraId="3BB1DAF2" w14:textId="77777777" w:rsidR="009C2210" w:rsidRPr="00233B6A" w:rsidRDefault="009C2210" w:rsidP="009C2210">
            <w:pPr>
              <w:pStyle w:val="TabelTekst0"/>
            </w:pPr>
          </w:p>
        </w:tc>
        <w:tc>
          <w:tcPr>
            <w:tcW w:w="936" w:type="dxa"/>
          </w:tcPr>
          <w:p w14:paraId="14968012" w14:textId="1B7463FC" w:rsidR="009C2210" w:rsidRDefault="009C2210" w:rsidP="009C2210">
            <w:pPr>
              <w:pStyle w:val="TabelTekst0"/>
            </w:pPr>
            <w:r>
              <w:t>1.1</w:t>
            </w:r>
            <w:r w:rsidR="00681C35">
              <w:t>3</w:t>
            </w:r>
          </w:p>
        </w:tc>
        <w:tc>
          <w:tcPr>
            <w:tcW w:w="1836" w:type="dxa"/>
          </w:tcPr>
          <w:p w14:paraId="31293BAC" w14:textId="59971892" w:rsidR="009C2210" w:rsidRDefault="009C2210" w:rsidP="009C2210">
            <w:pPr>
              <w:pStyle w:val="TabelTekst0"/>
            </w:pPr>
            <w:r>
              <w:t>Operationele kosten collectieve warmtepomp</w:t>
            </w:r>
          </w:p>
        </w:tc>
        <w:tc>
          <w:tcPr>
            <w:tcW w:w="3429" w:type="dxa"/>
          </w:tcPr>
          <w:p w14:paraId="7BE42643" w14:textId="67C67B3F" w:rsidR="009C2210" w:rsidRDefault="009C2210" w:rsidP="009C2210">
            <w:pPr>
              <w:pStyle w:val="TabelTekst0"/>
            </w:pPr>
            <w:proofErr w:type="spellStart"/>
            <w:r>
              <w:t>K</w:t>
            </w:r>
            <w:r>
              <w:rPr>
                <w:vertAlign w:val="subscript"/>
              </w:rPr>
              <w:t>op,wp</w:t>
            </w:r>
            <w:proofErr w:type="spellEnd"/>
            <w:r>
              <w:t xml:space="preserve"> = </w:t>
            </w:r>
            <w:proofErr w:type="spellStart"/>
            <w:r>
              <w:t>E</w:t>
            </w:r>
            <w:r>
              <w:rPr>
                <w:vertAlign w:val="subscript"/>
              </w:rPr>
              <w:t>el</w:t>
            </w:r>
            <w:proofErr w:type="spellEnd"/>
            <w:r>
              <w:t xml:space="preserve"> [kWh/</w:t>
            </w:r>
            <w:proofErr w:type="spellStart"/>
            <w:r>
              <w:t>jr</w:t>
            </w:r>
            <w:proofErr w:type="spellEnd"/>
            <w:r>
              <w:t>]* elektriciteitsprijs [€/kWh]</w:t>
            </w:r>
          </w:p>
          <w:p w14:paraId="4CD4B92C" w14:textId="050C804B" w:rsidR="009C2210" w:rsidRDefault="009C2210" w:rsidP="009C2210">
            <w:pPr>
              <w:pStyle w:val="TabelTekst0"/>
            </w:pPr>
            <w:proofErr w:type="spellStart"/>
            <w:r>
              <w:t>E</w:t>
            </w:r>
            <w:r w:rsidRPr="009C2210">
              <w:rPr>
                <w:vertAlign w:val="subscript"/>
              </w:rPr>
              <w:t>el</w:t>
            </w:r>
            <w:proofErr w:type="spellEnd"/>
            <w:r>
              <w:t xml:space="preserve"> = Verbruik elektra =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den>
                  </m:f>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0,0036</m:t>
                  </m:r>
                </m:den>
              </m:f>
            </m:oMath>
          </w:p>
          <w:p w14:paraId="335AC8E7" w14:textId="432706BF" w:rsidR="009C2210" w:rsidRPr="009C2210" w:rsidRDefault="009C2210" w:rsidP="009C2210">
            <w:pPr>
              <w:pStyle w:val="TabelTekst0"/>
            </w:pPr>
            <w:r>
              <w:t>SPF</w:t>
            </w:r>
            <w:r>
              <w:rPr>
                <w:vertAlign w:val="subscript"/>
              </w:rPr>
              <w:t>C</w:t>
            </w:r>
            <w:r>
              <w:t xml:space="preserve"> = SPF collectieve warmtepomp = 3,8</w:t>
            </w:r>
          </w:p>
          <w:p w14:paraId="01E83033" w14:textId="4BA27B23" w:rsidR="009C2210" w:rsidRDefault="009C2210" w:rsidP="009C2210">
            <w:pPr>
              <w:pStyle w:val="TabelTekst0"/>
            </w:pPr>
            <w:r>
              <w:t>V = totaal verbruik warmte + koude [GJ/</w:t>
            </w:r>
            <w:proofErr w:type="spellStart"/>
            <w:r>
              <w:t>jr</w:t>
            </w:r>
            <w:proofErr w:type="spellEnd"/>
            <w:r>
              <w:t>]</w:t>
            </w:r>
          </w:p>
          <w:p w14:paraId="15E31373" w14:textId="5A7BFA40" w:rsidR="009C2210" w:rsidRDefault="009C2210" w:rsidP="009C2210">
            <w:pPr>
              <w:pStyle w:val="TabelTekst0"/>
              <w:jc w:val="both"/>
            </w:pPr>
            <w:r>
              <w:t>0,0036 is de omrekenfactor van GJ naar kWh.</w:t>
            </w:r>
          </w:p>
        </w:tc>
        <w:tc>
          <w:tcPr>
            <w:tcW w:w="2059" w:type="dxa"/>
          </w:tcPr>
          <w:p w14:paraId="436DCDB6" w14:textId="6C4C4E20" w:rsidR="009C2210" w:rsidRDefault="009C2210" w:rsidP="009C2210">
            <w:pPr>
              <w:pStyle w:val="TabelTekst0"/>
            </w:pPr>
            <w:r>
              <w:t>SPF berekend (zie onde</w:t>
            </w:r>
            <w:r w:rsidR="00A41423">
              <w:t>r</w:t>
            </w:r>
            <w:r>
              <w:t>)</w:t>
            </w:r>
          </w:p>
        </w:tc>
      </w:tr>
      <w:tr w:rsidR="009C2210" w:rsidRPr="00233B6A" w14:paraId="4CA21562"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val="restart"/>
          </w:tcPr>
          <w:p w14:paraId="367238D6" w14:textId="45C2FEC3" w:rsidR="009C2210" w:rsidRPr="00233B6A" w:rsidRDefault="009C2210" w:rsidP="009C2210">
            <w:pPr>
              <w:pStyle w:val="TabelTekst0"/>
            </w:pPr>
            <w:r>
              <w:t>Warmtebronnen</w:t>
            </w:r>
          </w:p>
        </w:tc>
        <w:tc>
          <w:tcPr>
            <w:tcW w:w="936" w:type="dxa"/>
          </w:tcPr>
          <w:p w14:paraId="0FB4F2C6" w14:textId="0AF16D2F" w:rsidR="009C2210" w:rsidRDefault="009C2210" w:rsidP="009C2210">
            <w:pPr>
              <w:pStyle w:val="TabelTekst0"/>
            </w:pPr>
          </w:p>
        </w:tc>
        <w:tc>
          <w:tcPr>
            <w:tcW w:w="1836" w:type="dxa"/>
          </w:tcPr>
          <w:p w14:paraId="766EC06E" w14:textId="15EF12E7" w:rsidR="009C2210" w:rsidRPr="00233B6A" w:rsidRDefault="009C2210" w:rsidP="009C2210">
            <w:pPr>
              <w:pStyle w:val="TabelTekst0"/>
            </w:pPr>
            <w:r>
              <w:t>Uitkoppelingskosten restwarmte</w:t>
            </w:r>
          </w:p>
        </w:tc>
        <w:tc>
          <w:tcPr>
            <w:tcW w:w="3429" w:type="dxa"/>
          </w:tcPr>
          <w:p w14:paraId="48E18437" w14:textId="336AC769" w:rsidR="009C2210" w:rsidRPr="00233B6A" w:rsidRDefault="009C2210" w:rsidP="009C2210">
            <w:pPr>
              <w:pStyle w:val="TabelTekst0"/>
              <w:jc w:val="both"/>
            </w:pPr>
            <w:proofErr w:type="spellStart"/>
            <w:r>
              <w:t>K_kW_bron</w:t>
            </w:r>
            <w:proofErr w:type="spellEnd"/>
            <w:r>
              <w:t xml:space="preserve"> = 250 €/kW</w:t>
            </w:r>
          </w:p>
        </w:tc>
        <w:tc>
          <w:tcPr>
            <w:tcW w:w="2059" w:type="dxa"/>
          </w:tcPr>
          <w:p w14:paraId="20328196" w14:textId="1FA27747" w:rsidR="009C2210" w:rsidRPr="00233B6A" w:rsidRDefault="009C2210" w:rsidP="009C2210">
            <w:pPr>
              <w:pStyle w:val="TabelTekst0"/>
            </w:pPr>
            <w:r>
              <w:t>Gelijk HT</w:t>
            </w:r>
          </w:p>
        </w:tc>
      </w:tr>
      <w:tr w:rsidR="009C2210" w:rsidRPr="00233B6A" w14:paraId="43968F7A" w14:textId="77777777" w:rsidTr="009B7737">
        <w:trPr>
          <w:trHeight w:val="20"/>
        </w:trPr>
        <w:tc>
          <w:tcPr>
            <w:tcW w:w="1337" w:type="dxa"/>
            <w:vMerge/>
          </w:tcPr>
          <w:p w14:paraId="36AA45F0" w14:textId="77777777" w:rsidR="009C2210" w:rsidRDefault="009C2210" w:rsidP="009C2210">
            <w:pPr>
              <w:pStyle w:val="TabelTekst0"/>
            </w:pPr>
          </w:p>
        </w:tc>
        <w:tc>
          <w:tcPr>
            <w:tcW w:w="936" w:type="dxa"/>
          </w:tcPr>
          <w:p w14:paraId="3D49EA92" w14:textId="519FB832" w:rsidR="009C2210" w:rsidRDefault="009C2210" w:rsidP="009C2210">
            <w:pPr>
              <w:pStyle w:val="TabelTekst0"/>
            </w:pPr>
            <w:r>
              <w:t>1.1</w:t>
            </w:r>
            <w:r w:rsidR="00681C35">
              <w:t>4</w:t>
            </w:r>
          </w:p>
        </w:tc>
        <w:tc>
          <w:tcPr>
            <w:tcW w:w="1836" w:type="dxa"/>
          </w:tcPr>
          <w:p w14:paraId="57B8A978" w14:textId="4C083A26" w:rsidR="009C2210" w:rsidRDefault="009C2210" w:rsidP="009C2210">
            <w:pPr>
              <w:pStyle w:val="TabelTekst0"/>
            </w:pPr>
            <w:r>
              <w:t>Kosten uitkoppelen bij bron</w:t>
            </w:r>
          </w:p>
        </w:tc>
        <w:tc>
          <w:tcPr>
            <w:tcW w:w="3429" w:type="dxa"/>
          </w:tcPr>
          <w:p w14:paraId="22C08526" w14:textId="6342ECAF" w:rsidR="009C2210" w:rsidRPr="00AC52C1" w:rsidRDefault="009C2210" w:rsidP="009C2210">
            <w:pPr>
              <w:pStyle w:val="TabelTekst0"/>
              <w:jc w:val="both"/>
            </w:pPr>
            <w:proofErr w:type="spellStart"/>
            <w:r>
              <w:t>K_bron</w:t>
            </w:r>
            <w:proofErr w:type="spellEnd"/>
            <w:r>
              <w:t xml:space="preserve"> = </w:t>
            </w:r>
            <w:proofErr w:type="spellStart"/>
            <w:r>
              <w:t>K</w:t>
            </w:r>
            <w:r w:rsidRPr="00AC52C1">
              <w:rPr>
                <w:vertAlign w:val="subscript"/>
              </w:rPr>
              <w:t>kW_bron</w:t>
            </w:r>
            <w:proofErr w:type="spellEnd"/>
            <w:r>
              <w:t xml:space="preserve"> * </w:t>
            </w:r>
            <w:proofErr w:type="spellStart"/>
            <w:r>
              <w:t>P</w:t>
            </w:r>
            <w:r w:rsidRPr="00AC52C1">
              <w:rPr>
                <w:vertAlign w:val="subscript"/>
              </w:rPr>
              <w:t>max,OS</w:t>
            </w:r>
            <w:proofErr w:type="spellEnd"/>
            <w:r>
              <w:t>/(1-y)</w:t>
            </w:r>
            <w:r w:rsidR="00600E1A">
              <w:t xml:space="preserve"> * (1-</w:t>
            </w:r>
            <w:r w:rsidR="005B1FEA">
              <w:t>1/</w:t>
            </w:r>
            <w:proofErr w:type="spellStart"/>
            <w:r w:rsidR="005B1FEA">
              <w:t>SPF</w:t>
            </w:r>
            <w:r w:rsidR="005B1FEA">
              <w:softHyphen/>
              <w:t>c</w:t>
            </w:r>
            <w:proofErr w:type="spellEnd"/>
            <w:r w:rsidR="005B1FEA">
              <w:softHyphen/>
              <w:t>)</w:t>
            </w:r>
          </w:p>
          <w:p w14:paraId="24C7B167" w14:textId="311EFF78" w:rsidR="00A41423" w:rsidRDefault="00A41423" w:rsidP="009C2210">
            <w:pPr>
              <w:pStyle w:val="TabelTekst0"/>
              <w:jc w:val="both"/>
            </w:pPr>
            <w:r>
              <w:t>y = gelijktijdigheidsfactor</w:t>
            </w:r>
          </w:p>
          <w:p w14:paraId="624A56E7" w14:textId="67EF747E" w:rsidR="005717F6" w:rsidRPr="005717F6" w:rsidRDefault="00221992" w:rsidP="009C2210">
            <w:pPr>
              <w:pStyle w:val="TabelTekst0"/>
              <w:jc w:val="both"/>
            </w:pPr>
            <w:proofErr w:type="spellStart"/>
            <w:r>
              <w:t>SPF</w:t>
            </w:r>
            <w:r>
              <w:rPr>
                <w:vertAlign w:val="subscript"/>
              </w:rPr>
              <w:t>c</w:t>
            </w:r>
            <w:proofErr w:type="spellEnd"/>
            <w:r>
              <w:t xml:space="preserve"> = 3,8</w:t>
            </w:r>
          </w:p>
        </w:tc>
        <w:tc>
          <w:tcPr>
            <w:tcW w:w="2059" w:type="dxa"/>
          </w:tcPr>
          <w:p w14:paraId="58F4D4DA" w14:textId="1696712B" w:rsidR="009C2210" w:rsidRDefault="005B1FEA" w:rsidP="009C2210">
            <w:pPr>
              <w:pStyle w:val="TabelTekst0"/>
            </w:pPr>
            <w:r w:rsidRPr="005B1FEA">
              <w:rPr>
                <w:highlight w:val="yellow"/>
              </w:rPr>
              <w:t>Het LT-net levert (1-1/SPF) deel van het vermogen (zie onder)</w:t>
            </w:r>
          </w:p>
        </w:tc>
      </w:tr>
      <w:tr w:rsidR="009C2210" w:rsidRPr="00233B6A" w14:paraId="0D3DCCB5"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7352BCD8" w14:textId="77777777" w:rsidR="009C2210" w:rsidRPr="00233B6A" w:rsidRDefault="009C2210" w:rsidP="009C2210">
            <w:pPr>
              <w:pStyle w:val="TabelTekst0"/>
            </w:pPr>
          </w:p>
        </w:tc>
        <w:tc>
          <w:tcPr>
            <w:tcW w:w="936" w:type="dxa"/>
          </w:tcPr>
          <w:p w14:paraId="62678A48" w14:textId="77777777" w:rsidR="009C2210" w:rsidRDefault="009C2210" w:rsidP="009C2210">
            <w:pPr>
              <w:pStyle w:val="TabelTekst0"/>
            </w:pPr>
          </w:p>
        </w:tc>
        <w:tc>
          <w:tcPr>
            <w:tcW w:w="1836" w:type="dxa"/>
          </w:tcPr>
          <w:p w14:paraId="79F1D47C" w14:textId="055D2BD7" w:rsidR="009C2210" w:rsidRPr="00233B6A" w:rsidRDefault="009C2210" w:rsidP="009C2210">
            <w:pPr>
              <w:pStyle w:val="TabelTekst0"/>
            </w:pPr>
            <w:r>
              <w:t>Bronkosten OGT</w:t>
            </w:r>
          </w:p>
        </w:tc>
        <w:tc>
          <w:tcPr>
            <w:tcW w:w="3429" w:type="dxa"/>
          </w:tcPr>
          <w:p w14:paraId="458D0B41" w14:textId="77777777" w:rsidR="009C2210" w:rsidRDefault="00794996" w:rsidP="009C2210">
            <w:pPr>
              <w:pStyle w:val="TabelTekst0"/>
              <w:jc w:val="both"/>
            </w:pPr>
            <w:proofErr w:type="spellStart"/>
            <w:r>
              <w:t>K</w:t>
            </w:r>
            <w:r>
              <w:rPr>
                <w:vertAlign w:val="subscript"/>
              </w:rPr>
              <w:t>kW_OGT</w:t>
            </w:r>
            <w:proofErr w:type="spellEnd"/>
            <w:r>
              <w:t xml:space="preserve"> = 1</w:t>
            </w:r>
            <w:r w:rsidR="005E4E37">
              <w:t>.500 €/kW</w:t>
            </w:r>
          </w:p>
          <w:p w14:paraId="7C984D35" w14:textId="65EBDBDC" w:rsidR="005E4E37" w:rsidRPr="00794996" w:rsidRDefault="005E4E37" w:rsidP="009C2210">
            <w:pPr>
              <w:pStyle w:val="TabelTekst0"/>
              <w:jc w:val="both"/>
            </w:pPr>
            <w:r>
              <w:t>Minimale grootte 5 MW</w:t>
            </w:r>
          </w:p>
        </w:tc>
        <w:tc>
          <w:tcPr>
            <w:tcW w:w="2059" w:type="dxa"/>
          </w:tcPr>
          <w:p w14:paraId="175E06F6" w14:textId="68E46AEE" w:rsidR="009C2210" w:rsidRPr="00233B6A" w:rsidRDefault="009C2210" w:rsidP="009C2210">
            <w:pPr>
              <w:pStyle w:val="TabelTekst0"/>
            </w:pPr>
            <w:r>
              <w:t xml:space="preserve">Uit: </w:t>
            </w:r>
            <w:r w:rsidR="005E4E37">
              <w:t>Weg van Gas, CE Delft 3.K61</w:t>
            </w:r>
          </w:p>
        </w:tc>
      </w:tr>
      <w:tr w:rsidR="009C2210" w:rsidRPr="00233B6A" w14:paraId="18C1A84F" w14:textId="77777777" w:rsidTr="009B7737">
        <w:trPr>
          <w:trHeight w:val="20"/>
        </w:trPr>
        <w:tc>
          <w:tcPr>
            <w:tcW w:w="1337" w:type="dxa"/>
            <w:vMerge/>
          </w:tcPr>
          <w:p w14:paraId="4B9CF629" w14:textId="77777777" w:rsidR="009C2210" w:rsidRPr="00233B6A" w:rsidRDefault="009C2210" w:rsidP="009C2210">
            <w:pPr>
              <w:pStyle w:val="TabelTekst0"/>
            </w:pPr>
          </w:p>
        </w:tc>
        <w:tc>
          <w:tcPr>
            <w:tcW w:w="936" w:type="dxa"/>
          </w:tcPr>
          <w:p w14:paraId="1A3B07DE" w14:textId="5F4BC8A4" w:rsidR="009C2210" w:rsidRDefault="009C2210" w:rsidP="009C2210">
            <w:pPr>
              <w:pStyle w:val="TabelTekst0"/>
            </w:pPr>
          </w:p>
        </w:tc>
        <w:tc>
          <w:tcPr>
            <w:tcW w:w="1836" w:type="dxa"/>
          </w:tcPr>
          <w:p w14:paraId="3D1DFE2B" w14:textId="50748739" w:rsidR="009C2210" w:rsidRPr="00233B6A" w:rsidRDefault="009C2210" w:rsidP="009C2210">
            <w:pPr>
              <w:pStyle w:val="TabelTekst0"/>
            </w:pPr>
            <w:r>
              <w:t xml:space="preserve">Kosten </w:t>
            </w:r>
            <w:proofErr w:type="spellStart"/>
            <w:r>
              <w:t>Seizoensbuffer</w:t>
            </w:r>
            <w:proofErr w:type="spellEnd"/>
          </w:p>
        </w:tc>
        <w:tc>
          <w:tcPr>
            <w:tcW w:w="3429" w:type="dxa"/>
          </w:tcPr>
          <w:p w14:paraId="0994A1C1" w14:textId="539FF83A" w:rsidR="009C2210" w:rsidRPr="00233B6A" w:rsidRDefault="009C2210" w:rsidP="009C2210">
            <w:pPr>
              <w:pStyle w:val="TabelTekst0"/>
              <w:jc w:val="both"/>
            </w:pPr>
            <w:proofErr w:type="spellStart"/>
            <w:r>
              <w:t>K_buffer</w:t>
            </w:r>
            <w:proofErr w:type="spellEnd"/>
            <w:r>
              <w:t xml:space="preserve"> = €100.000 per cluster</w:t>
            </w:r>
          </w:p>
        </w:tc>
        <w:tc>
          <w:tcPr>
            <w:tcW w:w="2059" w:type="dxa"/>
          </w:tcPr>
          <w:p w14:paraId="23A8AB55" w14:textId="29083F5E" w:rsidR="009C2210" w:rsidRPr="00233B6A" w:rsidRDefault="00C25312" w:rsidP="009C2210">
            <w:pPr>
              <w:pStyle w:val="TabelTekst0"/>
            </w:pPr>
            <w:r>
              <w:t xml:space="preserve">Vesta 3.0: </w:t>
            </w:r>
            <w:r w:rsidR="009C2210">
              <w:t>WKO 400.000 per 100 woningen voor bron plus WP.</w:t>
            </w:r>
          </w:p>
        </w:tc>
      </w:tr>
      <w:tr w:rsidR="009C2210" w:rsidRPr="00233B6A" w14:paraId="5F96FEB3"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tcPr>
          <w:p w14:paraId="3AC95344" w14:textId="184F023D" w:rsidR="009C2210" w:rsidRPr="00233B6A" w:rsidRDefault="009C2210" w:rsidP="009C2210">
            <w:pPr>
              <w:pStyle w:val="TabelTekst0"/>
            </w:pPr>
            <w:r>
              <w:t>Onderhoud</w:t>
            </w:r>
          </w:p>
        </w:tc>
        <w:tc>
          <w:tcPr>
            <w:tcW w:w="936" w:type="dxa"/>
          </w:tcPr>
          <w:p w14:paraId="588C233B" w14:textId="77777777" w:rsidR="009C2210" w:rsidRDefault="009C2210" w:rsidP="009C2210">
            <w:pPr>
              <w:pStyle w:val="TabelTekst0"/>
            </w:pPr>
          </w:p>
        </w:tc>
        <w:tc>
          <w:tcPr>
            <w:tcW w:w="1836" w:type="dxa"/>
          </w:tcPr>
          <w:p w14:paraId="13306BDF" w14:textId="427379F8" w:rsidR="009C2210" w:rsidRDefault="009C2210" w:rsidP="009C2210">
            <w:pPr>
              <w:pStyle w:val="TabelTekst0"/>
            </w:pPr>
            <w:r>
              <w:t>Percentage onderhoud en beheer</w:t>
            </w:r>
          </w:p>
        </w:tc>
        <w:tc>
          <w:tcPr>
            <w:tcW w:w="3429" w:type="dxa"/>
          </w:tcPr>
          <w:p w14:paraId="2E213932" w14:textId="77777777" w:rsidR="009C2210" w:rsidRDefault="009C2210" w:rsidP="009C2210">
            <w:pPr>
              <w:pStyle w:val="TabelTekst0"/>
              <w:jc w:val="both"/>
            </w:pPr>
            <w:r>
              <w:t>uitkoppeling warmtebron: 5%;</w:t>
            </w:r>
          </w:p>
          <w:p w14:paraId="4B9C07D5" w14:textId="4E42AC0F" w:rsidR="009C2210" w:rsidRDefault="00794FB2" w:rsidP="009C2210">
            <w:pPr>
              <w:pStyle w:val="TabelTekst0"/>
              <w:jc w:val="both"/>
            </w:pPr>
            <w:proofErr w:type="spellStart"/>
            <w:r>
              <w:t>Seizoensbuffer</w:t>
            </w:r>
            <w:proofErr w:type="spellEnd"/>
            <w:r w:rsidR="009C2210">
              <w:t xml:space="preserve">: 5% </w:t>
            </w:r>
          </w:p>
          <w:p w14:paraId="3BE559F6" w14:textId="789FEB35" w:rsidR="009C2210" w:rsidRDefault="009C2210" w:rsidP="009C2210">
            <w:pPr>
              <w:pStyle w:val="TabelTekst0"/>
              <w:jc w:val="both"/>
            </w:pPr>
            <w:r>
              <w:t xml:space="preserve">WOS + </w:t>
            </w:r>
            <w:r w:rsidR="00794FB2">
              <w:t>WP</w:t>
            </w:r>
            <w:r>
              <w:t>: 3,5%;</w:t>
            </w:r>
          </w:p>
          <w:p w14:paraId="68B8F533" w14:textId="77777777" w:rsidR="009C2210" w:rsidRDefault="009C2210" w:rsidP="009C2210">
            <w:pPr>
              <w:pStyle w:val="TabelTekst0"/>
              <w:jc w:val="both"/>
            </w:pPr>
            <w:r>
              <w:t>OS: 3%;</w:t>
            </w:r>
          </w:p>
          <w:p w14:paraId="1AA3A6A2" w14:textId="77777777" w:rsidR="009C2210" w:rsidRDefault="009C2210" w:rsidP="009C2210">
            <w:pPr>
              <w:pStyle w:val="TabelTekst0"/>
              <w:jc w:val="both"/>
            </w:pPr>
            <w:r>
              <w:t>primair net: 1%;</w:t>
            </w:r>
          </w:p>
          <w:p w14:paraId="133C470E" w14:textId="77777777" w:rsidR="009C2210" w:rsidRDefault="009C2210" w:rsidP="009C2210">
            <w:pPr>
              <w:pStyle w:val="TabelTekst0"/>
              <w:jc w:val="both"/>
            </w:pPr>
            <w:r>
              <w:lastRenderedPageBreak/>
              <w:t>secundair net: 1%;</w:t>
            </w:r>
          </w:p>
          <w:p w14:paraId="43A710E5" w14:textId="0A7EB264" w:rsidR="009C2210" w:rsidRDefault="009C2210" w:rsidP="009C2210">
            <w:pPr>
              <w:pStyle w:val="TabelTekst0"/>
              <w:jc w:val="both"/>
            </w:pPr>
            <w:r>
              <w:t>distributienet: 2,5%.</w:t>
            </w:r>
          </w:p>
        </w:tc>
        <w:tc>
          <w:tcPr>
            <w:tcW w:w="2059" w:type="dxa"/>
          </w:tcPr>
          <w:p w14:paraId="1C3D00F7" w14:textId="2C80EC0E" w:rsidR="009C2210" w:rsidRDefault="009C2210" w:rsidP="009C2210">
            <w:pPr>
              <w:pStyle w:val="TabelTekst0"/>
            </w:pPr>
            <w:r>
              <w:lastRenderedPageBreak/>
              <w:t xml:space="preserve">Gelijk HT </w:t>
            </w:r>
          </w:p>
          <w:p w14:paraId="14442622" w14:textId="77777777" w:rsidR="009C2210" w:rsidRDefault="009C2210" w:rsidP="009C2210">
            <w:pPr>
              <w:pStyle w:val="TabelTekst0"/>
            </w:pPr>
          </w:p>
          <w:p w14:paraId="7B3FF495" w14:textId="158D1681" w:rsidR="009C2210" w:rsidRDefault="009C2210" w:rsidP="009C2210">
            <w:pPr>
              <w:pStyle w:val="TabelTekst0"/>
            </w:pPr>
            <w:r>
              <w:t>WOS+WP inschatting Greenvis</w:t>
            </w:r>
          </w:p>
        </w:tc>
      </w:tr>
      <w:tr w:rsidR="009C2210" w:rsidRPr="00233B6A" w14:paraId="7132C207" w14:textId="77777777" w:rsidTr="009B7737">
        <w:trPr>
          <w:trHeight w:val="20"/>
        </w:trPr>
        <w:tc>
          <w:tcPr>
            <w:tcW w:w="1337" w:type="dxa"/>
            <w:vMerge w:val="restart"/>
          </w:tcPr>
          <w:p w14:paraId="5C82954F" w14:textId="2F1BF145" w:rsidR="009C2210" w:rsidRPr="00233B6A" w:rsidRDefault="009C2210" w:rsidP="009C2210">
            <w:pPr>
              <w:pStyle w:val="TabelTekst0"/>
            </w:pPr>
            <w:r>
              <w:t>Overig</w:t>
            </w:r>
          </w:p>
        </w:tc>
        <w:tc>
          <w:tcPr>
            <w:tcW w:w="936" w:type="dxa"/>
          </w:tcPr>
          <w:p w14:paraId="05700CF2" w14:textId="77777777" w:rsidR="009C2210" w:rsidRDefault="009C2210" w:rsidP="009C2210">
            <w:pPr>
              <w:pStyle w:val="TabelTekst0"/>
            </w:pPr>
          </w:p>
        </w:tc>
        <w:tc>
          <w:tcPr>
            <w:tcW w:w="1836" w:type="dxa"/>
          </w:tcPr>
          <w:p w14:paraId="3C443810" w14:textId="5B73D2EF" w:rsidR="009C2210" w:rsidRPr="00233B6A" w:rsidRDefault="009C2210" w:rsidP="009C2210">
            <w:pPr>
              <w:pStyle w:val="TabelTekst0"/>
            </w:pPr>
            <w:r>
              <w:t>Precario</w:t>
            </w:r>
          </w:p>
        </w:tc>
        <w:tc>
          <w:tcPr>
            <w:tcW w:w="3429" w:type="dxa"/>
          </w:tcPr>
          <w:p w14:paraId="4B0594A9" w14:textId="11D9C643" w:rsidR="009C2210" w:rsidRPr="00233B6A" w:rsidRDefault="009C2210" w:rsidP="009C2210">
            <w:pPr>
              <w:pStyle w:val="TabelTekst0"/>
            </w:pPr>
            <w:r>
              <w:t xml:space="preserve">Nul tot </w:t>
            </w:r>
            <w:r w:rsidRPr="00626CD2">
              <w:t>4,30€/m</w:t>
            </w:r>
            <w:r>
              <w:rPr>
                <w:sz w:val="19"/>
                <w:szCs w:val="19"/>
              </w:rPr>
              <w:t xml:space="preserve"> </w:t>
            </w:r>
          </w:p>
        </w:tc>
        <w:tc>
          <w:tcPr>
            <w:tcW w:w="2059" w:type="dxa"/>
          </w:tcPr>
          <w:p w14:paraId="302AB371" w14:textId="5F252ABC" w:rsidR="009C2210" w:rsidRPr="00233B6A" w:rsidRDefault="009C2210" w:rsidP="009C2210">
            <w:pPr>
              <w:pStyle w:val="TabelTekst0"/>
            </w:pPr>
            <w:r>
              <w:t>Niet meer van toepassing</w:t>
            </w:r>
          </w:p>
        </w:tc>
      </w:tr>
      <w:tr w:rsidR="009C2210" w:rsidRPr="00233B6A" w14:paraId="7583A96A"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7D1A38B5" w14:textId="77777777" w:rsidR="009C2210" w:rsidRDefault="009C2210" w:rsidP="009C2210">
            <w:pPr>
              <w:pStyle w:val="TabelTekst0"/>
            </w:pPr>
          </w:p>
        </w:tc>
        <w:tc>
          <w:tcPr>
            <w:tcW w:w="936" w:type="dxa"/>
          </w:tcPr>
          <w:p w14:paraId="4A8FE9D6" w14:textId="77777777" w:rsidR="009C2210" w:rsidRDefault="009C2210" w:rsidP="009C2210">
            <w:pPr>
              <w:pStyle w:val="TabelTekst0"/>
            </w:pPr>
          </w:p>
        </w:tc>
        <w:tc>
          <w:tcPr>
            <w:tcW w:w="1836" w:type="dxa"/>
          </w:tcPr>
          <w:p w14:paraId="71FE67FE" w14:textId="6776906F" w:rsidR="009C2210" w:rsidRDefault="009C2210" w:rsidP="009C2210">
            <w:pPr>
              <w:pStyle w:val="TabelTekst0"/>
            </w:pPr>
            <w:r>
              <w:t>Administratieve lasten</w:t>
            </w:r>
          </w:p>
        </w:tc>
        <w:tc>
          <w:tcPr>
            <w:tcW w:w="3429" w:type="dxa"/>
          </w:tcPr>
          <w:p w14:paraId="47E87F5F" w14:textId="77307EA0" w:rsidR="009C2210" w:rsidRDefault="009C2210" w:rsidP="009C2210">
            <w:pPr>
              <w:pStyle w:val="TabelTekst0"/>
              <w:jc w:val="both"/>
            </w:pPr>
            <w:r>
              <w:t>Instelbaar (standaard 25%)</w:t>
            </w:r>
          </w:p>
        </w:tc>
        <w:tc>
          <w:tcPr>
            <w:tcW w:w="2059" w:type="dxa"/>
          </w:tcPr>
          <w:p w14:paraId="56DCF3D9" w14:textId="07E93B09" w:rsidR="009C2210" w:rsidRDefault="009C2210" w:rsidP="009C2210">
            <w:pPr>
              <w:pStyle w:val="TabelTekst0"/>
            </w:pPr>
            <w:r>
              <w:t>Gelijk HT</w:t>
            </w:r>
          </w:p>
        </w:tc>
      </w:tr>
    </w:tbl>
    <w:p w14:paraId="7154D9E5" w14:textId="77777777" w:rsidR="00A4368C" w:rsidRDefault="00A4368C" w:rsidP="00EE0C10">
      <w:pPr>
        <w:pStyle w:val="BasistekstCEDelft"/>
        <w:rPr>
          <w:highlight w:val="yellow"/>
        </w:rPr>
      </w:pPr>
    </w:p>
    <w:p w14:paraId="1DB507E6" w14:textId="2008B839" w:rsidR="002D59CF" w:rsidRDefault="002D59CF" w:rsidP="00F9341F">
      <w:pPr>
        <w:pStyle w:val="A-paragraafgenummerd"/>
      </w:pPr>
      <w:r>
        <w:t>Kosten per woning</w:t>
      </w:r>
    </w:p>
    <w:p w14:paraId="1343A4B5" w14:textId="77777777" w:rsidR="00E97752" w:rsidRDefault="002D59CF" w:rsidP="002D59CF">
      <w:pPr>
        <w:pStyle w:val="BasistekstCEDelft"/>
      </w:pPr>
      <w:r>
        <w:t>De aansluitbijdrage per woning is gelijk aan het HT-warmtenet</w:t>
      </w:r>
      <w:r w:rsidR="00E97752">
        <w:t xml:space="preserve">: Ook bij een aanvoertemperatuur van 70° is geen extra voorziening voor warm tapwater nodig. </w:t>
      </w:r>
    </w:p>
    <w:p w14:paraId="453A07AC" w14:textId="0AB9C192" w:rsidR="002D59CF" w:rsidRDefault="00E97752" w:rsidP="002D59CF">
      <w:pPr>
        <w:pStyle w:val="BasistekstCEDelft"/>
      </w:pPr>
      <w:r>
        <w:t xml:space="preserve">De bijdrage </w:t>
      </w:r>
      <w:r w:rsidR="002D59CF">
        <w:t>varieert voor collectief verwarmde woningen (blokverwarming) en niet-collectief verwarmde woningen, en voor eengezinswoningen en meergezinswoningen (alle gestapelde bouw).</w:t>
      </w:r>
    </w:p>
    <w:p w14:paraId="33A36A46" w14:textId="77777777" w:rsidR="002D59CF" w:rsidRDefault="002D59CF" w:rsidP="002D59CF">
      <w:pPr>
        <w:pStyle w:val="BasistekstCEDelft"/>
      </w:pPr>
    </w:p>
    <w:p w14:paraId="43E0D1C5" w14:textId="7DE912BF" w:rsidR="002D59CF" w:rsidRPr="002D59CF" w:rsidRDefault="002D59CF" w:rsidP="002D59CF">
      <w:pPr>
        <w:pStyle w:val="BasistekstCEDelft"/>
        <w:rPr>
          <w:i/>
        </w:rPr>
      </w:pPr>
      <w:r>
        <w:rPr>
          <w:i/>
        </w:rPr>
        <w:t>Niet-collectief verwarmde woningen</w:t>
      </w:r>
    </w:p>
    <w:p w14:paraId="4BC0F265" w14:textId="1DB47E23" w:rsidR="002D59CF" w:rsidRDefault="00F30D0F" w:rsidP="002D59CF">
      <w:pPr>
        <w:pStyle w:val="BasistekstCEDelft"/>
      </w:pPr>
      <w:r>
        <w:t>Aansluitkosten</w:t>
      </w:r>
      <w:r w:rsidR="00970235">
        <w:t xml:space="preserve"> woninginstallatie op distributienet</w:t>
      </w:r>
      <w:r w:rsidR="002D59CF">
        <w:t>:</w:t>
      </w:r>
    </w:p>
    <w:p w14:paraId="1AA719CA" w14:textId="35B71582" w:rsidR="002D59CF" w:rsidRDefault="002D59CF" w:rsidP="00F30D0F">
      <w:pPr>
        <w:pStyle w:val="Opsommingstreepje1eniveauCEDelft"/>
      </w:pPr>
      <w:r>
        <w:t xml:space="preserve">meergezinswoning: 2.700 €/woning </w:t>
      </w:r>
    </w:p>
    <w:p w14:paraId="205C4CA7" w14:textId="5B9125A1" w:rsidR="002D59CF" w:rsidRDefault="002D59CF" w:rsidP="00F30D0F">
      <w:pPr>
        <w:pStyle w:val="Opsommingstreepje1eniveauCEDelft"/>
      </w:pPr>
      <w:r>
        <w:t xml:space="preserve">eengezinswoning: 5.000 €/woning </w:t>
      </w:r>
    </w:p>
    <w:p w14:paraId="16350895" w14:textId="25A656C2" w:rsidR="002D59CF" w:rsidRPr="00970235" w:rsidRDefault="00970235" w:rsidP="00970235">
      <w:pPr>
        <w:pStyle w:val="BasistekstCEDelft"/>
        <w:rPr>
          <w:i/>
        </w:rPr>
      </w:pPr>
      <w:r w:rsidRPr="00970235">
        <w:rPr>
          <w:i/>
        </w:rPr>
        <w:t>Collectief verwarmde woningen</w:t>
      </w:r>
    </w:p>
    <w:p w14:paraId="795B0AFE" w14:textId="3057CA2D" w:rsidR="00970235" w:rsidRDefault="00970235" w:rsidP="00970235">
      <w:pPr>
        <w:pStyle w:val="BasistekstCEDelft"/>
      </w:pPr>
      <w:r>
        <w:t>Dit geldt alleen voor meergezinswoningen:</w:t>
      </w:r>
    </w:p>
    <w:p w14:paraId="32F3E26F" w14:textId="72CA5BE5" w:rsidR="00F30D0F" w:rsidRDefault="00F30D0F" w:rsidP="00F30D0F">
      <w:pPr>
        <w:pStyle w:val="Opsommingstreepje1eniveauCEDelft"/>
      </w:pPr>
      <w:r>
        <w:t>2.700 €/woning</w:t>
      </w:r>
    </w:p>
    <w:p w14:paraId="406EC436" w14:textId="77777777" w:rsidR="00F30D0F" w:rsidRDefault="00F30D0F" w:rsidP="00970235">
      <w:pPr>
        <w:pStyle w:val="BasistekstCEDelft"/>
        <w:rPr>
          <w:noProof/>
        </w:rPr>
      </w:pPr>
    </w:p>
    <w:p w14:paraId="0B05147D" w14:textId="24EA0281" w:rsidR="00970235" w:rsidRDefault="00F30D0F" w:rsidP="00970235">
      <w:pPr>
        <w:pStyle w:val="BasistekstCEDelft"/>
      </w:pPr>
      <w:r>
        <w:rPr>
          <w:noProof/>
        </w:rPr>
        <w:t>Een toelichting op deze kosten is opgenomen in het Functioneel Ontwerp Vesta 3.0.</w:t>
      </w:r>
    </w:p>
    <w:p w14:paraId="750FE4B7" w14:textId="77777777" w:rsidR="00970235" w:rsidRPr="00970235" w:rsidRDefault="00970235" w:rsidP="00970235">
      <w:pPr>
        <w:pStyle w:val="BasistekstCEDelft"/>
      </w:pPr>
    </w:p>
    <w:p w14:paraId="5F381CA7" w14:textId="49DC2645" w:rsidR="00A4368C" w:rsidRDefault="00F9341F" w:rsidP="00F9341F">
      <w:pPr>
        <w:pStyle w:val="A-paragraafgenummerd"/>
      </w:pPr>
      <w:r>
        <w:t>Onderstation</w:t>
      </w:r>
    </w:p>
    <w:p w14:paraId="40C7F133" w14:textId="77777777" w:rsidR="00E97752" w:rsidRDefault="00B45CFF" w:rsidP="00F9341F">
      <w:pPr>
        <w:pStyle w:val="BasistekstCEDelft"/>
      </w:pPr>
      <w:r>
        <w:t xml:space="preserve">Het onderstation (OS) is in opzet gelijk aan het </w:t>
      </w:r>
      <w:r w:rsidR="00BF124B">
        <w:t>HT-warmtenet</w:t>
      </w:r>
      <w:r>
        <w:t>.</w:t>
      </w:r>
      <w:r w:rsidR="00BF124B">
        <w:t xml:space="preserve">, maar </w:t>
      </w:r>
      <w:r>
        <w:t xml:space="preserve">op een </w:t>
      </w:r>
      <w:r w:rsidR="00BF124B">
        <w:t>lagere temperatuur.</w:t>
      </w:r>
      <w:r w:rsidR="003214E0">
        <w:t xml:space="preserve"> We hanteren dezelfde grootte en kosten als bij het HT-net</w:t>
      </w:r>
      <w:r w:rsidR="00E97752">
        <w:t>.</w:t>
      </w:r>
    </w:p>
    <w:p w14:paraId="3309931B" w14:textId="401C6D49" w:rsidR="00F9341F" w:rsidRDefault="00E97752" w:rsidP="00F9341F">
      <w:pPr>
        <w:pStyle w:val="BasistekstCEDelft"/>
      </w:pPr>
      <w:r>
        <w:t>Bij een klein warmtenet zijn geen onderstations nodig; daar fungeert het WOS ook als onderstation. Daarom ronden we het aantal benodigde onderstations naar beneden af in plaats van naar boven.</w:t>
      </w:r>
    </w:p>
    <w:p w14:paraId="16921DDE" w14:textId="77777777" w:rsidR="00B45CFF" w:rsidRDefault="00B45CFF" w:rsidP="00F9341F">
      <w:pPr>
        <w:pStyle w:val="BasistekstCEDelft"/>
      </w:pPr>
    </w:p>
    <w:p w14:paraId="115D3C64" w14:textId="4108C72D" w:rsidR="00F9341F" w:rsidRDefault="00F9341F" w:rsidP="00FE3C18">
      <w:pPr>
        <w:pStyle w:val="A-paragraafgenummerd"/>
      </w:pPr>
      <w:r>
        <w:t>Distributienet (tracé, hoofdleiding en zijleidingen)</w:t>
      </w:r>
    </w:p>
    <w:p w14:paraId="6E688FFB" w14:textId="77777777" w:rsidR="003214E0" w:rsidRDefault="003214E0" w:rsidP="00BF124B">
      <w:pPr>
        <w:pStyle w:val="BasistekstCEDelft"/>
      </w:pPr>
      <w:r>
        <w:t>Het MT-distributienet op 70°C wijkt af van het HT-distributienet:</w:t>
      </w:r>
    </w:p>
    <w:p w14:paraId="11A90107" w14:textId="08735DEA" w:rsidR="003214E0" w:rsidRDefault="003214E0" w:rsidP="003214E0">
      <w:pPr>
        <w:pStyle w:val="Opsommingstreepje1eniveauCEDelft"/>
      </w:pPr>
      <w:r>
        <w:t>Lager temperatuurverschil met de omgeving, dus lagere isolatie vereist</w:t>
      </w:r>
    </w:p>
    <w:p w14:paraId="4CE67DAC" w14:textId="53AAAC30" w:rsidR="003214E0" w:rsidRDefault="003214E0" w:rsidP="003214E0">
      <w:pPr>
        <w:pStyle w:val="Opsommingstreepje1eniveauCEDelft"/>
      </w:pPr>
      <w:r>
        <w:t>Lagere energetische inhoud</w:t>
      </w:r>
      <w:r w:rsidR="00E668AE">
        <w:t xml:space="preserve"> door kleiner verschil tussen aanvoer en retour</w:t>
      </w:r>
      <w:r>
        <w:t xml:space="preserve">, dus </w:t>
      </w:r>
      <w:r w:rsidR="00E668AE">
        <w:t xml:space="preserve">bij gelijke vermogensvraag </w:t>
      </w:r>
      <w:r w:rsidR="00A67CAC">
        <w:t>en gelijk</w:t>
      </w:r>
      <w:r w:rsidR="002217D5">
        <w:t xml:space="preserve">e stroomsnelheid (debiet) </w:t>
      </w:r>
      <w:r>
        <w:t>groter volume (diameter)</w:t>
      </w:r>
    </w:p>
    <w:p w14:paraId="3F8DDE95" w14:textId="611C9743" w:rsidR="003214E0" w:rsidRDefault="003214E0" w:rsidP="003214E0">
      <w:pPr>
        <w:pStyle w:val="Opsommingstreepje1eniveauCEDelft"/>
        <w:numPr>
          <w:ilvl w:val="0"/>
          <w:numId w:val="0"/>
        </w:numPr>
      </w:pPr>
      <w:r>
        <w:t xml:space="preserve">In de modellering wordt aangenomen dat deze twee effecten elkaar opheffen en de kosten gelijk zijn aan de kosten van het HT-net. Ook de verliezen op capaciteit </w:t>
      </w:r>
      <w:del w:id="79" w:author="Katja Kruit [2]" w:date="2018-08-22T12:06:00Z">
        <w:r w:rsidDel="008A36FA">
          <w:delText xml:space="preserve">en volume </w:delText>
        </w:r>
      </w:del>
      <w:r>
        <w:t>worden gelijkgesteld aan die bij het HT-net.</w:t>
      </w:r>
      <w:ins w:id="80" w:author="Katja Kruit [2]" w:date="2018-08-22T12:06:00Z">
        <w:r w:rsidR="008A36FA">
          <w:t xml:space="preserve"> De verliezen op volume worden aangenomen iets lager </w:t>
        </w:r>
      </w:ins>
      <w:ins w:id="81" w:author="Katja Kruit [2]" w:date="2018-08-22T12:07:00Z">
        <w:r w:rsidR="008A36FA">
          <w:t>te zijn (15% versus 20% bij het HT-net).</w:t>
        </w:r>
      </w:ins>
    </w:p>
    <w:p w14:paraId="3A036ED8" w14:textId="77777777" w:rsidR="00BF124B" w:rsidRDefault="00BF124B" w:rsidP="00BF124B">
      <w:pPr>
        <w:pStyle w:val="BasistekstCEDelft"/>
      </w:pPr>
    </w:p>
    <w:p w14:paraId="30C01D27" w14:textId="3BA82316" w:rsidR="00F9341F" w:rsidRDefault="00A662BF" w:rsidP="00F9341F">
      <w:pPr>
        <w:pStyle w:val="A-paragraafgenummerd"/>
      </w:pPr>
      <w:r>
        <w:t>WOS met c</w:t>
      </w:r>
      <w:r w:rsidR="00F9341F">
        <w:t>ollectieve warmtepomp</w:t>
      </w:r>
    </w:p>
    <w:p w14:paraId="4A2751F6" w14:textId="692CEA7B" w:rsidR="008B4F53" w:rsidRPr="00370FD2" w:rsidRDefault="00CA0731" w:rsidP="008B4F53">
      <w:pPr>
        <w:pStyle w:val="BasistekstCEDelft"/>
      </w:pPr>
      <w:r>
        <w:t>Voor de basislast wordt een collectieve warmtepomp ingezet.</w:t>
      </w:r>
      <w:r w:rsidR="00A662BF">
        <w:t xml:space="preserve"> Deze is groot genoeg om de </w:t>
      </w:r>
      <w:proofErr w:type="spellStart"/>
      <w:r w:rsidR="00A662BF">
        <w:t>seizoenspiek</w:t>
      </w:r>
      <w:proofErr w:type="spellEnd"/>
      <w:r w:rsidR="00A662BF">
        <w:t xml:space="preserve"> (winter) op te vangen en </w:t>
      </w:r>
      <w:proofErr w:type="spellStart"/>
      <w:r w:rsidR="00A662BF">
        <w:t>dagpieken</w:t>
      </w:r>
      <w:proofErr w:type="spellEnd"/>
      <w:r w:rsidR="00A662BF">
        <w:t xml:space="preserve"> voor </w:t>
      </w:r>
      <w:r w:rsidR="00A662BF" w:rsidRPr="00370FD2">
        <w:t xml:space="preserve">warmtapwater. </w:t>
      </w:r>
      <w:r w:rsidR="00370FD2" w:rsidRPr="00370FD2">
        <w:t xml:space="preserve">In de praktijk kunnen dit bijvoorbeeld vijf </w:t>
      </w:r>
      <w:r w:rsidR="00A662BF" w:rsidRPr="00370FD2">
        <w:t>warmtepompen van 200 kW</w:t>
      </w:r>
      <w:r w:rsidR="00370FD2" w:rsidRPr="00370FD2">
        <w:t xml:space="preserve"> zijn</w:t>
      </w:r>
      <w:r w:rsidR="00A662BF" w:rsidRPr="00370FD2">
        <w:t xml:space="preserve">, die serieel </w:t>
      </w:r>
      <w:r w:rsidR="00370FD2" w:rsidRPr="00370FD2">
        <w:t xml:space="preserve">kunnen </w:t>
      </w:r>
      <w:r w:rsidR="00A662BF" w:rsidRPr="00370FD2">
        <w:t>inschakelen.</w:t>
      </w:r>
    </w:p>
    <w:p w14:paraId="6B7E8A71" w14:textId="77777777" w:rsidR="00512C09" w:rsidRDefault="00512C09" w:rsidP="00512C09">
      <w:pPr>
        <w:pStyle w:val="BasistekstCEDelft"/>
      </w:pPr>
      <w:r>
        <w:t>De SPF van de collectieve warmtepomp wordt als volgt berekend:</w:t>
      </w:r>
    </w:p>
    <w:p w14:paraId="70920D94" w14:textId="77777777" w:rsidR="00512C09" w:rsidRPr="009B7737" w:rsidRDefault="00512C09" w:rsidP="00512C09">
      <w:pPr>
        <w:pStyle w:val="BasistekstCEDelft"/>
      </w:pPr>
      <m:oMathPara>
        <m:oMath>
          <m:r>
            <w:rPr>
              <w:rFonts w:ascii="Cambria Math" w:hAnsi="Cambria Math"/>
            </w:rPr>
            <m:t>SPF=η*</m:t>
          </m:r>
          <m:f>
            <m:fPr>
              <m:ctrlPr>
                <w:rPr>
                  <w:rFonts w:ascii="Cambria Math" w:hAnsi="Cambria Math"/>
                  <w:i/>
                </w:rPr>
              </m:ctrlPr>
            </m:fPr>
            <m:num>
              <m:sSub>
                <m:sSubPr>
                  <m:ctrlPr>
                    <w:rPr>
                      <w:rFonts w:ascii="Cambria Math" w:hAnsi="Cambria Math"/>
                      <w:i/>
                      <w:lang w:val="en-GB"/>
                    </w:rPr>
                  </m:ctrlPr>
                </m:sSubPr>
                <m:e>
                  <m:r>
                    <w:rPr>
                      <w:rFonts w:ascii="Cambria Math" w:hAnsi="Cambria Math"/>
                    </w:rPr>
                    <m:t>T</m:t>
                  </m:r>
                </m:e>
                <m:sub>
                  <m:r>
                    <w:rPr>
                      <w:rFonts w:ascii="Cambria Math" w:hAnsi="Cambria Math"/>
                    </w:rPr>
                    <m:t>cond</m:t>
                  </m:r>
                </m:sub>
              </m:sSub>
              <m:ctrlPr>
                <w:rPr>
                  <w:rFonts w:ascii="Cambria Math" w:hAnsi="Cambria Math"/>
                  <w:i/>
                  <w:lang w:val="en-GB"/>
                </w:rPr>
              </m:ctrlPr>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2E1FE2C6" w14:textId="77777777" w:rsidR="00512C09" w:rsidRDefault="00512C09" w:rsidP="00512C09">
      <w:pPr>
        <w:pStyle w:val="BasistekstCEDelft"/>
      </w:pPr>
      <w:r>
        <w:t>Daarbij is:</w:t>
      </w:r>
    </w:p>
    <w:p w14:paraId="184B9116" w14:textId="5DA41B59" w:rsidR="00512C09" w:rsidRDefault="00512C09" w:rsidP="00512C09">
      <w:pPr>
        <w:pStyle w:val="Opsommingstreepje1eniveauCEDelft"/>
      </w:pPr>
      <w:proofErr w:type="spellStart"/>
      <w:r>
        <w:t>T</w:t>
      </w:r>
      <w:r w:rsidRPr="00512C09">
        <w:rPr>
          <w:vertAlign w:val="subscript"/>
        </w:rPr>
        <w:t>cond</w:t>
      </w:r>
      <w:proofErr w:type="spellEnd"/>
      <w:r>
        <w:t>, de aanvoertemperatuur van het distributienet (70°C) + 2 graden (in Kelvin), dus 345°K.</w:t>
      </w:r>
    </w:p>
    <w:p w14:paraId="2609B397" w14:textId="77777777" w:rsidR="00512C09" w:rsidRDefault="00512C09" w:rsidP="00512C09">
      <w:pPr>
        <w:pStyle w:val="Opsommingstreepje1eniveauCEDelft"/>
      </w:pPr>
      <w:proofErr w:type="spellStart"/>
      <w:r>
        <w:t>T</w:t>
      </w:r>
      <w:r w:rsidRPr="00512C09">
        <w:rPr>
          <w:vertAlign w:val="subscript"/>
        </w:rPr>
        <w:t>Evp</w:t>
      </w:r>
      <w:proofErr w:type="spellEnd"/>
      <w:r>
        <w:t xml:space="preserve"> is de retourtemperatuur van het </w:t>
      </w:r>
      <w:proofErr w:type="spellStart"/>
      <w:r>
        <w:t>bronnet</w:t>
      </w:r>
      <w:proofErr w:type="spellEnd"/>
      <w:r>
        <w:t xml:space="preserve"> (20°C) – 2 graden, dus 291°K.</w:t>
      </w:r>
    </w:p>
    <w:p w14:paraId="5D3B5CFA" w14:textId="77A5F9A7" w:rsidR="00512C09" w:rsidRDefault="00512C09" w:rsidP="00512C09">
      <w:pPr>
        <w:pStyle w:val="Opsommingstreepje1eniveauCEDelft"/>
      </w:pPr>
      <w:r>
        <w:t xml:space="preserve">De efficiëntiefactor </w:t>
      </w:r>
      <w:r>
        <w:rPr>
          <w:rFonts w:cs="Calibri"/>
        </w:rPr>
        <w:t>η</w:t>
      </w:r>
      <w:r>
        <w:t xml:space="preserve"> wordt ingeschat als 60% van de theoretische </w:t>
      </w:r>
      <w:proofErr w:type="spellStart"/>
      <w:r>
        <w:t>Carnot</w:t>
      </w:r>
      <w:proofErr w:type="spellEnd"/>
      <w:r>
        <w:t xml:space="preserve"> COP. </w:t>
      </w:r>
    </w:p>
    <w:p w14:paraId="496ADAB5" w14:textId="77777777" w:rsidR="00512C09" w:rsidRPr="009B7737" w:rsidRDefault="00512C09" w:rsidP="00512C09">
      <w:pPr>
        <w:pStyle w:val="Opsommingstreepje1eniveauCEDelft"/>
        <w:numPr>
          <w:ilvl w:val="0"/>
          <w:numId w:val="0"/>
        </w:numPr>
      </w:pPr>
      <w:r>
        <w:t>De SPF komt uit op 3,8.</w:t>
      </w:r>
    </w:p>
    <w:p w14:paraId="16D8F82A" w14:textId="77777777" w:rsidR="00F647AC" w:rsidRDefault="00F647AC" w:rsidP="00A4368C">
      <w:pPr>
        <w:pStyle w:val="BasistekstCEDelft"/>
      </w:pPr>
    </w:p>
    <w:p w14:paraId="6BF9447A" w14:textId="77777777" w:rsidR="00A4368C" w:rsidRDefault="00A4368C" w:rsidP="00F9341F">
      <w:pPr>
        <w:pStyle w:val="A-paragraafgenummerd"/>
      </w:pPr>
      <w:r>
        <w:t>Aanvoernet</w:t>
      </w:r>
    </w:p>
    <w:p w14:paraId="54C4FBB3" w14:textId="77777777" w:rsidR="00331981" w:rsidRDefault="00A4368C" w:rsidP="00A4368C">
      <w:pPr>
        <w:pStyle w:val="BasistekstCEDelft"/>
      </w:pPr>
      <w:r>
        <w:t xml:space="preserve">Het aanvoernet </w:t>
      </w:r>
      <w:r w:rsidR="002746CB">
        <w:t xml:space="preserve">is </w:t>
      </w:r>
      <w:r w:rsidR="00331981" w:rsidRPr="00331981">
        <w:t>ook vertakt net als</w:t>
      </w:r>
      <w:r w:rsidR="00331981">
        <w:t xml:space="preserve"> het </w:t>
      </w:r>
      <w:r w:rsidR="00331981" w:rsidRPr="00331981">
        <w:t xml:space="preserve">distributienet. </w:t>
      </w:r>
    </w:p>
    <w:p w14:paraId="23F8D3C7" w14:textId="7230362E" w:rsidR="00331981" w:rsidRDefault="00331981" w:rsidP="00A4368C">
      <w:pPr>
        <w:pStyle w:val="BasistekstCEDelft"/>
      </w:pPr>
      <w:r>
        <w:lastRenderedPageBreak/>
        <w:t>I</w:t>
      </w:r>
      <w:r w:rsidRPr="00331981">
        <w:t xml:space="preserve">n </w:t>
      </w:r>
      <w:r>
        <w:t xml:space="preserve">de </w:t>
      </w:r>
      <w:r w:rsidRPr="00331981">
        <w:t>modellering</w:t>
      </w:r>
      <w:r>
        <w:t xml:space="preserve"> wordt de lengte van het net hetzelfde berekend als bij de transportleiding bij HT-warmtenet, namelijk door</w:t>
      </w:r>
      <w:r w:rsidRPr="00331981">
        <w:t xml:space="preserve"> </w:t>
      </w:r>
      <w:r w:rsidR="00CA4AE2">
        <w:t xml:space="preserve">de kortste </w:t>
      </w:r>
      <w:r w:rsidRPr="00331981">
        <w:t xml:space="preserve">afstand </w:t>
      </w:r>
      <w:r w:rsidR="00CA4AE2">
        <w:t xml:space="preserve">tussen de bron en de </w:t>
      </w:r>
      <w:r w:rsidRPr="00331981">
        <w:t xml:space="preserve">CWP, met </w:t>
      </w:r>
      <w:commentRangeStart w:id="82"/>
      <w:r w:rsidRPr="00331981">
        <w:t>omwegfactor</w:t>
      </w:r>
      <w:commentRangeEnd w:id="82"/>
      <w:r w:rsidR="00A662BF">
        <w:rPr>
          <w:rStyle w:val="Verwijzingopmerking"/>
        </w:rPr>
        <w:commentReference w:id="82"/>
      </w:r>
      <w:r>
        <w:t>.</w:t>
      </w:r>
    </w:p>
    <w:p w14:paraId="1BE1334A" w14:textId="77777777" w:rsidR="00331981" w:rsidRDefault="00331981" w:rsidP="00A4368C">
      <w:pPr>
        <w:pStyle w:val="BasistekstCEDelft"/>
      </w:pPr>
      <w:r>
        <w:t>Bij meerdere bronnen wordt aangenomen dat de leidingen aan elkaar aangesloten kunnen worden waardoor de totale leidinglengte afneemt. Dit wordt gevat in een afnemende omwegfactor:</w:t>
      </w:r>
    </w:p>
    <w:p w14:paraId="297967FD" w14:textId="77777777" w:rsidR="00331981" w:rsidRDefault="00331981" w:rsidP="00331981">
      <w:pPr>
        <w:pStyle w:val="Opsommingstreepje1eniveauCEDelft"/>
      </w:pPr>
      <w:commentRangeStart w:id="83"/>
      <w:commentRangeStart w:id="84"/>
      <w:r>
        <w:t>Omwegfactor 1,5 bij 2 bronnen</w:t>
      </w:r>
      <w:commentRangeEnd w:id="83"/>
      <w:r w:rsidR="00243C37">
        <w:rPr>
          <w:rStyle w:val="Verwijzingopmerking"/>
        </w:rPr>
        <w:commentReference w:id="83"/>
      </w:r>
      <w:commentRangeEnd w:id="84"/>
      <w:r w:rsidR="002C121A">
        <w:rPr>
          <w:rStyle w:val="Verwijzingopmerking"/>
        </w:rPr>
        <w:commentReference w:id="84"/>
      </w:r>
    </w:p>
    <w:p w14:paraId="3197210A" w14:textId="77777777" w:rsidR="00331981" w:rsidRDefault="00331981" w:rsidP="00331981">
      <w:pPr>
        <w:pStyle w:val="Opsommingstreepje1eniveauCEDelft"/>
      </w:pPr>
      <w:r>
        <w:t>Omwegfactor ..</w:t>
      </w:r>
    </w:p>
    <w:p w14:paraId="0DDB4518" w14:textId="77777777" w:rsidR="00331981" w:rsidRDefault="00331981" w:rsidP="00331981">
      <w:pPr>
        <w:pStyle w:val="Opsommingstreepje1eniveauCEDelft"/>
      </w:pPr>
      <w:r>
        <w:t>Uiteindelijk tracévorming waardoor omwegfactor &lt;0</w:t>
      </w:r>
    </w:p>
    <w:p w14:paraId="41766317" w14:textId="59787F13" w:rsidR="00CA4AE2" w:rsidRDefault="00CA4AE2" w:rsidP="00A4368C">
      <w:pPr>
        <w:pStyle w:val="BasistekstCEDelft"/>
      </w:pPr>
    </w:p>
    <w:p w14:paraId="7EAFD6B6" w14:textId="5ABF5226" w:rsidR="005B1FEA" w:rsidRPr="005B1FEA" w:rsidRDefault="005B1FEA" w:rsidP="00A4368C">
      <w:pPr>
        <w:pStyle w:val="BasistekstCEDelft"/>
        <w:rPr>
          <w:i/>
        </w:rPr>
      </w:pPr>
      <w:r>
        <w:rPr>
          <w:i/>
        </w:rPr>
        <w:t>Capaciteit van het aanvoernet</w:t>
      </w:r>
    </w:p>
    <w:p w14:paraId="6B31A2E4" w14:textId="63014868" w:rsidR="005B1FEA" w:rsidRDefault="00CA4AE2" w:rsidP="00A4368C">
      <w:pPr>
        <w:pStyle w:val="BasistekstCEDelft"/>
      </w:pPr>
      <w:r>
        <w:t xml:space="preserve">De capaciteit van de buis is afhankelijk van het </w:t>
      </w:r>
      <w:r w:rsidR="005B1FEA">
        <w:t>gevraagde piekvermogen van de onderstations en de SPF van de collectieve warmtepomp. Het aanvoernet (LT-net) levert (1-1/SPF) deel van het geproduceerde vermogen:</w:t>
      </w:r>
    </w:p>
    <w:p w14:paraId="7564160F" w14:textId="1C56B94B" w:rsidR="005B1FEA" w:rsidRDefault="005B1FEA" w:rsidP="00A4368C">
      <w:pPr>
        <w:pStyle w:val="BasistekstCEDelft"/>
      </w:pPr>
      <m:oMathPara>
        <m:oMath>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MT-net</m:t>
                  </m:r>
                </m:sub>
              </m:sSub>
            </m:num>
            <m:den>
              <m:sSub>
                <m:sSubPr>
                  <m:ctrlPr>
                    <w:rPr>
                      <w:rFonts w:ascii="Cambria Math" w:hAnsi="Cambria Math"/>
                      <w:i/>
                    </w:rPr>
                  </m:ctrlPr>
                </m:sSubPr>
                <m:e>
                  <m:r>
                    <w:rPr>
                      <w:rFonts w:ascii="Cambria Math" w:hAnsi="Cambria Math"/>
                    </w:rPr>
                    <m:t>W</m:t>
                  </m:r>
                </m:e>
                <m:sub>
                  <m:r>
                    <w:rPr>
                      <w:rFonts w:ascii="Cambria Math" w:hAnsi="Cambria Math"/>
                    </w:rPr>
                    <m:t>el</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LT-net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el</m:t>
                  </m:r>
                </m:sub>
              </m:sSub>
            </m:num>
            <m:den>
              <m:sSub>
                <m:sSubPr>
                  <m:ctrlPr>
                    <w:rPr>
                      <w:rFonts w:ascii="Cambria Math" w:hAnsi="Cambria Math"/>
                      <w:i/>
                    </w:rPr>
                  </m:ctrlPr>
                </m:sSubPr>
                <m:e>
                  <m:r>
                    <w:rPr>
                      <w:rFonts w:ascii="Cambria Math" w:hAnsi="Cambria Math"/>
                    </w:rPr>
                    <m:t>W</m:t>
                  </m:r>
                </m:e>
                <m:sub>
                  <m:r>
                    <w:rPr>
                      <w:rFonts w:ascii="Cambria Math" w:hAnsi="Cambria Math"/>
                    </w:rPr>
                    <m:t>el</m:t>
                  </m:r>
                </m:sub>
              </m:sSub>
            </m:den>
          </m:f>
        </m:oMath>
      </m:oMathPara>
    </w:p>
    <w:p w14:paraId="252B1800" w14:textId="3EC00386" w:rsidR="005B1FEA" w:rsidRDefault="005B1FEA" w:rsidP="00A4368C">
      <w:pPr>
        <w:pStyle w:val="BasistekstCEDelft"/>
      </w:pPr>
      <w:r>
        <w:t>Dit is om te schrijven in:</w:t>
      </w:r>
    </w:p>
    <w:p w14:paraId="6753FD93" w14:textId="59A1A2F1" w:rsidR="005B1FEA" w:rsidRDefault="00E570A9" w:rsidP="00A4368C">
      <w:pPr>
        <w:pStyle w:val="BasistekstCEDelft"/>
      </w:pPr>
      <m:oMathPara>
        <m:oMath>
          <m:sSub>
            <m:sSubPr>
              <m:ctrlPr>
                <w:rPr>
                  <w:rFonts w:ascii="Cambria Math" w:hAnsi="Cambria Math"/>
                  <w:i/>
                </w:rPr>
              </m:ctrlPr>
            </m:sSubPr>
            <m:e>
              <m:r>
                <w:rPr>
                  <w:rFonts w:ascii="Cambria Math" w:hAnsi="Cambria Math"/>
                </w:rPr>
                <m:t>Q</m:t>
              </m:r>
            </m:e>
            <m:sub>
              <m:r>
                <w:rPr>
                  <w:rFonts w:ascii="Cambria Math" w:hAnsi="Cambria Math"/>
                </w:rPr>
                <m:t>LT-net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MT-net</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den>
              </m:f>
            </m:e>
          </m:d>
        </m:oMath>
      </m:oMathPara>
    </w:p>
    <w:p w14:paraId="13787C4C" w14:textId="70DC404A" w:rsidR="005B1FEA" w:rsidRDefault="00404F02" w:rsidP="00A4368C">
      <w:pPr>
        <w:pStyle w:val="BasistekstCEDelft"/>
      </w:pPr>
      <w:r w:rsidRPr="006008C6">
        <w:t>Het vermogen schaalt op dezelfde manier als de warmtevraag.</w:t>
      </w:r>
    </w:p>
    <w:p w14:paraId="4C9B3DAF" w14:textId="77777777" w:rsidR="00404F02" w:rsidRDefault="00404F02" w:rsidP="00A4368C">
      <w:pPr>
        <w:pStyle w:val="BasistekstCEDelft"/>
      </w:pPr>
    </w:p>
    <w:p w14:paraId="3620DD3E" w14:textId="29044ADD" w:rsidR="00D976CA" w:rsidRDefault="005B1FEA" w:rsidP="00A4368C">
      <w:pPr>
        <w:pStyle w:val="BasistekstCEDelft"/>
      </w:pPr>
      <w:r>
        <w:t xml:space="preserve">Het gevraagde piekvermogen moet gedekt worden met het </w:t>
      </w:r>
      <w:r w:rsidR="00CA4AE2">
        <w:t>vermogen van de aangesloten bron(</w:t>
      </w:r>
      <w:proofErr w:type="spellStart"/>
      <w:r w:rsidR="00CA4AE2">
        <w:t>nen</w:t>
      </w:r>
      <w:proofErr w:type="spellEnd"/>
      <w:r w:rsidR="00CA4AE2">
        <w:t xml:space="preserve">). </w:t>
      </w:r>
    </w:p>
    <w:p w14:paraId="1C49BC6B" w14:textId="77777777" w:rsidR="00A662BF" w:rsidRDefault="00A662BF" w:rsidP="00A4368C">
      <w:pPr>
        <w:pStyle w:val="BasistekstCEDelft"/>
      </w:pPr>
    </w:p>
    <w:p w14:paraId="2E1AD318" w14:textId="0CF68781" w:rsidR="00D976CA" w:rsidRDefault="00D976CA" w:rsidP="008E1CC0">
      <w:pPr>
        <w:pStyle w:val="A-paragraafgenummerd"/>
      </w:pPr>
      <w:r>
        <w:t>Uitkoppelen bronnen</w:t>
      </w:r>
    </w:p>
    <w:p w14:paraId="4BD7E2F8" w14:textId="6376C171" w:rsidR="00D976CA" w:rsidRDefault="00925621" w:rsidP="00925621">
      <w:pPr>
        <w:pStyle w:val="BasistekstCEDelft"/>
      </w:pPr>
      <w:r>
        <w:t xml:space="preserve">De kosten voor het uitkoppelen van warmte bij de bron verschilt per type bron. Voor restwarmte is dit gelijkgesteld aan HT-restwarmte, namelijk 250 €/kW. </w:t>
      </w:r>
    </w:p>
    <w:p w14:paraId="5DE7FD91" w14:textId="16F05BD1" w:rsidR="00925621" w:rsidRDefault="00925621" w:rsidP="00925621">
      <w:pPr>
        <w:pStyle w:val="BasistekstCEDelft"/>
      </w:pPr>
      <w:r>
        <w:t>De bronkosten voor ondiepe geothermie (OGT) oftewel lage temperatuur aardwarmte (LTA) zijn door CE Delft (Weg van Gas, 3.K61) ingeschat op 1.200 tot 2.000 euro/kW met een minimale investering van 8.000.000 €.</w:t>
      </w:r>
    </w:p>
    <w:p w14:paraId="507D2B4F" w14:textId="77777777" w:rsidR="00D976CA" w:rsidRPr="00D976CA" w:rsidRDefault="00D976CA" w:rsidP="00D976CA">
      <w:pPr>
        <w:pStyle w:val="A-paragraafgenummerd"/>
        <w:numPr>
          <w:ilvl w:val="0"/>
          <w:numId w:val="0"/>
        </w:numPr>
        <w:ind w:left="360" w:hanging="360"/>
        <w:rPr>
          <w:b w:val="0"/>
        </w:rPr>
      </w:pPr>
    </w:p>
    <w:p w14:paraId="120D68E1" w14:textId="10F5506B" w:rsidR="008E1CC0" w:rsidRDefault="008E1CC0" w:rsidP="008E1CC0">
      <w:pPr>
        <w:pStyle w:val="A-paragraafgenummerd"/>
      </w:pPr>
      <w:proofErr w:type="spellStart"/>
      <w:r>
        <w:t>Seizoensbuffer</w:t>
      </w:r>
      <w:proofErr w:type="spellEnd"/>
    </w:p>
    <w:p w14:paraId="0159E89C" w14:textId="1D11CD70" w:rsidR="00925621" w:rsidRDefault="008E1CC0" w:rsidP="00925621">
      <w:pPr>
        <w:pStyle w:val="BasistekstCEDelft"/>
      </w:pPr>
      <w:r>
        <w:t xml:space="preserve">De </w:t>
      </w:r>
      <w:proofErr w:type="spellStart"/>
      <w:r>
        <w:t>seizoensbuffer</w:t>
      </w:r>
      <w:proofErr w:type="spellEnd"/>
      <w:r>
        <w:t xml:space="preserve"> kan </w:t>
      </w:r>
      <w:r w:rsidR="00620455">
        <w:t>l</w:t>
      </w:r>
      <w:r w:rsidR="00B162F0">
        <w:t xml:space="preserve">age </w:t>
      </w:r>
      <w:r w:rsidR="00620455">
        <w:t>t</w:t>
      </w:r>
      <w:r w:rsidR="00B162F0">
        <w:t xml:space="preserve">emperatuur </w:t>
      </w:r>
      <w:r w:rsidR="00620455">
        <w:t>a</w:t>
      </w:r>
      <w:r w:rsidR="00B162F0">
        <w:t xml:space="preserve">ardwarmte </w:t>
      </w:r>
      <w:r w:rsidR="00620455">
        <w:t>(</w:t>
      </w:r>
      <w:r w:rsidR="00B162F0">
        <w:t>LTA</w:t>
      </w:r>
      <w:r w:rsidR="00CA4AE2">
        <w:t xml:space="preserve">) of Midden Temperatuur Opslag (MTO) of Hoge Temperatuur Opslag (HTO) doublet zijn. </w:t>
      </w:r>
      <w:r w:rsidR="007F6BF6">
        <w:t xml:space="preserve">De mogelijkheid van opslag in </w:t>
      </w:r>
      <w:proofErr w:type="spellStart"/>
      <w:r w:rsidR="007F6BF6">
        <w:t>aquifers</w:t>
      </w:r>
      <w:proofErr w:type="spellEnd"/>
      <w:r w:rsidR="007F6BF6">
        <w:t xml:space="preserve"> is afhankelijk van de bodemgeschiktheid van de locatie/buurt. Als opslag in </w:t>
      </w:r>
      <w:proofErr w:type="spellStart"/>
      <w:r w:rsidR="007F6BF6">
        <w:t>aquifers</w:t>
      </w:r>
      <w:proofErr w:type="spellEnd"/>
      <w:r w:rsidR="007F6BF6">
        <w:t xml:space="preserve"> niet mogelijk is, zijn kunstmatige buffers nodig. </w:t>
      </w:r>
      <w:r w:rsidR="00925621">
        <w:t>Meerdere buurten kunnen één buffer delen.</w:t>
      </w:r>
    </w:p>
    <w:p w14:paraId="48FC29A7" w14:textId="77777777" w:rsidR="007F6BF6" w:rsidRDefault="007F6BF6" w:rsidP="008E1CC0">
      <w:pPr>
        <w:pStyle w:val="BasistekstCEDelft"/>
      </w:pPr>
    </w:p>
    <w:p w14:paraId="23CB3D32" w14:textId="37ACA8F3" w:rsidR="00B162F0" w:rsidRDefault="00AE27D0" w:rsidP="00B162F0">
      <w:pPr>
        <w:pStyle w:val="BasistekstCEDelft"/>
        <w:rPr>
          <w:ins w:id="85" w:author="Katja Kruit" w:date="2018-08-16T14:02:00Z"/>
        </w:rPr>
      </w:pPr>
      <w:r>
        <w:t xml:space="preserve">De kosten van een OGT-doublet zijn afhankelijk van veel factoren, waaronder capaciteit, diepte, en ondergrond. Deze zijn sterk locatieafhankelijk. Daarom wordt in deze modellering uitgegaan van een enkel </w:t>
      </w:r>
      <w:proofErr w:type="spellStart"/>
      <w:r>
        <w:t>kostenkental</w:t>
      </w:r>
      <w:proofErr w:type="spellEnd"/>
      <w:r>
        <w:t xml:space="preserve"> voor de aanleg van een doublet</w:t>
      </w:r>
      <w:r w:rsidR="00F5627F">
        <w:t>, onafhankelijk van deze factoren</w:t>
      </w:r>
      <w:r>
        <w:t>.</w:t>
      </w:r>
      <w:r w:rsidR="007F6BF6">
        <w:t xml:space="preserve"> In de modellering wordt uitgegaan van één buffer per cluster</w:t>
      </w:r>
      <w:r w:rsidR="002217D5">
        <w:t>, met investeringskosten</w:t>
      </w:r>
      <w:r w:rsidR="007F6BF6">
        <w:t xml:space="preserve"> van €100.000 euro.</w:t>
      </w:r>
    </w:p>
    <w:p w14:paraId="75DA3616" w14:textId="6846A035" w:rsidR="004E24D1" w:rsidRDefault="004E24D1" w:rsidP="00B162F0">
      <w:pPr>
        <w:pStyle w:val="BasistekstCEDelft"/>
        <w:rPr>
          <w:ins w:id="86" w:author="Katja Kruit" w:date="2018-08-16T14:02:00Z"/>
        </w:rPr>
      </w:pPr>
    </w:p>
    <w:p w14:paraId="787D0145" w14:textId="05AD8FB5" w:rsidR="004E24D1" w:rsidRDefault="004E24D1" w:rsidP="00B162F0">
      <w:pPr>
        <w:pStyle w:val="BasistekstCEDelft"/>
      </w:pPr>
      <w:ins w:id="87" w:author="Katja Kruit" w:date="2018-08-16T14:03:00Z">
        <w:r>
          <w:t xml:space="preserve">De systeemvoordelen van een buffer (beter </w:t>
        </w:r>
        <w:proofErr w:type="spellStart"/>
        <w:r>
          <w:t>uitnutten</w:t>
        </w:r>
        <w:proofErr w:type="spellEnd"/>
        <w:r>
          <w:t xml:space="preserve"> bron; opvang pieken) worden in dit ontwerp niet gemodelleerd.</w:t>
        </w:r>
      </w:ins>
    </w:p>
    <w:p w14:paraId="37F1EED5" w14:textId="77777777" w:rsidR="00C1074F" w:rsidRDefault="002955BD" w:rsidP="002955BD">
      <w:pPr>
        <w:pStyle w:val="Kop2"/>
      </w:pPr>
      <w:bookmarkStart w:id="88" w:name="_Toc510191824"/>
      <w:r>
        <w:t>Variant 2: LT-distributienet</w:t>
      </w:r>
      <w:r w:rsidR="00766F81">
        <w:t xml:space="preserve"> met individuele WP</w:t>
      </w:r>
      <w:bookmarkEnd w:id="88"/>
    </w:p>
    <w:p w14:paraId="576436F2" w14:textId="2DDAFDCA" w:rsidR="00766F81" w:rsidRDefault="00812A93" w:rsidP="00766F81">
      <w:pPr>
        <w:pStyle w:val="BasistekstCEDelft"/>
      </w:pPr>
      <w:r>
        <w:t xml:space="preserve">In deze variant opereren </w:t>
      </w:r>
      <w:r w:rsidR="00766F81">
        <w:t xml:space="preserve">het </w:t>
      </w:r>
      <w:r w:rsidR="00C77DDE">
        <w:t>aanvoer</w:t>
      </w:r>
      <w:r>
        <w:t xml:space="preserve">net en distributienet beide </w:t>
      </w:r>
      <w:r w:rsidR="00766F81">
        <w:t xml:space="preserve">op lage temperatuur (30°C met </w:t>
      </w:r>
      <w:r w:rsidR="00085F7D">
        <w:t>20</w:t>
      </w:r>
      <w:r w:rsidR="00766F81">
        <w:t>°C retour) en wordt de warmte in de woning</w:t>
      </w:r>
      <w:r>
        <w:t>, afhankelijk van het type woning,</w:t>
      </w:r>
      <w:r w:rsidR="008D394F">
        <w:t xml:space="preserve"> </w:t>
      </w:r>
      <w:r w:rsidR="00766F81">
        <w:t>opgewaardeerd met een individuele (booster-) warmtepomp.</w:t>
      </w:r>
    </w:p>
    <w:p w14:paraId="3A9CCC63" w14:textId="77777777" w:rsidR="00766F81" w:rsidRDefault="00766F81" w:rsidP="00766F81">
      <w:pPr>
        <w:pStyle w:val="BasistekstCEDelft"/>
      </w:pPr>
    </w:p>
    <w:p w14:paraId="361D2625" w14:textId="4FF01FA3" w:rsidR="00150F9C" w:rsidRDefault="00766F81" w:rsidP="00766F81">
      <w:pPr>
        <w:pStyle w:val="BasistekstCEDelft"/>
      </w:pPr>
      <w:r>
        <w:t xml:space="preserve">De woningen </w:t>
      </w:r>
      <w:r w:rsidR="001972C0">
        <w:t xml:space="preserve">worden geïsoleerd naar label </w:t>
      </w:r>
      <w:r w:rsidR="00085F7D">
        <w:t xml:space="preserve">D, C, </w:t>
      </w:r>
      <w:r w:rsidR="001972C0">
        <w:t>B, A of A+.</w:t>
      </w:r>
      <w:r w:rsidR="00150F9C">
        <w:t xml:space="preserve"> De woningen krijgen een individuele warmtepomp, waarvan de kosten, het vermogen en de COP afhangen van het label (zie </w:t>
      </w:r>
      <w:r w:rsidR="00150F9C">
        <w:fldChar w:fldCharType="begin"/>
      </w:r>
      <w:r w:rsidR="00150F9C">
        <w:instrText xml:space="preserve"> REF _Ref511392352 \h </w:instrText>
      </w:r>
      <w:r w:rsidR="00150F9C">
        <w:fldChar w:fldCharType="separate"/>
      </w:r>
      <w:r w:rsidR="00150F9C">
        <w:t xml:space="preserve">Tabel </w:t>
      </w:r>
      <w:r w:rsidR="00150F9C">
        <w:rPr>
          <w:noProof/>
        </w:rPr>
        <w:t>8</w:t>
      </w:r>
      <w:r w:rsidR="00150F9C">
        <w:fldChar w:fldCharType="end"/>
      </w:r>
      <w:r w:rsidR="00150F9C">
        <w:t>).</w:t>
      </w:r>
    </w:p>
    <w:p w14:paraId="73E3F2F2" w14:textId="5743A326" w:rsidR="00085F7D" w:rsidRDefault="001972C0" w:rsidP="0074431D">
      <w:pPr>
        <w:pStyle w:val="BasistekstCEDelft"/>
      </w:pPr>
      <w:r>
        <w:t xml:space="preserve">In het geval van label A/A+ wordt een LT-afgiftesysteem gebruikt en voldoet de warmtepomp </w:t>
      </w:r>
      <w:r w:rsidR="00A662BF">
        <w:t xml:space="preserve">voor het grootste deel </w:t>
      </w:r>
      <w:r>
        <w:t xml:space="preserve">als boosterwarmtepomp voor warm tapwater. </w:t>
      </w:r>
      <w:r w:rsidR="00B162F0">
        <w:t xml:space="preserve">De boosterfunctie heeft een andere COP </w:t>
      </w:r>
      <w:r w:rsidR="00B162F0">
        <w:lastRenderedPageBreak/>
        <w:t>dan voor ruimteverwarming (zie tabel).</w:t>
      </w:r>
      <w:r w:rsidR="00554345">
        <w:t xml:space="preserve"> De ruimteverwarmingsfunctie is bij energielabel A alleen nodig voor zeer koude dagen.</w:t>
      </w:r>
      <w:r w:rsidR="003A1AB5">
        <w:t xml:space="preserve"> </w:t>
      </w:r>
      <w:r>
        <w:t>In het geval van label B is een convectorradiator voldoende</w:t>
      </w:r>
      <w:r w:rsidR="004044C8">
        <w:t>.</w:t>
      </w:r>
    </w:p>
    <w:p w14:paraId="0AEC1312" w14:textId="3888B868" w:rsidR="00085F7D" w:rsidRDefault="00085F7D" w:rsidP="00085F7D">
      <w:pPr>
        <w:pStyle w:val="Bijschrift"/>
        <w:keepNext/>
      </w:pPr>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7D4CCD">
        <w:rPr>
          <w:noProof/>
        </w:rPr>
        <w:t>8</w:t>
      </w:r>
      <w:r w:rsidR="00760FDC">
        <w:rPr>
          <w:noProof/>
        </w:rPr>
        <w:fldChar w:fldCharType="end"/>
      </w:r>
      <w:r>
        <w:t xml:space="preserve"> - Kostencomponenten</w:t>
      </w:r>
      <w:r w:rsidRPr="00F06B02">
        <w:t xml:space="preserve"> </w:t>
      </w:r>
      <w:r>
        <w:t>LT-</w:t>
      </w:r>
      <w:r w:rsidRPr="00F06B02">
        <w:t xml:space="preserve">warmtenet </w:t>
      </w:r>
      <w:r w:rsidR="00150F9C">
        <w:t xml:space="preserve">(Variant 2) </w:t>
      </w:r>
      <w:r w:rsidRPr="00F06B02">
        <w:t>bij woningbouw</w:t>
      </w:r>
      <w:r w:rsidR="007A4662">
        <w:t>. Alleen componenten die verschillen van Variant 1 zijn genoemd.</w:t>
      </w:r>
    </w:p>
    <w:tbl>
      <w:tblPr>
        <w:tblStyle w:val="TabelstijlCEDelft"/>
        <w:tblW w:w="9597" w:type="dxa"/>
        <w:tblLook w:val="04A0" w:firstRow="1" w:lastRow="0" w:firstColumn="1" w:lastColumn="0" w:noHBand="0" w:noVBand="1"/>
      </w:tblPr>
      <w:tblGrid>
        <w:gridCol w:w="1337"/>
        <w:gridCol w:w="936"/>
        <w:gridCol w:w="1837"/>
        <w:gridCol w:w="3427"/>
        <w:gridCol w:w="2060"/>
      </w:tblGrid>
      <w:tr w:rsidR="00085F7D" w:rsidRPr="00233B6A" w14:paraId="007B773C" w14:textId="77777777" w:rsidTr="003333BF">
        <w:trPr>
          <w:cnfStyle w:val="100000000000" w:firstRow="1" w:lastRow="0" w:firstColumn="0" w:lastColumn="0" w:oddVBand="0" w:evenVBand="0" w:oddHBand="0" w:evenHBand="0" w:firstRowFirstColumn="0" w:firstRowLastColumn="0" w:lastRowFirstColumn="0" w:lastRowLastColumn="0"/>
          <w:trHeight w:val="20"/>
        </w:trPr>
        <w:tc>
          <w:tcPr>
            <w:tcW w:w="1337" w:type="dxa"/>
          </w:tcPr>
          <w:p w14:paraId="1DA45569" w14:textId="77777777" w:rsidR="00085F7D" w:rsidRPr="00233B6A" w:rsidRDefault="00085F7D" w:rsidP="00085F7D">
            <w:pPr>
              <w:pStyle w:val="TabelTekst0"/>
            </w:pPr>
            <w:r>
              <w:t>Categorie</w:t>
            </w:r>
          </w:p>
        </w:tc>
        <w:tc>
          <w:tcPr>
            <w:tcW w:w="936" w:type="dxa"/>
          </w:tcPr>
          <w:p w14:paraId="446D55A4" w14:textId="77777777" w:rsidR="00085F7D" w:rsidRPr="00233B6A" w:rsidRDefault="00085F7D" w:rsidP="00085F7D">
            <w:pPr>
              <w:pStyle w:val="TabelTekst0"/>
            </w:pPr>
            <w:r>
              <w:t xml:space="preserve">Formule </w:t>
            </w:r>
            <w:proofErr w:type="spellStart"/>
            <w:r>
              <w:t>nr</w:t>
            </w:r>
            <w:proofErr w:type="spellEnd"/>
          </w:p>
        </w:tc>
        <w:tc>
          <w:tcPr>
            <w:tcW w:w="1837" w:type="dxa"/>
          </w:tcPr>
          <w:p w14:paraId="317B4CC5" w14:textId="77777777" w:rsidR="00085F7D" w:rsidRPr="00233B6A" w:rsidRDefault="00085F7D" w:rsidP="00085F7D">
            <w:pPr>
              <w:pStyle w:val="TabelTekst0"/>
            </w:pPr>
            <w:r w:rsidRPr="00233B6A">
              <w:t>Component</w:t>
            </w:r>
          </w:p>
        </w:tc>
        <w:tc>
          <w:tcPr>
            <w:tcW w:w="3427" w:type="dxa"/>
          </w:tcPr>
          <w:p w14:paraId="623CF363" w14:textId="77777777" w:rsidR="00085F7D" w:rsidRPr="00233B6A" w:rsidRDefault="00085F7D" w:rsidP="00085F7D">
            <w:pPr>
              <w:pStyle w:val="TabelTekst0"/>
              <w:jc w:val="both"/>
            </w:pPr>
            <w:r>
              <w:t>Formule / parameter</w:t>
            </w:r>
          </w:p>
        </w:tc>
        <w:tc>
          <w:tcPr>
            <w:tcW w:w="2060" w:type="dxa"/>
          </w:tcPr>
          <w:p w14:paraId="5752044A" w14:textId="77777777" w:rsidR="00085F7D" w:rsidRPr="00233B6A" w:rsidRDefault="00085F7D" w:rsidP="00085F7D">
            <w:pPr>
              <w:pStyle w:val="TabelTekst0"/>
            </w:pPr>
            <w:r>
              <w:t>Uitleg en/of referentie Vesta 3.0 HT of WKO</w:t>
            </w:r>
          </w:p>
        </w:tc>
      </w:tr>
      <w:tr w:rsidR="00E96AD1" w:rsidRPr="00233B6A" w14:paraId="3131F9C6" w14:textId="77777777" w:rsidTr="003333BF">
        <w:trPr>
          <w:trHeight w:val="20"/>
        </w:trPr>
        <w:tc>
          <w:tcPr>
            <w:tcW w:w="1337" w:type="dxa"/>
          </w:tcPr>
          <w:p w14:paraId="7AD73BA2" w14:textId="585C01E4" w:rsidR="00E96AD1" w:rsidRDefault="007A4662" w:rsidP="00085F7D">
            <w:pPr>
              <w:pStyle w:val="TabelTekst0"/>
            </w:pPr>
            <w:r>
              <w:t>Woningen</w:t>
            </w:r>
          </w:p>
        </w:tc>
        <w:tc>
          <w:tcPr>
            <w:tcW w:w="936" w:type="dxa"/>
          </w:tcPr>
          <w:p w14:paraId="2E17A413" w14:textId="6A038AF1" w:rsidR="00E96AD1" w:rsidRDefault="008945F9" w:rsidP="00085F7D">
            <w:pPr>
              <w:pStyle w:val="TabelTekst0"/>
            </w:pPr>
            <w:r>
              <w:t>2.2</w:t>
            </w:r>
          </w:p>
        </w:tc>
        <w:tc>
          <w:tcPr>
            <w:tcW w:w="1837" w:type="dxa"/>
          </w:tcPr>
          <w:p w14:paraId="5BFE27DF" w14:textId="4D5F841E" w:rsidR="00E96AD1" w:rsidRPr="00233B6A" w:rsidRDefault="00E96AD1" w:rsidP="00085F7D">
            <w:pPr>
              <w:pStyle w:val="TabelTekst0"/>
            </w:pPr>
            <w:r>
              <w:t>Kosten elektriciteit WP woningen</w:t>
            </w:r>
          </w:p>
        </w:tc>
        <w:tc>
          <w:tcPr>
            <w:tcW w:w="3427" w:type="dxa"/>
          </w:tcPr>
          <w:p w14:paraId="30AB6C15" w14:textId="22810794" w:rsidR="00E96AD1" w:rsidRPr="00E96AD1" w:rsidRDefault="00E570A9" w:rsidP="00E96AD1">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e,Woning</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woning</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e,kvb</m:t>
                    </m:r>
                  </m:sub>
                </m:sSub>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functie</m:t>
                            </m:r>
                          </m:sub>
                        </m:sSub>
                      </m:num>
                      <m:den>
                        <m:r>
                          <w:rPr>
                            <w:rFonts w:ascii="Cambria Math" w:hAnsi="Cambria Math"/>
                          </w:rPr>
                          <m:t>CO</m:t>
                        </m:r>
                        <m:sSub>
                          <m:sSubPr>
                            <m:ctrlPr>
                              <w:rPr>
                                <w:rFonts w:ascii="Cambria Math" w:hAnsi="Cambria Math"/>
                                <w:i/>
                              </w:rPr>
                            </m:ctrlPr>
                          </m:sSubPr>
                          <m:e>
                            <m:r>
                              <w:rPr>
                                <w:rFonts w:ascii="Cambria Math" w:hAnsi="Cambria Math"/>
                              </w:rPr>
                              <m:t>P</m:t>
                            </m:r>
                          </m:e>
                          <m:sub>
                            <m:r>
                              <w:rPr>
                                <w:rFonts w:ascii="Cambria Math" w:hAnsi="Cambria Math"/>
                              </w:rPr>
                              <m:t>functie</m:t>
                            </m:r>
                          </m:sub>
                        </m:sSub>
                      </m:den>
                    </m:f>
                  </m:e>
                </m:nary>
              </m:oMath>
            </m:oMathPara>
          </w:p>
          <w:p w14:paraId="4ECDE70D" w14:textId="0EFFA473" w:rsidR="00E96AD1" w:rsidRDefault="00E96AD1" w:rsidP="00E96AD1">
            <w:pPr>
              <w:pStyle w:val="TabelTekst0"/>
              <w:jc w:val="both"/>
            </w:pPr>
            <w:proofErr w:type="spellStart"/>
            <w:r>
              <w:t>E</w:t>
            </w:r>
            <w:r>
              <w:rPr>
                <w:vertAlign w:val="subscript"/>
              </w:rPr>
              <w:t>functie</w:t>
            </w:r>
            <w:proofErr w:type="spellEnd"/>
            <w:r>
              <w:t xml:space="preserve"> = warmtevraag functie (GJ/woning)</w:t>
            </w:r>
          </w:p>
          <w:p w14:paraId="3CB03229" w14:textId="77777777" w:rsidR="00E96AD1" w:rsidRDefault="00E96AD1" w:rsidP="00E96AD1">
            <w:pPr>
              <w:pStyle w:val="TabelTekst0"/>
              <w:jc w:val="both"/>
            </w:pPr>
            <w:proofErr w:type="spellStart"/>
            <w:r>
              <w:t>COP</w:t>
            </w:r>
            <w:r>
              <w:rPr>
                <w:vertAlign w:val="subscript"/>
              </w:rPr>
              <w:t>functie</w:t>
            </w:r>
            <w:proofErr w:type="spellEnd"/>
            <w:r>
              <w:t xml:space="preserve"> = COP functie</w:t>
            </w:r>
          </w:p>
          <w:p w14:paraId="404C6DFA" w14:textId="20C8A5B8" w:rsidR="00E96AD1" w:rsidRPr="00E96AD1" w:rsidRDefault="00E96AD1" w:rsidP="00E96AD1">
            <w:pPr>
              <w:pStyle w:val="TabelTekst0"/>
              <w:jc w:val="both"/>
            </w:pPr>
            <w:r>
              <w:t>functie is ruimteverwarming, warm tapwater en koeling.</w:t>
            </w:r>
          </w:p>
        </w:tc>
        <w:tc>
          <w:tcPr>
            <w:tcW w:w="2060" w:type="dxa"/>
          </w:tcPr>
          <w:p w14:paraId="4F23F31A" w14:textId="77777777" w:rsidR="00E96AD1" w:rsidRDefault="00E96AD1" w:rsidP="00085F7D">
            <w:pPr>
              <w:pStyle w:val="TabelTekst0"/>
            </w:pPr>
          </w:p>
        </w:tc>
      </w:tr>
      <w:tr w:rsidR="006311FB" w:rsidRPr="00233B6A" w14:paraId="0C61DB06" w14:textId="77777777" w:rsidTr="003333BF">
        <w:trPr>
          <w:cnfStyle w:val="000000010000" w:firstRow="0" w:lastRow="0" w:firstColumn="0" w:lastColumn="0" w:oddVBand="0" w:evenVBand="0" w:oddHBand="0" w:evenHBand="1" w:firstRowFirstColumn="0" w:firstRowLastColumn="0" w:lastRowFirstColumn="0" w:lastRowLastColumn="0"/>
          <w:trHeight w:val="20"/>
        </w:trPr>
        <w:tc>
          <w:tcPr>
            <w:tcW w:w="1337" w:type="dxa"/>
          </w:tcPr>
          <w:p w14:paraId="5F3FBBB0" w14:textId="77777777" w:rsidR="006311FB" w:rsidRDefault="006311FB" w:rsidP="00085F7D">
            <w:pPr>
              <w:pStyle w:val="TabelTekst0"/>
            </w:pPr>
          </w:p>
        </w:tc>
        <w:tc>
          <w:tcPr>
            <w:tcW w:w="936" w:type="dxa"/>
          </w:tcPr>
          <w:p w14:paraId="2B102A94" w14:textId="77777777" w:rsidR="006311FB" w:rsidRDefault="006311FB" w:rsidP="00085F7D">
            <w:pPr>
              <w:pStyle w:val="TabelTekst0"/>
            </w:pPr>
          </w:p>
        </w:tc>
        <w:tc>
          <w:tcPr>
            <w:tcW w:w="1837" w:type="dxa"/>
          </w:tcPr>
          <w:p w14:paraId="263E28DD" w14:textId="0022D087" w:rsidR="006311FB" w:rsidRPr="006008C6" w:rsidRDefault="006311FB" w:rsidP="00085F7D">
            <w:pPr>
              <w:pStyle w:val="TabelTekst0"/>
            </w:pPr>
            <w:r w:rsidRPr="006008C6">
              <w:t>Capaciteitsvraag en warmtevraag uit warmtenet, per woning</w:t>
            </w:r>
          </w:p>
        </w:tc>
        <w:tc>
          <w:tcPr>
            <w:tcW w:w="3427" w:type="dxa"/>
          </w:tcPr>
          <w:p w14:paraId="3C93CD57" w14:textId="142CC242" w:rsidR="006311FB" w:rsidRPr="006008C6" w:rsidRDefault="006311FB" w:rsidP="00E96AD1">
            <w:pPr>
              <w:pStyle w:val="TabelTekst0"/>
              <w:jc w:val="both"/>
            </w:pPr>
            <w:proofErr w:type="spellStart"/>
            <w:r w:rsidRPr="006008C6">
              <w:t>P</w:t>
            </w:r>
            <w:r w:rsidRPr="006008C6">
              <w:rPr>
                <w:vertAlign w:val="subscript"/>
              </w:rPr>
              <w:t>WN,woning</w:t>
            </w:r>
            <w:proofErr w:type="spellEnd"/>
            <w:r w:rsidRPr="006008C6">
              <w:rPr>
                <w:vertAlign w:val="subscript"/>
              </w:rPr>
              <w:t xml:space="preserve"> </w:t>
            </w:r>
            <w:r w:rsidRPr="006008C6">
              <w:t>=ASW* (1-1/COP)</w:t>
            </w:r>
          </w:p>
          <w:p w14:paraId="433AE790" w14:textId="4F5A10AD" w:rsidR="006311FB" w:rsidRPr="006008C6" w:rsidRDefault="006311FB" w:rsidP="00E96AD1">
            <w:pPr>
              <w:pStyle w:val="TabelTekst0"/>
              <w:jc w:val="both"/>
            </w:pPr>
            <w:r w:rsidRPr="006008C6">
              <w:t>Q</w:t>
            </w:r>
            <w:r w:rsidRPr="006008C6">
              <w:rPr>
                <w:vertAlign w:val="subscript"/>
              </w:rPr>
              <w:t>WN/woning</w:t>
            </w:r>
            <w:r w:rsidRPr="006008C6">
              <w:t xml:space="preserve"> = </w:t>
            </w:r>
            <w:proofErr w:type="spellStart"/>
            <w:r w:rsidRPr="006008C6">
              <w:t>Q</w:t>
            </w:r>
            <w:r w:rsidR="00763CA0" w:rsidRPr="006008C6">
              <w:rPr>
                <w:vertAlign w:val="subscript"/>
              </w:rPr>
              <w:t>vraag</w:t>
            </w:r>
            <w:proofErr w:type="spellEnd"/>
            <w:r w:rsidR="00763CA0" w:rsidRPr="006008C6">
              <w:rPr>
                <w:vertAlign w:val="subscript"/>
              </w:rPr>
              <w:t>/woning</w:t>
            </w:r>
            <w:r w:rsidR="00763CA0" w:rsidRPr="006008C6">
              <w:t>*(1-1/COP)</w:t>
            </w:r>
          </w:p>
          <w:p w14:paraId="39B2697F" w14:textId="4C4CE256" w:rsidR="006311FB" w:rsidRPr="006008C6" w:rsidRDefault="006311FB" w:rsidP="00E96AD1">
            <w:pPr>
              <w:pStyle w:val="TabelTekst0"/>
              <w:jc w:val="both"/>
            </w:pPr>
          </w:p>
        </w:tc>
        <w:tc>
          <w:tcPr>
            <w:tcW w:w="2060" w:type="dxa"/>
          </w:tcPr>
          <w:p w14:paraId="0C86045B" w14:textId="70C9ECEF" w:rsidR="006311FB" w:rsidRPr="006008C6" w:rsidRDefault="00763CA0" w:rsidP="00085F7D">
            <w:pPr>
              <w:pStyle w:val="TabelTekst0"/>
            </w:pPr>
            <w:r w:rsidRPr="006008C6">
              <w:t>De warmte- en capaciteitsvraag uit het warmtenet zijn afhankelijk van de COP van de warmtepomp (zie onder)</w:t>
            </w:r>
          </w:p>
        </w:tc>
      </w:tr>
      <w:tr w:rsidR="00085F7D" w:rsidRPr="00233B6A" w14:paraId="51B6F38A" w14:textId="77777777" w:rsidTr="003333BF">
        <w:trPr>
          <w:trHeight w:val="20"/>
        </w:trPr>
        <w:tc>
          <w:tcPr>
            <w:tcW w:w="1337" w:type="dxa"/>
            <w:vMerge w:val="restart"/>
          </w:tcPr>
          <w:p w14:paraId="48597145" w14:textId="47EBDF0E" w:rsidR="00085F7D" w:rsidRPr="00233B6A" w:rsidRDefault="007A4662" w:rsidP="00085F7D">
            <w:pPr>
              <w:pStyle w:val="TabelTekst0"/>
            </w:pPr>
            <w:r w:rsidRPr="007A4662">
              <w:t>Warmte-</w:t>
            </w:r>
            <w:proofErr w:type="spellStart"/>
            <w:r w:rsidRPr="007A4662">
              <w:t>overdrachtstation</w:t>
            </w:r>
            <w:proofErr w:type="spellEnd"/>
            <w:r w:rsidRPr="007A4662">
              <w:t xml:space="preserve"> (WOS)</w:t>
            </w:r>
          </w:p>
        </w:tc>
        <w:tc>
          <w:tcPr>
            <w:tcW w:w="936" w:type="dxa"/>
          </w:tcPr>
          <w:p w14:paraId="2A5B3238" w14:textId="77777777" w:rsidR="00085F7D" w:rsidRDefault="00085F7D" w:rsidP="00085F7D">
            <w:pPr>
              <w:pStyle w:val="TabelTekst0"/>
            </w:pPr>
          </w:p>
        </w:tc>
        <w:tc>
          <w:tcPr>
            <w:tcW w:w="1837" w:type="dxa"/>
          </w:tcPr>
          <w:p w14:paraId="07A25322" w14:textId="77777777" w:rsidR="00085F7D" w:rsidRPr="00233B6A" w:rsidRDefault="00085F7D" w:rsidP="00085F7D">
            <w:pPr>
              <w:pStyle w:val="TabelTekst0"/>
            </w:pPr>
            <w:r>
              <w:t>Percentage onderhoud en beheer</w:t>
            </w:r>
          </w:p>
        </w:tc>
        <w:tc>
          <w:tcPr>
            <w:tcW w:w="3427" w:type="dxa"/>
          </w:tcPr>
          <w:p w14:paraId="795BE915" w14:textId="77777777" w:rsidR="00085F7D" w:rsidRPr="00233B6A" w:rsidRDefault="00085F7D" w:rsidP="00085F7D">
            <w:pPr>
              <w:pStyle w:val="TabelTekst0"/>
              <w:jc w:val="both"/>
            </w:pPr>
            <w:r>
              <w:t>2,5%</w:t>
            </w:r>
          </w:p>
        </w:tc>
        <w:tc>
          <w:tcPr>
            <w:tcW w:w="2060" w:type="dxa"/>
          </w:tcPr>
          <w:p w14:paraId="5609D180" w14:textId="77777777" w:rsidR="00085F7D" w:rsidRPr="00233B6A" w:rsidRDefault="00085F7D" w:rsidP="00085F7D">
            <w:pPr>
              <w:pStyle w:val="TabelTekst0"/>
            </w:pPr>
            <w:proofErr w:type="spellStart"/>
            <w:r>
              <w:t>Obv</w:t>
            </w:r>
            <w:proofErr w:type="spellEnd"/>
            <w:r>
              <w:t xml:space="preserve"> Mijnwater</w:t>
            </w:r>
          </w:p>
        </w:tc>
      </w:tr>
      <w:tr w:rsidR="00085F7D" w:rsidRPr="00233B6A" w14:paraId="7FDB6420" w14:textId="77777777" w:rsidTr="003333BF">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72A9DF61" w14:textId="77777777" w:rsidR="00085F7D" w:rsidRPr="00233B6A" w:rsidRDefault="00085F7D" w:rsidP="00085F7D">
            <w:pPr>
              <w:pStyle w:val="TabelTekst0"/>
            </w:pPr>
          </w:p>
        </w:tc>
        <w:tc>
          <w:tcPr>
            <w:tcW w:w="936" w:type="dxa"/>
          </w:tcPr>
          <w:p w14:paraId="79EB7BCE" w14:textId="77777777" w:rsidR="00085F7D" w:rsidRDefault="00085F7D" w:rsidP="00085F7D">
            <w:pPr>
              <w:pStyle w:val="TabelTekst0"/>
            </w:pPr>
          </w:p>
        </w:tc>
        <w:tc>
          <w:tcPr>
            <w:tcW w:w="1837" w:type="dxa"/>
          </w:tcPr>
          <w:p w14:paraId="59F97982" w14:textId="1F259ED6" w:rsidR="00085F7D" w:rsidRPr="00233B6A" w:rsidRDefault="00085F7D" w:rsidP="00085F7D">
            <w:pPr>
              <w:pStyle w:val="TabelTekst0"/>
            </w:pPr>
            <w:r>
              <w:t xml:space="preserve">SPF collectieve </w:t>
            </w:r>
            <w:r w:rsidR="00B01A6A">
              <w:t>piek</w:t>
            </w:r>
            <w:r>
              <w:t xml:space="preserve">warmtepomp </w:t>
            </w:r>
          </w:p>
        </w:tc>
        <w:tc>
          <w:tcPr>
            <w:tcW w:w="3427" w:type="dxa"/>
          </w:tcPr>
          <w:p w14:paraId="52B74AD0" w14:textId="52B52313" w:rsidR="00085F7D" w:rsidRPr="00233B6A" w:rsidRDefault="00085F7D" w:rsidP="00085F7D">
            <w:pPr>
              <w:pStyle w:val="TabelTekst0"/>
              <w:jc w:val="both"/>
            </w:pPr>
            <w:r>
              <w:t xml:space="preserve">SPF = </w:t>
            </w:r>
            <w:r w:rsidR="00512C09">
              <w:t>8</w:t>
            </w:r>
          </w:p>
        </w:tc>
        <w:tc>
          <w:tcPr>
            <w:tcW w:w="2060" w:type="dxa"/>
          </w:tcPr>
          <w:p w14:paraId="5CBDFE8E" w14:textId="695B7E5D" w:rsidR="00085F7D" w:rsidRPr="00233B6A" w:rsidRDefault="00512C09" w:rsidP="00085F7D">
            <w:pPr>
              <w:pStyle w:val="TabelTekst0"/>
            </w:pPr>
            <w:r>
              <w:t>Berekend</w:t>
            </w:r>
          </w:p>
        </w:tc>
      </w:tr>
      <w:tr w:rsidR="00085F7D" w:rsidRPr="00233B6A" w14:paraId="166FC1D4" w14:textId="77777777" w:rsidTr="003333BF">
        <w:trPr>
          <w:trHeight w:val="20"/>
        </w:trPr>
        <w:tc>
          <w:tcPr>
            <w:tcW w:w="1337" w:type="dxa"/>
            <w:vMerge/>
          </w:tcPr>
          <w:p w14:paraId="1E9D17F6" w14:textId="77777777" w:rsidR="00085F7D" w:rsidRPr="00233B6A" w:rsidRDefault="00085F7D" w:rsidP="00085F7D">
            <w:pPr>
              <w:pStyle w:val="TabelTekst0"/>
            </w:pPr>
          </w:p>
        </w:tc>
        <w:tc>
          <w:tcPr>
            <w:tcW w:w="936" w:type="dxa"/>
          </w:tcPr>
          <w:p w14:paraId="0BAD076C" w14:textId="5E0E3607" w:rsidR="00085F7D" w:rsidRDefault="008945F9" w:rsidP="00085F7D">
            <w:pPr>
              <w:pStyle w:val="TabelTekst0"/>
            </w:pPr>
            <w:r>
              <w:t>2.13</w:t>
            </w:r>
          </w:p>
        </w:tc>
        <w:tc>
          <w:tcPr>
            <w:tcW w:w="1837" w:type="dxa"/>
          </w:tcPr>
          <w:p w14:paraId="08025F8D" w14:textId="00782EED" w:rsidR="00085F7D" w:rsidRDefault="00085F7D" w:rsidP="00085F7D">
            <w:pPr>
              <w:pStyle w:val="TabelTekst0"/>
            </w:pPr>
            <w:r>
              <w:t xml:space="preserve">Operationele kosten collectieve </w:t>
            </w:r>
            <w:r w:rsidR="00762296">
              <w:t>piek</w:t>
            </w:r>
            <w:r>
              <w:t>warmtepomp</w:t>
            </w:r>
          </w:p>
        </w:tc>
        <w:tc>
          <w:tcPr>
            <w:tcW w:w="3427" w:type="dxa"/>
          </w:tcPr>
          <w:p w14:paraId="6989E16F" w14:textId="03FA0066" w:rsidR="00085F7D" w:rsidRPr="00BF756C" w:rsidRDefault="00085F7D" w:rsidP="00085F7D">
            <w:pPr>
              <w:pStyle w:val="TabelTekst0"/>
              <w:jc w:val="both"/>
            </w:pPr>
            <w:r w:rsidRPr="00BF756C">
              <w:t xml:space="preserve">Verbruik elektra =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den>
                  </m:f>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0,0036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vol,WP</m:t>
                  </m:r>
                </m:sub>
              </m:sSub>
            </m:oMath>
          </w:p>
          <w:p w14:paraId="699A59D4" w14:textId="77777777" w:rsidR="00085F7D" w:rsidRPr="00BF756C" w:rsidRDefault="00085F7D" w:rsidP="00085F7D">
            <w:pPr>
              <w:pStyle w:val="TabelTekst0"/>
              <w:jc w:val="both"/>
            </w:pPr>
            <w:r w:rsidRPr="00BF756C">
              <w:t>V = totaal verbruik warmte + koude [GJ/</w:t>
            </w:r>
            <w:proofErr w:type="spellStart"/>
            <w:r w:rsidRPr="00BF756C">
              <w:t>jr</w:t>
            </w:r>
            <w:proofErr w:type="spellEnd"/>
            <w:r w:rsidRPr="00BF756C">
              <w:t>]</w:t>
            </w:r>
          </w:p>
          <w:p w14:paraId="2F8EFD6F" w14:textId="77777777" w:rsidR="00085F7D" w:rsidRPr="00BF756C" w:rsidRDefault="00085F7D" w:rsidP="00085F7D">
            <w:pPr>
              <w:pStyle w:val="TabelTekst0"/>
              <w:jc w:val="both"/>
            </w:pPr>
            <w:r w:rsidRPr="00BF756C">
              <w:t>0,0036 is de omrekenfactor van GJ naar kWh.</w:t>
            </w:r>
          </w:p>
          <w:p w14:paraId="6175198B" w14:textId="4F9ECFE0" w:rsidR="00762296" w:rsidRPr="00BF756C" w:rsidRDefault="00762296" w:rsidP="00085F7D">
            <w:pPr>
              <w:pStyle w:val="TabelTekst0"/>
              <w:jc w:val="both"/>
            </w:pPr>
            <w:proofErr w:type="spellStart"/>
            <w:r w:rsidRPr="00BF756C">
              <w:t>f</w:t>
            </w:r>
            <w:r w:rsidRPr="00BF756C">
              <w:rPr>
                <w:vertAlign w:val="subscript"/>
              </w:rPr>
              <w:t>vol,WP</w:t>
            </w:r>
            <w:proofErr w:type="spellEnd"/>
            <w:r w:rsidRPr="00BF756C">
              <w:rPr>
                <w:vertAlign w:val="subscript"/>
              </w:rPr>
              <w:t xml:space="preserve"> </w:t>
            </w:r>
            <w:r w:rsidRPr="00BF756C">
              <w:t xml:space="preserve"> = aandeel uit WP, op volume = 30%</w:t>
            </w:r>
          </w:p>
        </w:tc>
        <w:tc>
          <w:tcPr>
            <w:tcW w:w="2060" w:type="dxa"/>
          </w:tcPr>
          <w:p w14:paraId="6461C92D" w14:textId="00846DF0" w:rsidR="00085F7D" w:rsidRPr="00BF756C" w:rsidRDefault="00BF756C" w:rsidP="00085F7D">
            <w:pPr>
              <w:pStyle w:val="TabelTekst0"/>
            </w:pPr>
            <w:proofErr w:type="spellStart"/>
            <w:r w:rsidRPr="00BF756C">
              <w:t>f</w:t>
            </w:r>
            <w:r w:rsidRPr="00BF756C">
              <w:rPr>
                <w:vertAlign w:val="subscript"/>
              </w:rPr>
              <w:t>vol,WP</w:t>
            </w:r>
            <w:proofErr w:type="spellEnd"/>
            <w:r w:rsidRPr="00BF756C">
              <w:rPr>
                <w:vertAlign w:val="subscript"/>
              </w:rPr>
              <w:t xml:space="preserve"> </w:t>
            </w:r>
            <w:r w:rsidRPr="00BF756C">
              <w:t xml:space="preserve"> geverifieerd door Greenvis</w:t>
            </w:r>
          </w:p>
        </w:tc>
      </w:tr>
      <w:tr w:rsidR="00085F7D" w:rsidRPr="00233B6A" w14:paraId="11036D77" w14:textId="77777777" w:rsidTr="003333BF">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586BACDE" w14:textId="77777777" w:rsidR="00085F7D" w:rsidRPr="00233B6A" w:rsidRDefault="00085F7D" w:rsidP="00085F7D">
            <w:pPr>
              <w:pStyle w:val="TabelTekst0"/>
            </w:pPr>
          </w:p>
        </w:tc>
        <w:tc>
          <w:tcPr>
            <w:tcW w:w="936" w:type="dxa"/>
          </w:tcPr>
          <w:p w14:paraId="35D3AC19" w14:textId="77777777" w:rsidR="00085F7D" w:rsidRDefault="00085F7D" w:rsidP="00085F7D">
            <w:pPr>
              <w:pStyle w:val="TabelTekst0"/>
            </w:pPr>
          </w:p>
        </w:tc>
        <w:tc>
          <w:tcPr>
            <w:tcW w:w="1837" w:type="dxa"/>
          </w:tcPr>
          <w:p w14:paraId="147E00B2" w14:textId="77777777" w:rsidR="00085F7D" w:rsidRPr="00233B6A" w:rsidRDefault="00085F7D" w:rsidP="00085F7D">
            <w:pPr>
              <w:pStyle w:val="TabelTekst0"/>
            </w:pPr>
            <w:r>
              <w:t>Inkoopprijs elektriciteit</w:t>
            </w:r>
          </w:p>
        </w:tc>
        <w:tc>
          <w:tcPr>
            <w:tcW w:w="3427" w:type="dxa"/>
          </w:tcPr>
          <w:p w14:paraId="40ED5653" w14:textId="77777777" w:rsidR="00085F7D" w:rsidRPr="00233B6A" w:rsidRDefault="00085F7D" w:rsidP="00085F7D">
            <w:pPr>
              <w:pStyle w:val="TabelTekst0"/>
              <w:jc w:val="both"/>
            </w:pPr>
            <w:r>
              <w:t>in Vesta.</w:t>
            </w:r>
          </w:p>
        </w:tc>
        <w:tc>
          <w:tcPr>
            <w:tcW w:w="2060" w:type="dxa"/>
          </w:tcPr>
          <w:p w14:paraId="6C1587B0" w14:textId="77777777" w:rsidR="00085F7D" w:rsidRPr="00233B6A" w:rsidRDefault="00085F7D" w:rsidP="00085F7D">
            <w:pPr>
              <w:pStyle w:val="TabelTekst0"/>
            </w:pPr>
          </w:p>
        </w:tc>
      </w:tr>
      <w:tr w:rsidR="007A4662" w:rsidRPr="00233B6A" w14:paraId="6E39895C" w14:textId="77777777" w:rsidTr="003333BF">
        <w:trPr>
          <w:trHeight w:val="20"/>
        </w:trPr>
        <w:tc>
          <w:tcPr>
            <w:tcW w:w="1337" w:type="dxa"/>
          </w:tcPr>
          <w:p w14:paraId="4B8B31E4" w14:textId="77777777" w:rsidR="007A4662" w:rsidRPr="00233B6A" w:rsidRDefault="007A4662" w:rsidP="007A4662">
            <w:pPr>
              <w:pStyle w:val="TabelTekst0"/>
            </w:pPr>
            <w:r>
              <w:t>Warmtebronnen</w:t>
            </w:r>
          </w:p>
        </w:tc>
        <w:tc>
          <w:tcPr>
            <w:tcW w:w="936" w:type="dxa"/>
          </w:tcPr>
          <w:p w14:paraId="3605D27E" w14:textId="7ADBF68B" w:rsidR="007A4662" w:rsidRDefault="007A4662" w:rsidP="007A4662">
            <w:pPr>
              <w:pStyle w:val="TabelTekst0"/>
            </w:pPr>
            <w:r>
              <w:t>2.14</w:t>
            </w:r>
          </w:p>
        </w:tc>
        <w:tc>
          <w:tcPr>
            <w:tcW w:w="1837" w:type="dxa"/>
          </w:tcPr>
          <w:p w14:paraId="1868FD60" w14:textId="638E2822" w:rsidR="007A4662" w:rsidRPr="00233B6A" w:rsidRDefault="007A4662" w:rsidP="007A4662">
            <w:pPr>
              <w:pStyle w:val="TabelTekst0"/>
            </w:pPr>
            <w:r>
              <w:t>Kosten uitkoppelen bij bron</w:t>
            </w:r>
          </w:p>
        </w:tc>
        <w:tc>
          <w:tcPr>
            <w:tcW w:w="3427" w:type="dxa"/>
          </w:tcPr>
          <w:p w14:paraId="0ECCF7F0" w14:textId="15228801" w:rsidR="007A4662" w:rsidRPr="00233B6A" w:rsidRDefault="007A4662" w:rsidP="007A4662">
            <w:pPr>
              <w:pStyle w:val="TabelTekst0"/>
              <w:jc w:val="both"/>
            </w:pPr>
            <w:proofErr w:type="spellStart"/>
            <w:r>
              <w:t>K_bron</w:t>
            </w:r>
            <w:proofErr w:type="spellEnd"/>
            <w:r>
              <w:t xml:space="preserve"> = </w:t>
            </w:r>
            <w:proofErr w:type="spellStart"/>
            <w:r>
              <w:t>K_kW_bron</w:t>
            </w:r>
            <w:proofErr w:type="spellEnd"/>
            <w:r>
              <w:t xml:space="preserve"> * </w:t>
            </w:r>
            <w:proofErr w:type="spellStart"/>
            <w:r>
              <w:t>P_max,OS</w:t>
            </w:r>
            <w:proofErr w:type="spellEnd"/>
            <w:r>
              <w:t>/(1-y) * capaciteit uit restwarmtebron</w:t>
            </w:r>
          </w:p>
        </w:tc>
        <w:tc>
          <w:tcPr>
            <w:tcW w:w="2060" w:type="dxa"/>
          </w:tcPr>
          <w:p w14:paraId="68505E2B" w14:textId="1564CE9F" w:rsidR="007A4662" w:rsidRPr="00233B6A" w:rsidRDefault="007E70F1" w:rsidP="007A4662">
            <w:pPr>
              <w:pStyle w:val="TabelTekst0"/>
            </w:pPr>
            <w:r>
              <w:t xml:space="preserve">Anders dan bij Variant 1 is piekverlies op </w:t>
            </w:r>
            <w:r w:rsidR="00C77DDE">
              <w:t>aanvoer</w:t>
            </w:r>
            <w:r>
              <w:t>net 0</w:t>
            </w:r>
          </w:p>
        </w:tc>
      </w:tr>
    </w:tbl>
    <w:p w14:paraId="1DF77562" w14:textId="77777777" w:rsidR="00085F7D" w:rsidRDefault="00085F7D" w:rsidP="00085F7D">
      <w:pPr>
        <w:pStyle w:val="BasistekstCEDelft"/>
        <w:rPr>
          <w:highlight w:val="yellow"/>
        </w:rPr>
      </w:pPr>
    </w:p>
    <w:p w14:paraId="109B68B3" w14:textId="77777777" w:rsidR="00615737" w:rsidRDefault="00615737" w:rsidP="00B36E09">
      <w:pPr>
        <w:pStyle w:val="A-paragraafgenummerd"/>
        <w:numPr>
          <w:ilvl w:val="0"/>
          <w:numId w:val="70"/>
        </w:numPr>
      </w:pPr>
      <w:r>
        <w:t>Kosten per woning</w:t>
      </w:r>
    </w:p>
    <w:p w14:paraId="350C52ED" w14:textId="0D318D69" w:rsidR="00615737" w:rsidRDefault="00615737" w:rsidP="00615737">
      <w:pPr>
        <w:pStyle w:val="BasistekstCEDelft"/>
      </w:pPr>
      <w:r>
        <w:t>De aansluit</w:t>
      </w:r>
      <w:r w:rsidR="00FC0D51">
        <w:t>kosten</w:t>
      </w:r>
      <w:r>
        <w:t xml:space="preserve"> per woning </w:t>
      </w:r>
      <w:r w:rsidR="00FC0D51">
        <w:t xml:space="preserve">zijn </w:t>
      </w:r>
      <w:r>
        <w:t>gelijk aan het HT-warmtenet en varieert voor collectief verwarmde woningen (blokverwarming) en niet-collectief verwarmde woningen, en voor eengezinswoningen en meergezinswoningen (alle gestapelde bouw).</w:t>
      </w:r>
      <w:r w:rsidR="00FC0D51">
        <w:t xml:space="preserve"> Omdat dezelfde ingrepen gedaan moeten worden voor de warmte-aansluiting, wordt de aansluitbijdrage ook gelijk gehouden.</w:t>
      </w:r>
    </w:p>
    <w:p w14:paraId="57C54C07" w14:textId="6D8D65E5" w:rsidR="00085F7D" w:rsidRDefault="00085F7D" w:rsidP="002A72D0">
      <w:pPr>
        <w:pStyle w:val="BasistekstCEDelft"/>
      </w:pPr>
    </w:p>
    <w:p w14:paraId="475D2199" w14:textId="5DCBC9B2" w:rsidR="00615737" w:rsidRDefault="00615737" w:rsidP="00615737">
      <w:pPr>
        <w:pStyle w:val="BasistekstCEDelft"/>
      </w:pPr>
      <w:r>
        <w:t xml:space="preserve">Naast de aansluitbijdrage bestaan de kosten per woning uit de kosten voor de individuele warmtepomp. De individuele warmtepomp is aangesloten op het </w:t>
      </w:r>
      <w:proofErr w:type="spellStart"/>
      <w:r>
        <w:t>bronnet</w:t>
      </w:r>
      <w:proofErr w:type="spellEnd"/>
      <w:r>
        <w:t xml:space="preserve"> en is dus een water/water warmtepomp zonder buitenunit.</w:t>
      </w:r>
      <w:r w:rsidR="00B50643">
        <w:t xml:space="preserve"> </w:t>
      </w:r>
    </w:p>
    <w:p w14:paraId="5ADECF82" w14:textId="66DBC0DB" w:rsidR="00615737" w:rsidRDefault="00615737" w:rsidP="00615737">
      <w:pPr>
        <w:pStyle w:val="BasistekstCEDelft"/>
      </w:pPr>
    </w:p>
    <w:p w14:paraId="0666D6CC" w14:textId="77777777" w:rsidR="00F24064" w:rsidRPr="00734F02" w:rsidRDefault="00F24064" w:rsidP="00F24064">
      <w:pPr>
        <w:pStyle w:val="BasistekstCEDelft"/>
        <w:rPr>
          <w:i/>
        </w:rPr>
      </w:pPr>
      <w:r>
        <w:rPr>
          <w:i/>
        </w:rPr>
        <w:t>SPF individuele warmtepomp</w:t>
      </w:r>
    </w:p>
    <w:p w14:paraId="73425B4A" w14:textId="77777777" w:rsidR="00F24064" w:rsidRDefault="00F24064" w:rsidP="00F24064">
      <w:pPr>
        <w:pStyle w:val="BasistekstCEDelft"/>
      </w:pPr>
      <w:r>
        <w:t>De SPF (</w:t>
      </w:r>
      <w:proofErr w:type="spellStart"/>
      <w:r>
        <w:t>seasonal</w:t>
      </w:r>
      <w:proofErr w:type="spellEnd"/>
      <w:r>
        <w:t xml:space="preserve"> performance factor) van de benodigde individuele warmtepomp is, vanwege de temperatuurvraag voor ruimteverwarming, gekoppeld aan het energielabel zoals aangegeven in </w:t>
      </w:r>
      <w:r>
        <w:fldChar w:fldCharType="begin"/>
      </w:r>
      <w:r>
        <w:instrText xml:space="preserve"> REF _Ref511392352 \h </w:instrText>
      </w:r>
      <w:r>
        <w:fldChar w:fldCharType="separate"/>
      </w:r>
      <w:r>
        <w:t xml:space="preserve">Tabel </w:t>
      </w:r>
      <w:r>
        <w:rPr>
          <w:noProof/>
        </w:rPr>
        <w:t>7</w:t>
      </w:r>
      <w:r>
        <w:fldChar w:fldCharType="end"/>
      </w:r>
      <w:r>
        <w:t xml:space="preserve">. </w:t>
      </w:r>
    </w:p>
    <w:p w14:paraId="675AAD8C" w14:textId="77777777" w:rsidR="00F24064" w:rsidRDefault="00F24064" w:rsidP="00F24064">
      <w:pPr>
        <w:pStyle w:val="BasistekstCEDelft"/>
      </w:pPr>
    </w:p>
    <w:p w14:paraId="324AF546" w14:textId="53B52509" w:rsidR="00F24064" w:rsidRDefault="00F24064" w:rsidP="00F24064">
      <w:pPr>
        <w:pStyle w:val="BasistekstCEDelft"/>
      </w:pPr>
      <w:r>
        <w:t>De SPF van de warmtepompen is berekend op basis van de formule:</w:t>
      </w:r>
    </w:p>
    <w:p w14:paraId="00B05BDF" w14:textId="77777777" w:rsidR="00F24064" w:rsidRPr="002C7268" w:rsidRDefault="00F24064" w:rsidP="00F24064">
      <w:pPr>
        <w:pStyle w:val="BasistekstCEDelft"/>
      </w:pPr>
      <m:oMathPara>
        <m:oMath>
          <m:r>
            <w:rPr>
              <w:rFonts w:ascii="Cambria Math" w:hAnsi="Cambria Math"/>
            </w:rPr>
            <m:t>SPF=η*</m:t>
          </m:r>
          <m:f>
            <m:fPr>
              <m:ctrlPr>
                <w:rPr>
                  <w:rFonts w:ascii="Cambria Math" w:hAnsi="Cambria Math"/>
                  <w:i/>
                </w:rPr>
              </m:ctrlPr>
            </m:fPr>
            <m:num>
              <m:sSub>
                <m:sSubPr>
                  <m:ctrlPr>
                    <w:rPr>
                      <w:rFonts w:ascii="Cambria Math" w:hAnsi="Cambria Math"/>
                      <w:i/>
                      <w:lang w:val="en-GB"/>
                    </w:rPr>
                  </m:ctrlPr>
                </m:sSubPr>
                <m:e>
                  <m:r>
                    <w:rPr>
                      <w:rFonts w:ascii="Cambria Math" w:hAnsi="Cambria Math"/>
                    </w:rPr>
                    <m:t>T</m:t>
                  </m:r>
                </m:e>
                <m:sub>
                  <m:r>
                    <w:rPr>
                      <w:rFonts w:ascii="Cambria Math" w:hAnsi="Cambria Math"/>
                    </w:rPr>
                    <m:t>cond</m:t>
                  </m:r>
                </m:sub>
              </m:sSub>
              <m:ctrlPr>
                <w:rPr>
                  <w:rFonts w:ascii="Cambria Math" w:hAnsi="Cambria Math"/>
                  <w:i/>
                  <w:lang w:val="en-GB"/>
                </w:rPr>
              </m:ctrlPr>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08C11A89" w14:textId="77777777" w:rsidR="00F24064" w:rsidRDefault="00F24064" w:rsidP="00F24064">
      <w:pPr>
        <w:pStyle w:val="BasistekstCEDelft"/>
      </w:pPr>
      <w:r>
        <w:t xml:space="preserve">Waarbij </w:t>
      </w:r>
    </w:p>
    <w:p w14:paraId="7323A6CD" w14:textId="77777777" w:rsidR="00F24064" w:rsidRDefault="00F24064" w:rsidP="00F24064">
      <w:pPr>
        <w:pStyle w:val="BasistekstCEDelft"/>
        <w:numPr>
          <w:ilvl w:val="0"/>
          <w:numId w:val="69"/>
        </w:numPr>
      </w:pPr>
      <w:r>
        <w:rPr>
          <w:rFonts w:cs="Calibri"/>
        </w:rPr>
        <w:t>η</w:t>
      </w:r>
      <w:r>
        <w:t xml:space="preserve"> het rendement is ten opzichte van het maximaal theoretische rendement. Rekening houdend met het regelmatig aan en uitschakelen in een woning wordt uitgegaan van 50%.</w:t>
      </w:r>
    </w:p>
    <w:p w14:paraId="39C2F22F" w14:textId="77777777" w:rsidR="00F24064" w:rsidRDefault="00F24064" w:rsidP="00F24064">
      <w:pPr>
        <w:pStyle w:val="BasistekstCEDelft"/>
        <w:numPr>
          <w:ilvl w:val="0"/>
          <w:numId w:val="69"/>
        </w:numPr>
      </w:pPr>
      <w:proofErr w:type="spellStart"/>
      <w:r>
        <w:lastRenderedPageBreak/>
        <w:t>T</w:t>
      </w:r>
      <w:r>
        <w:rPr>
          <w:vertAlign w:val="subscript"/>
        </w:rPr>
        <w:t>cond</w:t>
      </w:r>
      <w:proofErr w:type="spellEnd"/>
      <w:r>
        <w:t xml:space="preserve"> de condenserende temperatuur in warmtepomp is. Deze is gelijk aan de aanvoertemperatuur van de </w:t>
      </w:r>
      <w:proofErr w:type="spellStart"/>
      <w:r>
        <w:t>CV-installatie</w:t>
      </w:r>
      <w:proofErr w:type="spellEnd"/>
      <w:r>
        <w:t xml:space="preserve"> + 2 graden (in Kelvin)</w:t>
      </w:r>
    </w:p>
    <w:p w14:paraId="06D1BFEE" w14:textId="77777777" w:rsidR="00F24064" w:rsidRDefault="00F24064" w:rsidP="00F24064">
      <w:pPr>
        <w:pStyle w:val="BasistekstCEDelft"/>
        <w:numPr>
          <w:ilvl w:val="0"/>
          <w:numId w:val="69"/>
        </w:numPr>
      </w:pPr>
      <w:proofErr w:type="spellStart"/>
      <w:r>
        <w:t>T</w:t>
      </w:r>
      <w:r>
        <w:rPr>
          <w:vertAlign w:val="subscript"/>
        </w:rPr>
        <w:t>Evp</w:t>
      </w:r>
      <w:proofErr w:type="spellEnd"/>
      <w:r>
        <w:t xml:space="preserve"> de verdampende temperatuur in de warmtepomp is. Deze is gelijk aan de retourtemperatuur van het warmtenet – 2 graden. </w:t>
      </w:r>
    </w:p>
    <w:p w14:paraId="37BCD28C" w14:textId="77777777" w:rsidR="00F24064" w:rsidRPr="003632AC" w:rsidRDefault="00F24064" w:rsidP="00F24064">
      <w:pPr>
        <w:pStyle w:val="BasistekstCEDelft"/>
      </w:pPr>
    </w:p>
    <w:p w14:paraId="0F09B97E" w14:textId="5C4C8B35" w:rsidR="00615737" w:rsidRDefault="00F24064" w:rsidP="00615737">
      <w:pPr>
        <w:pStyle w:val="BasistekstCEDelft"/>
      </w:pPr>
      <w:r>
        <w:t xml:space="preserve">De warmtapwatervraag wordt ook ingevuld met de warmtepomp. </w:t>
      </w:r>
      <w:r w:rsidR="00B50643">
        <w:t xml:space="preserve">De utiliteitsbouw heeft een koudevraag. </w:t>
      </w:r>
      <w:r w:rsidR="00615737">
        <w:t xml:space="preserve">De individuele warmtepomp levert </w:t>
      </w:r>
      <w:r w:rsidR="00B50643">
        <w:t xml:space="preserve">daar </w:t>
      </w:r>
      <w:r w:rsidR="00615737">
        <w:t xml:space="preserve">ook koude met een </w:t>
      </w:r>
      <w:r w:rsidR="00D91487">
        <w:t xml:space="preserve">SPF </w:t>
      </w:r>
      <w:r w:rsidR="00615737">
        <w:t xml:space="preserve">van 10-20. </w:t>
      </w:r>
    </w:p>
    <w:p w14:paraId="031DCFB9" w14:textId="66857E13" w:rsidR="00615737" w:rsidRDefault="00615737" w:rsidP="00615737">
      <w:pPr>
        <w:pStyle w:val="Bijschrift"/>
        <w:keepNext/>
      </w:pPr>
      <w:bookmarkStart w:id="89" w:name="_Ref511392352"/>
      <w:bookmarkStart w:id="90" w:name="_Hlk510771704"/>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7D4CCD">
        <w:rPr>
          <w:noProof/>
        </w:rPr>
        <w:t>9</w:t>
      </w:r>
      <w:r w:rsidR="00760FDC">
        <w:rPr>
          <w:noProof/>
        </w:rPr>
        <w:fldChar w:fldCharType="end"/>
      </w:r>
      <w:bookmarkEnd w:id="89"/>
      <w:r>
        <w:t xml:space="preserve"> - </w:t>
      </w:r>
      <w:r w:rsidR="00F317BA">
        <w:t>SPF</w:t>
      </w:r>
      <w:r>
        <w:t xml:space="preserve"> van de individuele warmtepomp bij verschillende </w:t>
      </w:r>
      <w:proofErr w:type="spellStart"/>
      <w:r>
        <w:t>energielabels</w:t>
      </w:r>
      <w:proofErr w:type="spellEnd"/>
      <w:r>
        <w:t xml:space="preserve"> van de woning</w:t>
      </w:r>
      <w:r w:rsidR="005717B1">
        <w:t xml:space="preserve"> of het utiliteitsgebouw</w:t>
      </w:r>
    </w:p>
    <w:tbl>
      <w:tblPr>
        <w:tblStyle w:val="TabelstijlCEDelft"/>
        <w:tblW w:w="5969" w:type="dxa"/>
        <w:tblLayout w:type="fixed"/>
        <w:tblLook w:val="04A0" w:firstRow="1" w:lastRow="0" w:firstColumn="1" w:lastColumn="0" w:noHBand="0" w:noVBand="1"/>
      </w:tblPr>
      <w:tblGrid>
        <w:gridCol w:w="826"/>
        <w:gridCol w:w="1829"/>
        <w:gridCol w:w="1602"/>
        <w:gridCol w:w="841"/>
        <w:gridCol w:w="871"/>
      </w:tblGrid>
      <w:tr w:rsidR="00915E10" w:rsidRPr="00673B70" w14:paraId="300A5882" w14:textId="77777777" w:rsidTr="00915E10">
        <w:trPr>
          <w:cnfStyle w:val="100000000000" w:firstRow="1" w:lastRow="0" w:firstColumn="0" w:lastColumn="0" w:oddVBand="0" w:evenVBand="0" w:oddHBand="0" w:evenHBand="0" w:firstRowFirstColumn="0" w:firstRowLastColumn="0" w:lastRowFirstColumn="0" w:lastRowLastColumn="0"/>
          <w:trHeight w:val="359"/>
        </w:trPr>
        <w:tc>
          <w:tcPr>
            <w:tcW w:w="826" w:type="dxa"/>
            <w:hideMark/>
          </w:tcPr>
          <w:p w14:paraId="29B6A17C" w14:textId="77777777" w:rsidR="00915E10" w:rsidRPr="00673B70" w:rsidRDefault="00915E10" w:rsidP="003214E0">
            <w:pPr>
              <w:pStyle w:val="TabelkopjeCEDelft"/>
            </w:pPr>
            <w:r>
              <w:t>Label</w:t>
            </w:r>
          </w:p>
        </w:tc>
        <w:tc>
          <w:tcPr>
            <w:tcW w:w="1829" w:type="dxa"/>
          </w:tcPr>
          <w:p w14:paraId="5E5DCB25" w14:textId="77777777" w:rsidR="00915E10" w:rsidRDefault="00915E10" w:rsidP="003214E0">
            <w:pPr>
              <w:pStyle w:val="TabelkopjeCEDelft"/>
            </w:pPr>
            <w:r>
              <w:t>Temperatuurvraag ruimteverwarming</w:t>
            </w:r>
          </w:p>
        </w:tc>
        <w:tc>
          <w:tcPr>
            <w:tcW w:w="1602" w:type="dxa"/>
          </w:tcPr>
          <w:p w14:paraId="4F4724A8" w14:textId="77777777" w:rsidR="00915E10" w:rsidRPr="00673B70" w:rsidRDefault="00915E10" w:rsidP="003214E0">
            <w:pPr>
              <w:pStyle w:val="TabelkopjeCEDelft"/>
            </w:pPr>
            <w:r>
              <w:t>Type afgiftesysteem</w:t>
            </w:r>
          </w:p>
        </w:tc>
        <w:tc>
          <w:tcPr>
            <w:tcW w:w="841" w:type="dxa"/>
            <w:hideMark/>
          </w:tcPr>
          <w:p w14:paraId="4EBEC22B" w14:textId="57A50CC4" w:rsidR="00915E10" w:rsidRPr="00915E10" w:rsidRDefault="00915E10" w:rsidP="00915E10">
            <w:pPr>
              <w:pStyle w:val="TabelkopjeCEDelft"/>
              <w:rPr>
                <w:b w:val="0"/>
              </w:rPr>
            </w:pPr>
            <w:r>
              <w:t xml:space="preserve">SPF </w:t>
            </w:r>
            <w:r w:rsidRPr="00915E10">
              <w:t>RV</w:t>
            </w:r>
          </w:p>
        </w:tc>
        <w:tc>
          <w:tcPr>
            <w:tcW w:w="871" w:type="dxa"/>
            <w:hideMark/>
          </w:tcPr>
          <w:p w14:paraId="072BDA12" w14:textId="103E3C69" w:rsidR="00915E10" w:rsidRPr="00673B70" w:rsidRDefault="00915E10" w:rsidP="00D91487">
            <w:pPr>
              <w:pStyle w:val="TabelkopjeCEDelft"/>
            </w:pPr>
            <w:r>
              <w:t>SPF WTW (70°</w:t>
            </w:r>
            <w:r w:rsidRPr="00673B70">
              <w:t>C)</w:t>
            </w:r>
          </w:p>
        </w:tc>
      </w:tr>
      <w:tr w:rsidR="00915E10" w:rsidRPr="00673B70" w14:paraId="61739600" w14:textId="77777777" w:rsidTr="00915E10">
        <w:trPr>
          <w:trHeight w:val="178"/>
        </w:trPr>
        <w:tc>
          <w:tcPr>
            <w:tcW w:w="826" w:type="dxa"/>
            <w:hideMark/>
          </w:tcPr>
          <w:p w14:paraId="17F24AAC" w14:textId="77777777" w:rsidR="00915E10" w:rsidRPr="00673B70" w:rsidRDefault="00915E10" w:rsidP="003214E0">
            <w:pPr>
              <w:pStyle w:val="TabeltekstCEDelft"/>
            </w:pPr>
            <w:r w:rsidRPr="00673B70">
              <w:t>A</w:t>
            </w:r>
            <w:r>
              <w:t>/A+</w:t>
            </w:r>
          </w:p>
        </w:tc>
        <w:tc>
          <w:tcPr>
            <w:tcW w:w="1829" w:type="dxa"/>
          </w:tcPr>
          <w:p w14:paraId="45275AFC" w14:textId="77777777" w:rsidR="00915E10" w:rsidRDefault="00915E10" w:rsidP="003214E0">
            <w:pPr>
              <w:pStyle w:val="TabeltekstCEDelft"/>
            </w:pPr>
            <w:r>
              <w:t>40°C (delta T = 10°C)</w:t>
            </w:r>
          </w:p>
        </w:tc>
        <w:tc>
          <w:tcPr>
            <w:tcW w:w="1602" w:type="dxa"/>
          </w:tcPr>
          <w:p w14:paraId="11DA5FB9" w14:textId="77777777" w:rsidR="00915E10" w:rsidRPr="00673B70" w:rsidRDefault="00915E10" w:rsidP="003214E0">
            <w:pPr>
              <w:pStyle w:val="TabeltekstCEDelft"/>
            </w:pPr>
            <w:r>
              <w:t xml:space="preserve">LT-radiator </w:t>
            </w:r>
          </w:p>
        </w:tc>
        <w:tc>
          <w:tcPr>
            <w:tcW w:w="841" w:type="dxa"/>
            <w:hideMark/>
          </w:tcPr>
          <w:p w14:paraId="18AC24C6" w14:textId="77925659" w:rsidR="00915E10" w:rsidRPr="00673B70" w:rsidRDefault="00915E10" w:rsidP="003214E0">
            <w:pPr>
              <w:pStyle w:val="TabeltekstCEDelft"/>
            </w:pPr>
            <w:r>
              <w:t>6,6</w:t>
            </w:r>
          </w:p>
        </w:tc>
        <w:tc>
          <w:tcPr>
            <w:tcW w:w="871" w:type="dxa"/>
            <w:hideMark/>
          </w:tcPr>
          <w:p w14:paraId="1F0B6CBE" w14:textId="77777777" w:rsidR="00915E10" w:rsidRPr="00673B70" w:rsidRDefault="00915E10" w:rsidP="003214E0">
            <w:pPr>
              <w:pStyle w:val="TabeltekstCEDelft"/>
            </w:pPr>
            <w:r>
              <w:t>2,5</w:t>
            </w:r>
          </w:p>
        </w:tc>
      </w:tr>
      <w:tr w:rsidR="00915E10" w:rsidRPr="00673B70" w14:paraId="341B329C" w14:textId="77777777" w:rsidTr="00915E10">
        <w:trPr>
          <w:cnfStyle w:val="000000010000" w:firstRow="0" w:lastRow="0" w:firstColumn="0" w:lastColumn="0" w:oddVBand="0" w:evenVBand="0" w:oddHBand="0" w:evenHBand="1" w:firstRowFirstColumn="0" w:firstRowLastColumn="0" w:lastRowFirstColumn="0" w:lastRowLastColumn="0"/>
          <w:trHeight w:val="178"/>
        </w:trPr>
        <w:tc>
          <w:tcPr>
            <w:tcW w:w="826" w:type="dxa"/>
            <w:hideMark/>
          </w:tcPr>
          <w:p w14:paraId="2A4E5C90" w14:textId="77777777" w:rsidR="00915E10" w:rsidRPr="00673B70" w:rsidRDefault="00915E10" w:rsidP="003214E0">
            <w:pPr>
              <w:pStyle w:val="TabeltekstCEDelft"/>
            </w:pPr>
            <w:r w:rsidRPr="00673B70">
              <w:t>B</w:t>
            </w:r>
          </w:p>
        </w:tc>
        <w:tc>
          <w:tcPr>
            <w:tcW w:w="1829" w:type="dxa"/>
          </w:tcPr>
          <w:p w14:paraId="1B41BCA2" w14:textId="77777777" w:rsidR="00915E10" w:rsidRDefault="00915E10" w:rsidP="003214E0">
            <w:pPr>
              <w:pStyle w:val="TabeltekstCEDelft"/>
            </w:pPr>
            <w:r>
              <w:t>55°C (delta T = 25°C)</w:t>
            </w:r>
          </w:p>
        </w:tc>
        <w:tc>
          <w:tcPr>
            <w:tcW w:w="1602" w:type="dxa"/>
          </w:tcPr>
          <w:p w14:paraId="43EE4ECB" w14:textId="77777777" w:rsidR="00915E10" w:rsidRPr="00673B70" w:rsidRDefault="00915E10" w:rsidP="003214E0">
            <w:pPr>
              <w:pStyle w:val="TabeltekstCEDelft"/>
            </w:pPr>
            <w:r>
              <w:t>Convectorradiator</w:t>
            </w:r>
          </w:p>
        </w:tc>
        <w:tc>
          <w:tcPr>
            <w:tcW w:w="841" w:type="dxa"/>
            <w:hideMark/>
          </w:tcPr>
          <w:p w14:paraId="5F968678" w14:textId="6E874F55" w:rsidR="00915E10" w:rsidRPr="00673B70" w:rsidRDefault="00915E10" w:rsidP="003214E0">
            <w:pPr>
              <w:pStyle w:val="TabeltekstCEDelft"/>
            </w:pPr>
            <w:r>
              <w:t>4,2</w:t>
            </w:r>
          </w:p>
        </w:tc>
        <w:tc>
          <w:tcPr>
            <w:tcW w:w="871" w:type="dxa"/>
            <w:hideMark/>
          </w:tcPr>
          <w:p w14:paraId="2CB1A228" w14:textId="77777777" w:rsidR="00915E10" w:rsidRPr="00673B70" w:rsidRDefault="00915E10" w:rsidP="003214E0">
            <w:pPr>
              <w:pStyle w:val="TabeltekstCEDelft"/>
            </w:pPr>
            <w:r>
              <w:t>2,5</w:t>
            </w:r>
          </w:p>
        </w:tc>
      </w:tr>
      <w:tr w:rsidR="00915E10" w:rsidRPr="00673B70" w14:paraId="0C841F60" w14:textId="77777777" w:rsidTr="00915E10">
        <w:trPr>
          <w:trHeight w:val="178"/>
        </w:trPr>
        <w:tc>
          <w:tcPr>
            <w:tcW w:w="826" w:type="dxa"/>
          </w:tcPr>
          <w:p w14:paraId="12714E69" w14:textId="77777777" w:rsidR="00915E10" w:rsidRPr="00673B70" w:rsidRDefault="00915E10" w:rsidP="003214E0">
            <w:pPr>
              <w:pStyle w:val="TabeltekstCEDelft"/>
            </w:pPr>
            <w:r>
              <w:t>C</w:t>
            </w:r>
          </w:p>
        </w:tc>
        <w:tc>
          <w:tcPr>
            <w:tcW w:w="1829" w:type="dxa"/>
          </w:tcPr>
          <w:p w14:paraId="1FD9CD6A" w14:textId="24DB55FB" w:rsidR="00915E10" w:rsidRDefault="00915E10" w:rsidP="003214E0">
            <w:pPr>
              <w:pStyle w:val="TabeltekstCEDelft"/>
            </w:pPr>
            <w:r>
              <w:t>70°C (delta T = 40°C)</w:t>
            </w:r>
          </w:p>
        </w:tc>
        <w:tc>
          <w:tcPr>
            <w:tcW w:w="1602" w:type="dxa"/>
          </w:tcPr>
          <w:p w14:paraId="01AA28FD" w14:textId="77777777" w:rsidR="00915E10" w:rsidRPr="00673B70" w:rsidRDefault="00915E10" w:rsidP="003214E0">
            <w:pPr>
              <w:pStyle w:val="TabeltekstCEDelft"/>
            </w:pPr>
            <w:r>
              <w:t>Convectorradiator</w:t>
            </w:r>
          </w:p>
        </w:tc>
        <w:tc>
          <w:tcPr>
            <w:tcW w:w="841" w:type="dxa"/>
          </w:tcPr>
          <w:p w14:paraId="44DFE4CB" w14:textId="63AE8B4F" w:rsidR="00915E10" w:rsidRPr="00673B70" w:rsidRDefault="00915E10" w:rsidP="003214E0">
            <w:pPr>
              <w:pStyle w:val="TabeltekstCEDelft"/>
            </w:pPr>
            <w:r>
              <w:t>3,2</w:t>
            </w:r>
          </w:p>
        </w:tc>
        <w:tc>
          <w:tcPr>
            <w:tcW w:w="871" w:type="dxa"/>
          </w:tcPr>
          <w:p w14:paraId="5C59286B" w14:textId="77777777" w:rsidR="00915E10" w:rsidRPr="00673B70" w:rsidRDefault="00915E10" w:rsidP="003214E0">
            <w:pPr>
              <w:pStyle w:val="TabeltekstCEDelft"/>
            </w:pPr>
            <w:r>
              <w:t>2,5</w:t>
            </w:r>
          </w:p>
        </w:tc>
      </w:tr>
      <w:tr w:rsidR="00915E10" w:rsidRPr="00673B70" w14:paraId="0A91921B" w14:textId="77777777" w:rsidTr="00915E10">
        <w:trPr>
          <w:cnfStyle w:val="000000010000" w:firstRow="0" w:lastRow="0" w:firstColumn="0" w:lastColumn="0" w:oddVBand="0" w:evenVBand="0" w:oddHBand="0" w:evenHBand="1" w:firstRowFirstColumn="0" w:firstRowLastColumn="0" w:lastRowFirstColumn="0" w:lastRowLastColumn="0"/>
          <w:trHeight w:val="178"/>
        </w:trPr>
        <w:tc>
          <w:tcPr>
            <w:tcW w:w="826" w:type="dxa"/>
          </w:tcPr>
          <w:p w14:paraId="43B44C2A" w14:textId="77777777" w:rsidR="00915E10" w:rsidRDefault="00915E10" w:rsidP="003214E0">
            <w:pPr>
              <w:pStyle w:val="TabeltekstCEDelft"/>
            </w:pPr>
            <w:r>
              <w:t>D</w:t>
            </w:r>
          </w:p>
        </w:tc>
        <w:tc>
          <w:tcPr>
            <w:tcW w:w="1829" w:type="dxa"/>
          </w:tcPr>
          <w:p w14:paraId="76DABA20" w14:textId="716DF16E" w:rsidR="00915E10" w:rsidRDefault="00915E10" w:rsidP="003214E0">
            <w:pPr>
              <w:pStyle w:val="TabeltekstCEDelft"/>
            </w:pPr>
            <w:r>
              <w:t>70°C (delta T = 40°C)</w:t>
            </w:r>
          </w:p>
        </w:tc>
        <w:tc>
          <w:tcPr>
            <w:tcW w:w="1602" w:type="dxa"/>
          </w:tcPr>
          <w:p w14:paraId="402359C8" w14:textId="77777777" w:rsidR="00915E10" w:rsidRPr="00673B70" w:rsidRDefault="00915E10" w:rsidP="003214E0">
            <w:pPr>
              <w:pStyle w:val="TabeltekstCEDelft"/>
            </w:pPr>
            <w:r>
              <w:t>Convectorradiator</w:t>
            </w:r>
          </w:p>
        </w:tc>
        <w:tc>
          <w:tcPr>
            <w:tcW w:w="841" w:type="dxa"/>
          </w:tcPr>
          <w:p w14:paraId="3033461A" w14:textId="74B81DB9" w:rsidR="00915E10" w:rsidRDefault="00915E10" w:rsidP="003214E0">
            <w:pPr>
              <w:pStyle w:val="TabeltekstCEDelft"/>
            </w:pPr>
            <w:r>
              <w:t>3,2</w:t>
            </w:r>
          </w:p>
        </w:tc>
        <w:tc>
          <w:tcPr>
            <w:tcW w:w="871" w:type="dxa"/>
          </w:tcPr>
          <w:p w14:paraId="3A152FAF" w14:textId="77777777" w:rsidR="00915E10" w:rsidRDefault="00915E10" w:rsidP="003214E0">
            <w:pPr>
              <w:pStyle w:val="TabeltekstCEDelft"/>
            </w:pPr>
            <w:r>
              <w:t>2,5</w:t>
            </w:r>
          </w:p>
        </w:tc>
      </w:tr>
    </w:tbl>
    <w:bookmarkEnd w:id="90"/>
    <w:p w14:paraId="0D9EDA99" w14:textId="77777777" w:rsidR="00615737" w:rsidRPr="00CF2F2A" w:rsidRDefault="00615737" w:rsidP="00615737">
      <w:pPr>
        <w:pStyle w:val="BasistekstCEDelft"/>
        <w:rPr>
          <w:i/>
        </w:rPr>
      </w:pPr>
      <w:r w:rsidRPr="00CF2F2A">
        <w:rPr>
          <w:i/>
        </w:rPr>
        <w:t>WTW = warm tapwater</w:t>
      </w:r>
    </w:p>
    <w:p w14:paraId="2234C952" w14:textId="77777777" w:rsidR="00615737" w:rsidRDefault="00615737" w:rsidP="00615737">
      <w:pPr>
        <w:pStyle w:val="BasistekstCEDelft"/>
        <w:rPr>
          <w:i/>
        </w:rPr>
      </w:pPr>
      <w:r w:rsidRPr="00CF2F2A">
        <w:rPr>
          <w:i/>
        </w:rPr>
        <w:t>RV = ruimteverwarming</w:t>
      </w:r>
    </w:p>
    <w:p w14:paraId="5E1C08EF" w14:textId="57E77C17" w:rsidR="00615737" w:rsidRDefault="00615737" w:rsidP="00615737">
      <w:pPr>
        <w:pStyle w:val="BasistekstCEDelft"/>
        <w:rPr>
          <w:i/>
        </w:rPr>
      </w:pPr>
    </w:p>
    <w:p w14:paraId="669053B2" w14:textId="17F572F5" w:rsidR="00F24064" w:rsidRDefault="00F24064" w:rsidP="00615737">
      <w:pPr>
        <w:pStyle w:val="BasistekstCEDelft"/>
        <w:rPr>
          <w:i/>
        </w:rPr>
      </w:pPr>
      <w:r>
        <w:rPr>
          <w:i/>
        </w:rPr>
        <w:t>Kosten warmtepomp</w:t>
      </w:r>
    </w:p>
    <w:p w14:paraId="3E45F209" w14:textId="62325509" w:rsidR="00734F02" w:rsidRDefault="00F24064" w:rsidP="00F24064">
      <w:pPr>
        <w:pStyle w:val="BasistekstCEDelft"/>
      </w:pPr>
      <w:r>
        <w:t>De kosten van de warmtepomp zijn gerelateerd aan de vermogensvraag (</w:t>
      </w:r>
      <w:ins w:id="91" w:author="Katja Kruit [2]" w:date="2018-08-22T11:29:00Z">
        <w:r w:rsidR="00B26CD3">
          <w:t>aansluitcapaciteit</w:t>
        </w:r>
      </w:ins>
      <w:r>
        <w:t xml:space="preserve">). </w:t>
      </w:r>
      <w:ins w:id="92" w:author="Katja Kruit [2]" w:date="2018-08-22T11:28:00Z">
        <w:r w:rsidR="00B26CD3">
          <w:t xml:space="preserve">De </w:t>
        </w:r>
      </w:ins>
      <w:ins w:id="93" w:author="Katja Kruit [2]" w:date="2018-08-22T11:30:00Z">
        <w:r w:rsidR="008B513A">
          <w:t xml:space="preserve">aansluitcapaciteit voor </w:t>
        </w:r>
      </w:ins>
      <w:ins w:id="94" w:author="Katja Kruit [2]" w:date="2018-08-22T11:32:00Z">
        <w:r w:rsidR="008B513A">
          <w:t>een LT-net, waar</w:t>
        </w:r>
      </w:ins>
      <w:ins w:id="95" w:author="Katja Kruit [2]" w:date="2018-08-22T11:38:00Z">
        <w:r w:rsidR="0062346F">
          <w:t xml:space="preserve">bij een buffervat </w:t>
        </w:r>
      </w:ins>
      <w:ins w:id="96" w:author="Katja Kruit [2]" w:date="2018-08-22T11:39:00Z">
        <w:r w:rsidR="0062346F">
          <w:t xml:space="preserve">voor warm tapwater </w:t>
        </w:r>
      </w:ins>
      <w:ins w:id="97" w:author="Katja Kruit [2]" w:date="2018-08-22T11:38:00Z">
        <w:r w:rsidR="0062346F">
          <w:t>in de woning</w:t>
        </w:r>
      </w:ins>
      <w:ins w:id="98" w:author="Katja Kruit [2]" w:date="2018-08-22T11:39:00Z">
        <w:r w:rsidR="0062346F">
          <w:t xml:space="preserve"> aanwezig is, is lager dan voor een HT-net. </w:t>
        </w:r>
      </w:ins>
      <w:ins w:id="99" w:author="Katja Kruit [2]" w:date="2018-08-22T11:40:00Z">
        <w:r w:rsidR="0062346F">
          <w:t>Daarom wordt de aansluitcapaciteit gecorrigeerd met een factor 50%.</w:t>
        </w:r>
      </w:ins>
    </w:p>
    <w:p w14:paraId="703878EB" w14:textId="77777777" w:rsidR="00F24064" w:rsidRDefault="00F24064" w:rsidP="00F24064">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10</w:t>
      </w:r>
      <w:r>
        <w:rPr>
          <w:noProof/>
        </w:rPr>
        <w:fldChar w:fldCharType="end"/>
      </w:r>
      <w:r>
        <w:t xml:space="preserve"> - Kosten van de individuele warmtepomp bij verschillende aansluitwaarden van de woning </w:t>
      </w:r>
    </w:p>
    <w:tbl>
      <w:tblPr>
        <w:tblStyle w:val="TabelstijlCEDelft"/>
        <w:tblW w:w="7741" w:type="dxa"/>
        <w:tblLayout w:type="fixed"/>
        <w:tblLook w:val="04A0" w:firstRow="1" w:lastRow="0" w:firstColumn="1" w:lastColumn="0" w:noHBand="0" w:noVBand="1"/>
      </w:tblPr>
      <w:tblGrid>
        <w:gridCol w:w="1696"/>
        <w:gridCol w:w="2593"/>
        <w:gridCol w:w="1757"/>
        <w:gridCol w:w="1695"/>
      </w:tblGrid>
      <w:tr w:rsidR="00412957" w:rsidRPr="00673B70" w14:paraId="6E080DCC" w14:textId="77777777" w:rsidTr="008B513A">
        <w:trPr>
          <w:cnfStyle w:val="100000000000" w:firstRow="1" w:lastRow="0" w:firstColumn="0" w:lastColumn="0" w:oddVBand="0" w:evenVBand="0" w:oddHBand="0" w:evenHBand="0" w:firstRowFirstColumn="0" w:firstRowLastColumn="0" w:lastRowFirstColumn="0" w:lastRowLastColumn="0"/>
          <w:trHeight w:val="212"/>
        </w:trPr>
        <w:tc>
          <w:tcPr>
            <w:tcW w:w="1696" w:type="dxa"/>
            <w:hideMark/>
          </w:tcPr>
          <w:p w14:paraId="4183C7A2" w14:textId="7C687A79" w:rsidR="00412957" w:rsidDel="00B26CD3" w:rsidRDefault="00B26CD3" w:rsidP="00755F13">
            <w:pPr>
              <w:pStyle w:val="TabelkopjeCEDelft"/>
              <w:rPr>
                <w:del w:id="100" w:author="Katja Kruit [2]" w:date="2018-08-22T11:29:00Z"/>
              </w:rPr>
            </w:pPr>
            <w:ins w:id="101" w:author="Katja Kruit [2]" w:date="2018-08-22T11:29:00Z">
              <w:r>
                <w:t xml:space="preserve">Aansluitcapaciteit </w:t>
              </w:r>
            </w:ins>
          </w:p>
          <w:p w14:paraId="778E59DB" w14:textId="040CDC34" w:rsidR="00412957" w:rsidRPr="00673B70" w:rsidRDefault="00412957" w:rsidP="00755F13">
            <w:pPr>
              <w:pStyle w:val="TabelkopjeCEDelft"/>
            </w:pPr>
          </w:p>
        </w:tc>
        <w:tc>
          <w:tcPr>
            <w:tcW w:w="2593" w:type="dxa"/>
          </w:tcPr>
          <w:p w14:paraId="699C653E" w14:textId="453E8B6A" w:rsidR="00B26CD3" w:rsidRDefault="00B26CD3" w:rsidP="00755F13">
            <w:pPr>
              <w:pStyle w:val="TabelkopjeCEDelft"/>
              <w:rPr>
                <w:ins w:id="102" w:author="Katja Kruit [2]" w:date="2018-08-22T11:29:00Z"/>
              </w:rPr>
            </w:pPr>
            <w:ins w:id="103" w:author="Katja Kruit [2]" w:date="2018-08-22T11:28:00Z">
              <w:r>
                <w:t xml:space="preserve">Gecorrigeerde </w:t>
              </w:r>
            </w:ins>
            <w:ins w:id="104" w:author="Katja Kruit [2]" w:date="2018-08-22T11:29:00Z">
              <w:r>
                <w:t>aansluitcapaciteit</w:t>
              </w:r>
            </w:ins>
            <w:ins w:id="105" w:author="Katja Kruit [2]" w:date="2018-08-22T11:28:00Z">
              <w:r>
                <w:t xml:space="preserve"> </w:t>
              </w:r>
            </w:ins>
          </w:p>
          <w:p w14:paraId="638F4580" w14:textId="4F2F6E04" w:rsidR="00412957" w:rsidRDefault="00B26CD3" w:rsidP="00755F13">
            <w:pPr>
              <w:pStyle w:val="TabelkopjeCEDelft"/>
              <w:rPr>
                <w:ins w:id="106" w:author="Katja Kruit [2]" w:date="2018-08-22T11:27:00Z"/>
              </w:rPr>
            </w:pPr>
            <w:ins w:id="107" w:author="Katja Kruit [2]" w:date="2018-08-22T11:28:00Z">
              <w:r>
                <w:t>(= Afgiftev</w:t>
              </w:r>
              <w:r w:rsidRPr="00673B70">
                <w:t>ermogen</w:t>
              </w:r>
              <w:r>
                <w:t xml:space="preserve"> warmtepomp)</w:t>
              </w:r>
            </w:ins>
          </w:p>
        </w:tc>
        <w:tc>
          <w:tcPr>
            <w:tcW w:w="1757" w:type="dxa"/>
          </w:tcPr>
          <w:p w14:paraId="2B1A15C1" w14:textId="244E1BDA" w:rsidR="00412957" w:rsidRDefault="00412957" w:rsidP="00755F13">
            <w:pPr>
              <w:pStyle w:val="TabelkopjeCEDelft"/>
            </w:pPr>
            <w:r>
              <w:t>Kostprijs WP</w:t>
            </w:r>
          </w:p>
        </w:tc>
        <w:tc>
          <w:tcPr>
            <w:tcW w:w="1695" w:type="dxa"/>
          </w:tcPr>
          <w:p w14:paraId="22C155DF" w14:textId="77777777" w:rsidR="00412957" w:rsidRDefault="00412957" w:rsidP="00755F13">
            <w:pPr>
              <w:pStyle w:val="TabelkopjeCEDelft"/>
            </w:pPr>
            <w:r>
              <w:t>Kostprijs totaal</w:t>
            </w:r>
          </w:p>
        </w:tc>
      </w:tr>
      <w:tr w:rsidR="00412957" w:rsidRPr="00673B70" w14:paraId="730E481D" w14:textId="77777777" w:rsidTr="008B513A">
        <w:trPr>
          <w:trHeight w:val="105"/>
        </w:trPr>
        <w:tc>
          <w:tcPr>
            <w:tcW w:w="1696" w:type="dxa"/>
            <w:hideMark/>
          </w:tcPr>
          <w:p w14:paraId="46063761" w14:textId="77777777" w:rsidR="00412957" w:rsidRPr="00673B70" w:rsidRDefault="00412957" w:rsidP="00755F13">
            <w:pPr>
              <w:pStyle w:val="TabeltekstCEDelft"/>
            </w:pPr>
            <w:r>
              <w:t xml:space="preserve">7 kW </w:t>
            </w:r>
          </w:p>
        </w:tc>
        <w:tc>
          <w:tcPr>
            <w:tcW w:w="2593" w:type="dxa"/>
          </w:tcPr>
          <w:p w14:paraId="5F6881B5" w14:textId="1213124B" w:rsidR="00412957" w:rsidRDefault="00B26CD3" w:rsidP="00755F13">
            <w:pPr>
              <w:pStyle w:val="TabeltekstCEDelft"/>
              <w:rPr>
                <w:ins w:id="108" w:author="Katja Kruit [2]" w:date="2018-08-22T11:27:00Z"/>
              </w:rPr>
            </w:pPr>
            <w:ins w:id="109" w:author="Katja Kruit [2]" w:date="2018-08-22T11:29:00Z">
              <w:r>
                <w:t xml:space="preserve">3,5 </w:t>
              </w:r>
            </w:ins>
            <w:ins w:id="110" w:author="Katja Kruit [2]" w:date="2018-08-22T11:30:00Z">
              <w:r>
                <w:t>kW</w:t>
              </w:r>
            </w:ins>
          </w:p>
        </w:tc>
        <w:tc>
          <w:tcPr>
            <w:tcW w:w="1757" w:type="dxa"/>
          </w:tcPr>
          <w:p w14:paraId="77877035" w14:textId="2FA81CE0" w:rsidR="00412957" w:rsidRDefault="00412957" w:rsidP="00755F13">
            <w:pPr>
              <w:pStyle w:val="TabeltekstCEDelft"/>
            </w:pPr>
            <w:r>
              <w:t>€ 2.000</w:t>
            </w:r>
            <w:r>
              <w:rPr>
                <w:rStyle w:val="Voetnootmarkering"/>
              </w:rPr>
              <w:footnoteReference w:id="15"/>
            </w:r>
          </w:p>
        </w:tc>
        <w:tc>
          <w:tcPr>
            <w:tcW w:w="1695" w:type="dxa"/>
          </w:tcPr>
          <w:p w14:paraId="21E897A5" w14:textId="77777777" w:rsidR="00412957" w:rsidRDefault="00412957" w:rsidP="00755F13">
            <w:pPr>
              <w:pStyle w:val="TabeltekstCEDelft"/>
            </w:pPr>
            <w:r>
              <w:t>€ 8.000</w:t>
            </w:r>
          </w:p>
        </w:tc>
      </w:tr>
      <w:tr w:rsidR="00412957" w:rsidRPr="00673B70" w14:paraId="5B09F15B" w14:textId="77777777" w:rsidTr="008B513A">
        <w:trPr>
          <w:cnfStyle w:val="000000010000" w:firstRow="0" w:lastRow="0" w:firstColumn="0" w:lastColumn="0" w:oddVBand="0" w:evenVBand="0" w:oddHBand="0" w:evenHBand="1" w:firstRowFirstColumn="0" w:firstRowLastColumn="0" w:lastRowFirstColumn="0" w:lastRowLastColumn="0"/>
          <w:trHeight w:val="105"/>
        </w:trPr>
        <w:tc>
          <w:tcPr>
            <w:tcW w:w="1696" w:type="dxa"/>
            <w:hideMark/>
          </w:tcPr>
          <w:p w14:paraId="05F18310" w14:textId="77777777" w:rsidR="00412957" w:rsidRPr="00673B70" w:rsidRDefault="00412957" w:rsidP="00755F13">
            <w:pPr>
              <w:pStyle w:val="TabeltekstCEDelft"/>
            </w:pPr>
            <w:r>
              <w:t>7,5</w:t>
            </w:r>
            <w:r w:rsidRPr="00673B70">
              <w:t xml:space="preserve"> kW</w:t>
            </w:r>
          </w:p>
        </w:tc>
        <w:tc>
          <w:tcPr>
            <w:tcW w:w="2593" w:type="dxa"/>
          </w:tcPr>
          <w:p w14:paraId="559D70B3" w14:textId="6C9F14DC" w:rsidR="00412957" w:rsidRDefault="00B26CD3" w:rsidP="00755F13">
            <w:pPr>
              <w:pStyle w:val="TabeltekstCEDelft"/>
              <w:rPr>
                <w:ins w:id="111" w:author="Katja Kruit [2]" w:date="2018-08-22T11:27:00Z"/>
              </w:rPr>
            </w:pPr>
            <w:ins w:id="112" w:author="Katja Kruit [2]" w:date="2018-08-22T11:30:00Z">
              <w:r>
                <w:t>3,75 kW</w:t>
              </w:r>
            </w:ins>
          </w:p>
        </w:tc>
        <w:tc>
          <w:tcPr>
            <w:tcW w:w="1757" w:type="dxa"/>
          </w:tcPr>
          <w:p w14:paraId="1D3DC07A" w14:textId="5C2C1A18" w:rsidR="00412957" w:rsidRDefault="00412957" w:rsidP="00755F13">
            <w:pPr>
              <w:pStyle w:val="TabeltekstCEDelft"/>
            </w:pPr>
            <w:r>
              <w:t>€ 3.500</w:t>
            </w:r>
            <w:ins w:id="113" w:author="Katja Kruit [2]" w:date="2018-08-22T11:41:00Z">
              <w:r w:rsidR="00F87824">
                <w:rPr>
                  <w:rStyle w:val="Voetnootmarkering"/>
                </w:rPr>
                <w:footnoteReference w:id="16"/>
              </w:r>
            </w:ins>
          </w:p>
        </w:tc>
        <w:tc>
          <w:tcPr>
            <w:tcW w:w="1695" w:type="dxa"/>
          </w:tcPr>
          <w:p w14:paraId="650DBC9E" w14:textId="5C6A9D14" w:rsidR="00412957" w:rsidRDefault="00412957" w:rsidP="00755F13">
            <w:pPr>
              <w:pStyle w:val="TabeltekstCEDelft"/>
            </w:pPr>
            <w:r>
              <w:t>€ 7.</w:t>
            </w:r>
            <w:ins w:id="115" w:author="Katja Kruit [2]" w:date="2018-08-22T11:45:00Z">
              <w:r w:rsidR="00F87824">
                <w:t>0</w:t>
              </w:r>
            </w:ins>
            <w:del w:id="116" w:author="Katja Kruit [2]" w:date="2018-08-22T11:45:00Z">
              <w:r w:rsidDel="00F87824">
                <w:delText>2</w:delText>
              </w:r>
            </w:del>
            <w:r>
              <w:t>00</w:t>
            </w:r>
          </w:p>
        </w:tc>
      </w:tr>
      <w:tr w:rsidR="00412957" w:rsidRPr="00673B70" w14:paraId="0E0980D7" w14:textId="77777777" w:rsidTr="008B513A">
        <w:trPr>
          <w:trHeight w:val="105"/>
        </w:trPr>
        <w:tc>
          <w:tcPr>
            <w:tcW w:w="1696" w:type="dxa"/>
          </w:tcPr>
          <w:p w14:paraId="277D28D8" w14:textId="77777777" w:rsidR="00412957" w:rsidRPr="00673B70" w:rsidRDefault="00412957" w:rsidP="00755F13">
            <w:pPr>
              <w:pStyle w:val="TabeltekstCEDelft"/>
            </w:pPr>
            <w:r>
              <w:t>10 kW</w:t>
            </w:r>
          </w:p>
        </w:tc>
        <w:tc>
          <w:tcPr>
            <w:tcW w:w="2593" w:type="dxa"/>
          </w:tcPr>
          <w:p w14:paraId="1961A60A" w14:textId="7E1F044A" w:rsidR="00412957" w:rsidRDefault="00B26CD3" w:rsidP="00755F13">
            <w:pPr>
              <w:pStyle w:val="TabeltekstCEDelft"/>
              <w:rPr>
                <w:ins w:id="117" w:author="Katja Kruit [2]" w:date="2018-08-22T11:27:00Z"/>
              </w:rPr>
            </w:pPr>
            <w:ins w:id="118" w:author="Katja Kruit [2]" w:date="2018-08-22T11:30:00Z">
              <w:r>
                <w:t>5 kW</w:t>
              </w:r>
            </w:ins>
          </w:p>
        </w:tc>
        <w:tc>
          <w:tcPr>
            <w:tcW w:w="1757" w:type="dxa"/>
          </w:tcPr>
          <w:p w14:paraId="0794B8D2" w14:textId="381BB0FD" w:rsidR="00412957" w:rsidRDefault="00412957" w:rsidP="00755F13">
            <w:pPr>
              <w:pStyle w:val="TabeltekstCEDelft"/>
            </w:pPr>
            <w:r>
              <w:t>€ 6.000</w:t>
            </w:r>
          </w:p>
        </w:tc>
        <w:tc>
          <w:tcPr>
            <w:tcW w:w="1695" w:type="dxa"/>
          </w:tcPr>
          <w:p w14:paraId="6F82F54D" w14:textId="34C91EE9" w:rsidR="00412957" w:rsidRDefault="00412957" w:rsidP="00755F13">
            <w:pPr>
              <w:pStyle w:val="TabeltekstCEDelft"/>
            </w:pPr>
            <w:r>
              <w:t>€ 9.</w:t>
            </w:r>
            <w:del w:id="119" w:author="Katja Kruit [2]" w:date="2018-08-22T11:45:00Z">
              <w:r w:rsidDel="00F87824">
                <w:delText>7</w:delText>
              </w:r>
            </w:del>
            <w:ins w:id="120" w:author="Katja Kruit [2]" w:date="2018-08-22T11:45:00Z">
              <w:r w:rsidR="00F87824">
                <w:t>5</w:t>
              </w:r>
            </w:ins>
            <w:r>
              <w:t>00</w:t>
            </w:r>
          </w:p>
        </w:tc>
      </w:tr>
      <w:tr w:rsidR="00412957" w:rsidRPr="00673B70" w14:paraId="11D640B8" w14:textId="77777777" w:rsidTr="008B513A">
        <w:trPr>
          <w:cnfStyle w:val="000000010000" w:firstRow="0" w:lastRow="0" w:firstColumn="0" w:lastColumn="0" w:oddVBand="0" w:evenVBand="0" w:oddHBand="0" w:evenHBand="1" w:firstRowFirstColumn="0" w:firstRowLastColumn="0" w:lastRowFirstColumn="0" w:lastRowLastColumn="0"/>
          <w:trHeight w:val="105"/>
        </w:trPr>
        <w:tc>
          <w:tcPr>
            <w:tcW w:w="1696" w:type="dxa"/>
          </w:tcPr>
          <w:p w14:paraId="1DA060F2" w14:textId="77777777" w:rsidR="00412957" w:rsidRPr="00673B70" w:rsidRDefault="00412957" w:rsidP="00755F13">
            <w:pPr>
              <w:pStyle w:val="TabeltekstCEDelft"/>
            </w:pPr>
            <w:r>
              <w:t>12,5 kW</w:t>
            </w:r>
          </w:p>
        </w:tc>
        <w:tc>
          <w:tcPr>
            <w:tcW w:w="2593" w:type="dxa"/>
          </w:tcPr>
          <w:p w14:paraId="437059FF" w14:textId="702AB344" w:rsidR="00412957" w:rsidRDefault="00B26CD3" w:rsidP="00755F13">
            <w:pPr>
              <w:pStyle w:val="TabeltekstCEDelft"/>
              <w:rPr>
                <w:ins w:id="121" w:author="Katja Kruit [2]" w:date="2018-08-22T11:27:00Z"/>
              </w:rPr>
            </w:pPr>
            <w:ins w:id="122" w:author="Katja Kruit [2]" w:date="2018-08-22T11:30:00Z">
              <w:r>
                <w:t>6,25 kW</w:t>
              </w:r>
            </w:ins>
          </w:p>
        </w:tc>
        <w:tc>
          <w:tcPr>
            <w:tcW w:w="1757" w:type="dxa"/>
          </w:tcPr>
          <w:p w14:paraId="2CB3D72B" w14:textId="7536693E" w:rsidR="00412957" w:rsidRDefault="00412957" w:rsidP="00755F13">
            <w:pPr>
              <w:pStyle w:val="TabeltekstCEDelft"/>
            </w:pPr>
            <w:r>
              <w:t>€ 6.500</w:t>
            </w:r>
          </w:p>
        </w:tc>
        <w:tc>
          <w:tcPr>
            <w:tcW w:w="1695" w:type="dxa"/>
          </w:tcPr>
          <w:p w14:paraId="0A524964" w14:textId="77777777" w:rsidR="00412957" w:rsidRDefault="00412957" w:rsidP="00755F13">
            <w:pPr>
              <w:pStyle w:val="TabeltekstCEDelft"/>
            </w:pPr>
            <w:r>
              <w:t>€ 10.200</w:t>
            </w:r>
          </w:p>
        </w:tc>
      </w:tr>
      <w:tr w:rsidR="00412957" w:rsidRPr="00673B70" w14:paraId="4E1A108C" w14:textId="77777777" w:rsidTr="008B513A">
        <w:trPr>
          <w:trHeight w:val="105"/>
        </w:trPr>
        <w:tc>
          <w:tcPr>
            <w:tcW w:w="1696" w:type="dxa"/>
          </w:tcPr>
          <w:p w14:paraId="637D9FF1" w14:textId="1CB1F90D" w:rsidR="00412957" w:rsidRDefault="00412957" w:rsidP="00755F13">
            <w:pPr>
              <w:pStyle w:val="TabeltekstCEDelft"/>
            </w:pPr>
            <w:r>
              <w:t>Utiliteit (kW varieert)</w:t>
            </w:r>
          </w:p>
        </w:tc>
        <w:tc>
          <w:tcPr>
            <w:tcW w:w="2593" w:type="dxa"/>
          </w:tcPr>
          <w:p w14:paraId="316BB2BF" w14:textId="00F23E59" w:rsidR="00412957" w:rsidRPr="003A305B" w:rsidRDefault="0062346F" w:rsidP="00755F13">
            <w:pPr>
              <w:pStyle w:val="TabeltekstCEDelft"/>
              <w:rPr>
                <w:ins w:id="123" w:author="Katja Kruit [2]" w:date="2018-08-22T11:27:00Z"/>
              </w:rPr>
            </w:pPr>
            <w:ins w:id="124" w:author="Katja Kruit [2]" w:date="2018-08-22T11:40:00Z">
              <w:r>
                <w:t>50% van aansluitcapaciteit</w:t>
              </w:r>
            </w:ins>
          </w:p>
        </w:tc>
        <w:tc>
          <w:tcPr>
            <w:tcW w:w="1757" w:type="dxa"/>
          </w:tcPr>
          <w:p w14:paraId="656DDD3B" w14:textId="7ECA4951" w:rsidR="00412957" w:rsidRPr="003A305B" w:rsidRDefault="00412957" w:rsidP="00755F13">
            <w:pPr>
              <w:pStyle w:val="TabeltekstCEDelft"/>
            </w:pPr>
            <w:r w:rsidRPr="003A305B">
              <w:t>€ 700 per kW</w:t>
            </w:r>
            <w:r w:rsidRPr="003A305B">
              <w:rPr>
                <w:rStyle w:val="Voetnootmarkering"/>
              </w:rPr>
              <w:footnoteReference w:id="17"/>
            </w:r>
          </w:p>
        </w:tc>
        <w:tc>
          <w:tcPr>
            <w:tcW w:w="1695" w:type="dxa"/>
          </w:tcPr>
          <w:p w14:paraId="42CD03DD" w14:textId="6FBB30F9" w:rsidR="00412957" w:rsidRPr="003A305B" w:rsidRDefault="00412957" w:rsidP="00755F13">
            <w:pPr>
              <w:pStyle w:val="TabeltekstCEDelft"/>
            </w:pPr>
            <w:r w:rsidRPr="003A305B">
              <w:t>€ 1.000 per kW</w:t>
            </w:r>
          </w:p>
        </w:tc>
      </w:tr>
    </w:tbl>
    <w:p w14:paraId="58F9ADD7" w14:textId="77777777" w:rsidR="00F24064" w:rsidRPr="00CF2F2A" w:rsidRDefault="00F24064" w:rsidP="00F24064">
      <w:pPr>
        <w:pStyle w:val="BasistekstCEDelft"/>
        <w:rPr>
          <w:i/>
        </w:rPr>
      </w:pPr>
      <w:r w:rsidRPr="00CF2F2A">
        <w:rPr>
          <w:i/>
        </w:rPr>
        <w:t>WTW = warm tapwater</w:t>
      </w:r>
    </w:p>
    <w:p w14:paraId="7D8EE8EB" w14:textId="77777777" w:rsidR="00F24064" w:rsidRDefault="00F24064" w:rsidP="00F24064">
      <w:pPr>
        <w:pStyle w:val="BasistekstCEDelft"/>
        <w:rPr>
          <w:i/>
        </w:rPr>
      </w:pPr>
      <w:r w:rsidRPr="00CF2F2A">
        <w:rPr>
          <w:i/>
        </w:rPr>
        <w:t>RV = ruimteverwarming</w:t>
      </w:r>
    </w:p>
    <w:p w14:paraId="2155A960" w14:textId="77777777" w:rsidR="00F24064" w:rsidRDefault="00F24064" w:rsidP="00F24064">
      <w:pPr>
        <w:pStyle w:val="BasistekstCEDelft"/>
      </w:pPr>
    </w:p>
    <w:p w14:paraId="28D584D7" w14:textId="1808B6B3" w:rsidR="00F24064" w:rsidRDefault="00F24064" w:rsidP="00F24064">
      <w:pPr>
        <w:pStyle w:val="BasistekstCEDelft"/>
      </w:pPr>
      <w:r>
        <w:t xml:space="preserve">De kosten in de laatste kolom in bovenstaande tabel zijn </w:t>
      </w:r>
      <w:r w:rsidRPr="00D04D26">
        <w:t>inclusief afgiftesysteem, verzwaarde elektriciteitsaansluiting, installatie en boiler.</w:t>
      </w:r>
      <w:r>
        <w:t xml:space="preserve"> </w:t>
      </w:r>
    </w:p>
    <w:p w14:paraId="2255E31B" w14:textId="77777777" w:rsidR="00F24064" w:rsidRDefault="00F24064" w:rsidP="00F24064">
      <w:pPr>
        <w:pStyle w:val="BasistekstCEDelft"/>
      </w:pPr>
    </w:p>
    <w:p w14:paraId="53F642B9" w14:textId="77777777" w:rsidR="00F24064" w:rsidRDefault="00F24064" w:rsidP="00F24064">
      <w:pPr>
        <w:pStyle w:val="BasistekstCEDelft"/>
      </w:pPr>
      <w:r>
        <w:t xml:space="preserve">Bij warmtepompen </w:t>
      </w:r>
      <w:r w:rsidRPr="00FC0D51">
        <w:t>boven 6 kW is</w:t>
      </w:r>
      <w:r>
        <w:t xml:space="preserve"> een verzwaarde elektriciteitsaansluiting nodig. De extra kosten van €200 zijn deel van de vaste kosten.</w:t>
      </w:r>
    </w:p>
    <w:p w14:paraId="296A8ABA" w14:textId="77777777" w:rsidR="00F24064" w:rsidRDefault="00F24064" w:rsidP="00F24064">
      <w:pPr>
        <w:pStyle w:val="BasistekstCEDelft"/>
      </w:pPr>
    </w:p>
    <w:p w14:paraId="7758BB0A" w14:textId="77777777" w:rsidR="00F24064" w:rsidRDefault="00F24064" w:rsidP="00F24064">
      <w:pPr>
        <w:pStyle w:val="BasistekstCEDelft"/>
      </w:pPr>
      <w:r>
        <w:t>Naast een individuele warmtepomp is er ook een individueel warmtebuffervat in elke woning om de ochtend/avondpiek op te vangen. Deze is ca. 200 L met kosten van €1.500. Dit wordt gemodelleerd als vaste kosten van de woningopstelling.</w:t>
      </w:r>
    </w:p>
    <w:p w14:paraId="220C54B0" w14:textId="77777777" w:rsidR="00F24064" w:rsidRDefault="00F24064" w:rsidP="00F24064">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10</w:t>
      </w:r>
      <w:r>
        <w:rPr>
          <w:noProof/>
        </w:rPr>
        <w:fldChar w:fldCharType="end"/>
      </w:r>
      <w:r>
        <w:t xml:space="preserve"> – Kosten van warmtepomp – en verwarmingscomponenten</w:t>
      </w:r>
    </w:p>
    <w:tbl>
      <w:tblPr>
        <w:tblStyle w:val="TabelstijlCEDelft"/>
        <w:tblW w:w="0" w:type="auto"/>
        <w:tblLook w:val="04A0" w:firstRow="1" w:lastRow="0" w:firstColumn="1" w:lastColumn="0" w:noHBand="0" w:noVBand="1"/>
      </w:tblPr>
      <w:tblGrid>
        <w:gridCol w:w="3681"/>
        <w:gridCol w:w="1134"/>
        <w:gridCol w:w="2268"/>
      </w:tblGrid>
      <w:tr w:rsidR="00F24064" w14:paraId="4025EA09" w14:textId="77777777" w:rsidTr="00755F13">
        <w:trPr>
          <w:cnfStyle w:val="100000000000" w:firstRow="1" w:lastRow="0" w:firstColumn="0" w:lastColumn="0" w:oddVBand="0" w:evenVBand="0" w:oddHBand="0" w:evenHBand="0" w:firstRowFirstColumn="0" w:firstRowLastColumn="0" w:lastRowFirstColumn="0" w:lastRowLastColumn="0"/>
        </w:trPr>
        <w:tc>
          <w:tcPr>
            <w:tcW w:w="3681" w:type="dxa"/>
          </w:tcPr>
          <w:p w14:paraId="4E19A6B3" w14:textId="77777777" w:rsidR="00F24064" w:rsidRPr="00D04D26" w:rsidRDefault="00F24064" w:rsidP="00755F13">
            <w:pPr>
              <w:pStyle w:val="TabelkopjeCEDelft"/>
            </w:pPr>
            <w:r>
              <w:t>Component</w:t>
            </w:r>
          </w:p>
        </w:tc>
        <w:tc>
          <w:tcPr>
            <w:tcW w:w="1134" w:type="dxa"/>
          </w:tcPr>
          <w:p w14:paraId="491CF4CC" w14:textId="77777777" w:rsidR="00F24064" w:rsidRPr="00D04D26" w:rsidRDefault="00F24064" w:rsidP="00755F13">
            <w:pPr>
              <w:pStyle w:val="TabelkopjeCEDelft"/>
            </w:pPr>
            <w:r>
              <w:t>Kosten</w:t>
            </w:r>
          </w:p>
        </w:tc>
        <w:tc>
          <w:tcPr>
            <w:tcW w:w="2268" w:type="dxa"/>
          </w:tcPr>
          <w:p w14:paraId="76E812CB" w14:textId="77777777" w:rsidR="00F24064" w:rsidRDefault="00F24064" w:rsidP="00755F13">
            <w:pPr>
              <w:pStyle w:val="TabelkopjeCEDelft"/>
            </w:pPr>
            <w:r>
              <w:t>Informatiebron</w:t>
            </w:r>
          </w:p>
        </w:tc>
      </w:tr>
      <w:tr w:rsidR="00F24064" w14:paraId="27411B7E" w14:textId="77777777" w:rsidTr="00755F13">
        <w:tc>
          <w:tcPr>
            <w:tcW w:w="3681" w:type="dxa"/>
          </w:tcPr>
          <w:p w14:paraId="09903184" w14:textId="6F424554" w:rsidR="00F24064" w:rsidRPr="00D04D26" w:rsidRDefault="00F24064" w:rsidP="00755F13">
            <w:pPr>
              <w:pStyle w:val="TabeltekstCEDelft"/>
            </w:pPr>
            <w:r>
              <w:lastRenderedPageBreak/>
              <w:t xml:space="preserve">Verzwaarde elektriciteitsaansluiting (vanaf </w:t>
            </w:r>
            <w:r w:rsidR="00F87824">
              <w:t>6</w:t>
            </w:r>
            <w:r>
              <w:t xml:space="preserve"> kW)</w:t>
            </w:r>
          </w:p>
        </w:tc>
        <w:tc>
          <w:tcPr>
            <w:tcW w:w="1134" w:type="dxa"/>
          </w:tcPr>
          <w:p w14:paraId="7BC84B0C" w14:textId="77777777" w:rsidR="00F24064" w:rsidRPr="00D04D26" w:rsidRDefault="00F24064" w:rsidP="00755F13">
            <w:pPr>
              <w:pStyle w:val="TabeltekstCEDelft"/>
            </w:pPr>
            <w:r>
              <w:t>€200</w:t>
            </w:r>
          </w:p>
        </w:tc>
        <w:tc>
          <w:tcPr>
            <w:tcW w:w="2268" w:type="dxa"/>
          </w:tcPr>
          <w:p w14:paraId="4DF4111B" w14:textId="77777777" w:rsidR="00F24064" w:rsidRDefault="00F24064" w:rsidP="00755F13">
            <w:pPr>
              <w:pStyle w:val="TabeltekstCEDelft"/>
            </w:pPr>
            <w:r>
              <w:t>Milieu Centraal</w:t>
            </w:r>
            <w:r>
              <w:rPr>
                <w:rStyle w:val="Voetnootmarkering"/>
              </w:rPr>
              <w:footnoteReference w:id="18"/>
            </w:r>
          </w:p>
        </w:tc>
      </w:tr>
      <w:tr w:rsidR="00F24064" w:rsidRPr="00D04D26" w14:paraId="20D897C4" w14:textId="77777777" w:rsidTr="00755F13">
        <w:trPr>
          <w:cnfStyle w:val="000000010000" w:firstRow="0" w:lastRow="0" w:firstColumn="0" w:lastColumn="0" w:oddVBand="0" w:evenVBand="0" w:oddHBand="0" w:evenHBand="1" w:firstRowFirstColumn="0" w:firstRowLastColumn="0" w:lastRowFirstColumn="0" w:lastRowLastColumn="0"/>
        </w:trPr>
        <w:tc>
          <w:tcPr>
            <w:tcW w:w="3681" w:type="dxa"/>
          </w:tcPr>
          <w:p w14:paraId="07C86CB8" w14:textId="77777777" w:rsidR="00F24064" w:rsidRPr="00D04D26" w:rsidRDefault="00F24064" w:rsidP="00755F13">
            <w:pPr>
              <w:pStyle w:val="TabeltekstCEDelft"/>
            </w:pPr>
            <w:r>
              <w:t>LT-radiator (bij T &lt; 50°C)</w:t>
            </w:r>
          </w:p>
        </w:tc>
        <w:tc>
          <w:tcPr>
            <w:tcW w:w="1134" w:type="dxa"/>
          </w:tcPr>
          <w:p w14:paraId="2EFF8E4F" w14:textId="77777777" w:rsidR="00F24064" w:rsidRPr="00D04D26" w:rsidRDefault="00F24064" w:rsidP="00755F13">
            <w:pPr>
              <w:pStyle w:val="TabeltekstCEDelft"/>
            </w:pPr>
            <w:r>
              <w:t>€2.500</w:t>
            </w:r>
          </w:p>
        </w:tc>
        <w:tc>
          <w:tcPr>
            <w:tcW w:w="2268" w:type="dxa"/>
          </w:tcPr>
          <w:p w14:paraId="1D0340C5" w14:textId="77777777" w:rsidR="00F24064" w:rsidRPr="00D04D26" w:rsidRDefault="00F24064" w:rsidP="00755F13">
            <w:pPr>
              <w:pStyle w:val="TabeltekstCEDelft"/>
            </w:pPr>
          </w:p>
        </w:tc>
      </w:tr>
      <w:tr w:rsidR="00F24064" w:rsidRPr="00D04D26" w14:paraId="563B7AF7" w14:textId="77777777" w:rsidTr="00755F13">
        <w:tc>
          <w:tcPr>
            <w:tcW w:w="3681" w:type="dxa"/>
          </w:tcPr>
          <w:p w14:paraId="3042F7A5" w14:textId="77777777" w:rsidR="00F24064" w:rsidRPr="00D04D26" w:rsidRDefault="00F24064" w:rsidP="00755F13">
            <w:pPr>
              <w:pStyle w:val="TabeltekstCEDelft"/>
            </w:pPr>
            <w:r>
              <w:t>Buffervat</w:t>
            </w:r>
          </w:p>
        </w:tc>
        <w:tc>
          <w:tcPr>
            <w:tcW w:w="1134" w:type="dxa"/>
          </w:tcPr>
          <w:p w14:paraId="14234CAF" w14:textId="77777777" w:rsidR="00F24064" w:rsidRPr="00D04D26" w:rsidRDefault="00F24064" w:rsidP="00755F13">
            <w:pPr>
              <w:pStyle w:val="TabeltekstCEDelft"/>
            </w:pPr>
            <w:r>
              <w:t>€1.500</w:t>
            </w:r>
          </w:p>
        </w:tc>
        <w:tc>
          <w:tcPr>
            <w:tcW w:w="2268" w:type="dxa"/>
          </w:tcPr>
          <w:p w14:paraId="2941A3F3" w14:textId="77777777" w:rsidR="00F24064" w:rsidRPr="00D04D26" w:rsidRDefault="00F24064" w:rsidP="00755F13">
            <w:pPr>
              <w:pStyle w:val="TabeltekstCEDelft"/>
            </w:pPr>
            <w:r>
              <w:t>Commerciële partijen</w:t>
            </w:r>
            <w:r>
              <w:rPr>
                <w:rStyle w:val="Voetnootmarkering"/>
              </w:rPr>
              <w:footnoteReference w:id="19"/>
            </w:r>
          </w:p>
        </w:tc>
      </w:tr>
      <w:tr w:rsidR="00F24064" w:rsidRPr="00D04D26" w14:paraId="2AEB3574" w14:textId="77777777" w:rsidTr="00755F13">
        <w:trPr>
          <w:cnfStyle w:val="000000010000" w:firstRow="0" w:lastRow="0" w:firstColumn="0" w:lastColumn="0" w:oddVBand="0" w:evenVBand="0" w:oddHBand="0" w:evenHBand="1" w:firstRowFirstColumn="0" w:firstRowLastColumn="0" w:lastRowFirstColumn="0" w:lastRowLastColumn="0"/>
        </w:trPr>
        <w:tc>
          <w:tcPr>
            <w:tcW w:w="3681" w:type="dxa"/>
          </w:tcPr>
          <w:p w14:paraId="42E93FD4" w14:textId="77777777" w:rsidR="00F24064" w:rsidRPr="00D04D26" w:rsidRDefault="00F24064" w:rsidP="00755F13">
            <w:pPr>
              <w:pStyle w:val="TabeltekstCEDelft"/>
            </w:pPr>
            <w:r>
              <w:t>Installatie/montage</w:t>
            </w:r>
          </w:p>
        </w:tc>
        <w:tc>
          <w:tcPr>
            <w:tcW w:w="1134" w:type="dxa"/>
          </w:tcPr>
          <w:p w14:paraId="094289A7" w14:textId="77777777" w:rsidR="00F24064" w:rsidRPr="00D04D26" w:rsidRDefault="00F24064" w:rsidP="00755F13">
            <w:pPr>
              <w:pStyle w:val="TabeltekstCEDelft"/>
            </w:pPr>
            <w:r>
              <w:t>€2.000</w:t>
            </w:r>
          </w:p>
        </w:tc>
        <w:tc>
          <w:tcPr>
            <w:tcW w:w="2268" w:type="dxa"/>
          </w:tcPr>
          <w:p w14:paraId="58A772C8" w14:textId="77777777" w:rsidR="00F24064" w:rsidRPr="00D04D26" w:rsidRDefault="00F24064" w:rsidP="00755F13">
            <w:pPr>
              <w:pStyle w:val="TabeltekstCEDelft"/>
            </w:pPr>
            <w:r>
              <w:t>Commerciële partijen</w:t>
            </w:r>
          </w:p>
        </w:tc>
      </w:tr>
    </w:tbl>
    <w:p w14:paraId="5D2381CC" w14:textId="77777777" w:rsidR="00615737" w:rsidRPr="00D04D26" w:rsidRDefault="00615737" w:rsidP="00615737">
      <w:pPr>
        <w:pStyle w:val="BasistekstCEDelft"/>
      </w:pPr>
    </w:p>
    <w:p w14:paraId="1D38AB36" w14:textId="2775460F" w:rsidR="00763CA0" w:rsidRPr="005B1FEA" w:rsidRDefault="00763CA0" w:rsidP="00763CA0">
      <w:pPr>
        <w:pStyle w:val="BasistekstCEDelft"/>
        <w:rPr>
          <w:i/>
        </w:rPr>
      </w:pPr>
      <w:r>
        <w:rPr>
          <w:i/>
        </w:rPr>
        <w:t>Warmtevraag en capaciteitsvraag distributienet</w:t>
      </w:r>
    </w:p>
    <w:p w14:paraId="220D012C" w14:textId="62CE829A" w:rsidR="00763CA0" w:rsidRDefault="00763CA0" w:rsidP="00763CA0">
      <w:pPr>
        <w:pStyle w:val="BasistekstCEDelft"/>
      </w:pPr>
      <w:r>
        <w:t>De te leveren warmtevraag en capaciteit door de distributieleiding is afhankelijk van de warmtevraag en aansluitwaarde en van de SPF van de individuele warmtepomp. Het distributienet levert (1-1/SPF) deel van de warmtevraag:</w:t>
      </w:r>
    </w:p>
    <w:p w14:paraId="20E90C86" w14:textId="5F60FF08" w:rsidR="00763CA0" w:rsidRDefault="00E570A9" w:rsidP="00763CA0">
      <w:pPr>
        <w:pStyle w:val="BasistekstCEDelft"/>
      </w:pPr>
      <m:oMathPara>
        <m:oMath>
          <m:sSub>
            <m:sSubPr>
              <m:ctrlPr>
                <w:rPr>
                  <w:rFonts w:ascii="Cambria Math" w:hAnsi="Cambria Math"/>
                  <w:i/>
                </w:rPr>
              </m:ctrlPr>
            </m:sSubPr>
            <m:e>
              <m:r>
                <w:rPr>
                  <w:rFonts w:ascii="Cambria Math" w:hAnsi="Cambria Math"/>
                </w:rPr>
                <m:t>Q</m:t>
              </m:r>
            </m:e>
            <m:sub>
              <m:r>
                <w:rPr>
                  <w:rFonts w:ascii="Cambria Math" w:hAnsi="Cambria Math"/>
                </w:rPr>
                <m:t>WN/woning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woning</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SPF</m:t>
                  </m:r>
                </m:den>
              </m:f>
            </m:e>
          </m:d>
        </m:oMath>
      </m:oMathPara>
    </w:p>
    <w:p w14:paraId="25556C3B" w14:textId="295BA29E" w:rsidR="00615737" w:rsidRDefault="00326BD4" w:rsidP="002A72D0">
      <w:pPr>
        <w:pStyle w:val="BasistekstCEDelft"/>
      </w:pPr>
      <w:r>
        <w:t>Dezelfde relatie geldt voor de capaciteitsvraag:</w:t>
      </w:r>
    </w:p>
    <w:p w14:paraId="3B7A545A" w14:textId="1FCF1974" w:rsidR="00326BD4" w:rsidRDefault="00E570A9" w:rsidP="002A72D0">
      <w:pPr>
        <w:pStyle w:val="BasistekstCEDelft"/>
      </w:pPr>
      <m:oMathPara>
        <m:oMath>
          <m:sSub>
            <m:sSubPr>
              <m:ctrlPr>
                <w:rPr>
                  <w:rFonts w:ascii="Cambria Math" w:hAnsi="Cambria Math"/>
                  <w:i/>
                </w:rPr>
              </m:ctrlPr>
            </m:sSubPr>
            <m:e>
              <m:r>
                <w:rPr>
                  <w:rFonts w:ascii="Cambria Math" w:hAnsi="Cambria Math"/>
                </w:rPr>
                <m:t>P</m:t>
              </m:r>
            </m:e>
            <m:sub>
              <m:r>
                <w:rPr>
                  <w:rFonts w:ascii="Cambria Math" w:hAnsi="Cambria Math"/>
                </w:rPr>
                <m:t>wn/woning</m:t>
              </m:r>
            </m:sub>
          </m:sSub>
          <m:r>
            <w:rPr>
              <w:rFonts w:ascii="Cambria Math" w:hAnsi="Cambria Math"/>
            </w:rPr>
            <m:t xml:space="preserve">=ASW </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SPF</m:t>
                  </m:r>
                </m:den>
              </m:f>
            </m:e>
          </m:d>
        </m:oMath>
      </m:oMathPara>
    </w:p>
    <w:p w14:paraId="2A0DC989" w14:textId="77777777" w:rsidR="00915190" w:rsidRDefault="00915190" w:rsidP="002A72D0">
      <w:pPr>
        <w:pStyle w:val="BasistekstCEDelft"/>
      </w:pPr>
    </w:p>
    <w:p w14:paraId="571B932E" w14:textId="77777777" w:rsidR="004044C8" w:rsidRDefault="004044C8" w:rsidP="00B36E09">
      <w:pPr>
        <w:pStyle w:val="A-paragraafgenummerd"/>
      </w:pPr>
      <w:r>
        <w:t>Onderstation</w:t>
      </w:r>
    </w:p>
    <w:p w14:paraId="4B9B704F" w14:textId="380F0F82" w:rsidR="004044C8" w:rsidRPr="00FC0D51" w:rsidRDefault="00B36E09" w:rsidP="004044C8">
      <w:pPr>
        <w:pStyle w:val="BasistekstCEDelft"/>
      </w:pPr>
      <w:r>
        <w:t>Het onderstation (OS) is in opzet gelijk aan</w:t>
      </w:r>
      <w:r w:rsidR="004044C8" w:rsidRPr="002217D5">
        <w:t xml:space="preserve"> Variant 1</w:t>
      </w:r>
      <w:r w:rsidRPr="002217D5">
        <w:t>, maar nu op 30°C in plaats van 70</w:t>
      </w:r>
      <w:r w:rsidR="004044C8" w:rsidRPr="002217D5">
        <w:t>°C</w:t>
      </w:r>
      <w:r w:rsidRPr="00FC0D51">
        <w:t>. We hanteren dezelfde grootte en kosten.</w:t>
      </w:r>
    </w:p>
    <w:p w14:paraId="25306C14" w14:textId="77777777" w:rsidR="004044C8" w:rsidRPr="00FC0D51" w:rsidRDefault="004044C8" w:rsidP="004044C8">
      <w:pPr>
        <w:pStyle w:val="BasistekstCEDelft"/>
      </w:pPr>
    </w:p>
    <w:p w14:paraId="4DAF0BE3" w14:textId="77777777" w:rsidR="004044C8" w:rsidRPr="00FC0D51" w:rsidRDefault="004044C8" w:rsidP="004044C8">
      <w:pPr>
        <w:pStyle w:val="A-paragraafgenummerd"/>
      </w:pPr>
      <w:r w:rsidRPr="00FC0D51">
        <w:t>Distributienet (tracé, hoofdleiding en zijleidingen)</w:t>
      </w:r>
    </w:p>
    <w:p w14:paraId="36AC3430" w14:textId="77CE9DDC" w:rsidR="004044C8" w:rsidRDefault="00B36E09" w:rsidP="00B36E09">
      <w:pPr>
        <w:pStyle w:val="BasistekstCEDelft"/>
      </w:pPr>
      <w:r w:rsidRPr="00FC0D51">
        <w:t xml:space="preserve">Ook het distributienet is in opzet gelijk aan Variant 1, maar nu op 30°C in plaats van 70°C. </w:t>
      </w:r>
      <w:r w:rsidR="004C5B91">
        <w:t>D</w:t>
      </w:r>
      <w:r w:rsidR="004C5B91" w:rsidRPr="00DF5B7E">
        <w:t xml:space="preserve">oor </w:t>
      </w:r>
      <w:r w:rsidR="004C5B91">
        <w:t xml:space="preserve">het </w:t>
      </w:r>
      <w:r w:rsidR="004C5B91" w:rsidRPr="00DF5B7E">
        <w:t>kleiner</w:t>
      </w:r>
      <w:r w:rsidR="004C5B91">
        <w:t>e temperatuurverschil</w:t>
      </w:r>
      <w:r w:rsidR="004C5B91" w:rsidRPr="00DF5B7E">
        <w:t xml:space="preserve"> van het net </w:t>
      </w:r>
      <w:r w:rsidR="004C5B91">
        <w:t xml:space="preserve">worden er grotere leidingdiameters gehanteerd. </w:t>
      </w:r>
      <w:r w:rsidRPr="00FC0D51">
        <w:t>We hanteren dezelfde kosten</w:t>
      </w:r>
      <w:r w:rsidR="004C5B91">
        <w:t xml:space="preserve"> omdat deze grotendeels gerelateerd zijn aan de werkzaamheden in de grond</w:t>
      </w:r>
      <w:r w:rsidRPr="00FC0D51">
        <w:t>.</w:t>
      </w:r>
    </w:p>
    <w:p w14:paraId="4C8AE6C0" w14:textId="77777777" w:rsidR="004C5B91" w:rsidRPr="00FC0D51" w:rsidRDefault="004C5B91" w:rsidP="00B36E09">
      <w:pPr>
        <w:pStyle w:val="BasistekstCEDelft"/>
      </w:pPr>
    </w:p>
    <w:p w14:paraId="6C410E48" w14:textId="069F3233" w:rsidR="004C5B91" w:rsidRDefault="004C5B91" w:rsidP="00B36E09">
      <w:pPr>
        <w:pStyle w:val="BasistekstCEDelft"/>
      </w:pPr>
      <w:r>
        <w:t xml:space="preserve">Door het kleinere temperatuurverschil zal er bij gelijk vermogen meer debiet door de leidingen moeten stromen. Door de grotere diameters zal de stroomsnelheid in het net echter niet significant toenemen, en blijft daarmee ook de pompenergie gelijk. </w:t>
      </w:r>
    </w:p>
    <w:p w14:paraId="462A2D82" w14:textId="77777777" w:rsidR="004044C8" w:rsidRDefault="004044C8" w:rsidP="004044C8">
      <w:pPr>
        <w:pStyle w:val="BasistekstCEDelft"/>
      </w:pPr>
    </w:p>
    <w:p w14:paraId="5B20B4E2" w14:textId="36ECCBFB" w:rsidR="004044C8" w:rsidRDefault="004044C8" w:rsidP="004044C8">
      <w:pPr>
        <w:pStyle w:val="A-paragraafgenummerd"/>
      </w:pPr>
      <w:r>
        <w:t>WOS met warmtewisselaar en piekwarmtepomp</w:t>
      </w:r>
    </w:p>
    <w:p w14:paraId="69B66945" w14:textId="3F453BCB" w:rsidR="004044C8" w:rsidRDefault="00BE0664" w:rsidP="004044C8">
      <w:pPr>
        <w:pStyle w:val="BasistekstCEDelft"/>
      </w:pPr>
      <w:r>
        <w:t xml:space="preserve">In tegenstelling tot Variant 1 is in deze variant het WOS voorzien van warmtewisselaar en een warmtepomp om de </w:t>
      </w:r>
      <w:proofErr w:type="spellStart"/>
      <w:r>
        <w:t>seizoenspiek</w:t>
      </w:r>
      <w:proofErr w:type="spellEnd"/>
      <w:r>
        <w:t xml:space="preserve"> op te vangen. Op zeer koude dagen verwarmt deze het distributienet van 30°C tot 40°C.</w:t>
      </w:r>
    </w:p>
    <w:p w14:paraId="5E13A90B" w14:textId="38793E11" w:rsidR="00B36E09" w:rsidRDefault="00B36E09" w:rsidP="004044C8">
      <w:pPr>
        <w:pStyle w:val="BasistekstCEDelft"/>
      </w:pPr>
      <w:r>
        <w:t xml:space="preserve">De piekwarmtepomp voorziet in 20% van het volume de warmtevraag en </w:t>
      </w:r>
      <w:r w:rsidR="00FC0D51">
        <w:t>7</w:t>
      </w:r>
      <w:r>
        <w:t>0% van de capaciteit.</w:t>
      </w:r>
    </w:p>
    <w:p w14:paraId="05B92D0B" w14:textId="77777777" w:rsidR="00B36E09" w:rsidRDefault="00B36E09" w:rsidP="004044C8">
      <w:pPr>
        <w:pStyle w:val="BasistekstCEDelft"/>
      </w:pPr>
    </w:p>
    <w:p w14:paraId="3A2BF63C" w14:textId="402B81F2" w:rsidR="00B36E09" w:rsidRDefault="00B36E09" w:rsidP="00B36E09">
      <w:pPr>
        <w:pStyle w:val="BasistekstCEDelft"/>
      </w:pPr>
      <w:r>
        <w:t>De SPF van de collectieve warmtepomp wordt</w:t>
      </w:r>
      <w:r w:rsidR="00512C09">
        <w:t xml:space="preserve"> als volgt berekend</w:t>
      </w:r>
      <w:r>
        <w:t>:</w:t>
      </w:r>
    </w:p>
    <w:p w14:paraId="43922155" w14:textId="1E4EF575" w:rsidR="00B36E09" w:rsidRPr="009B7737" w:rsidRDefault="00512C09" w:rsidP="00B36E09">
      <w:pPr>
        <w:pStyle w:val="BasistekstCEDelft"/>
      </w:pPr>
      <m:oMathPara>
        <m:oMath>
          <m:r>
            <w:rPr>
              <w:rFonts w:ascii="Cambria Math" w:hAnsi="Cambria Math"/>
            </w:rPr>
            <m:t>SPF=η*</m:t>
          </m:r>
          <m:f>
            <m:fPr>
              <m:ctrlPr>
                <w:rPr>
                  <w:rFonts w:ascii="Cambria Math" w:hAnsi="Cambria Math"/>
                  <w:i/>
                </w:rPr>
              </m:ctrlPr>
            </m:fPr>
            <m:num>
              <m:sSub>
                <m:sSubPr>
                  <m:ctrlPr>
                    <w:rPr>
                      <w:rFonts w:ascii="Cambria Math" w:hAnsi="Cambria Math"/>
                      <w:i/>
                      <w:lang w:val="en-GB"/>
                    </w:rPr>
                  </m:ctrlPr>
                </m:sSubPr>
                <m:e>
                  <m:r>
                    <w:rPr>
                      <w:rFonts w:ascii="Cambria Math" w:hAnsi="Cambria Math"/>
                    </w:rPr>
                    <m:t>T</m:t>
                  </m:r>
                </m:e>
                <m:sub>
                  <m:r>
                    <w:rPr>
                      <w:rFonts w:ascii="Cambria Math" w:hAnsi="Cambria Math"/>
                    </w:rPr>
                    <m:t>cond</m:t>
                  </m:r>
                </m:sub>
              </m:sSub>
              <m:ctrlPr>
                <w:rPr>
                  <w:rFonts w:ascii="Cambria Math" w:hAnsi="Cambria Math"/>
                  <w:i/>
                  <w:lang w:val="en-GB"/>
                </w:rPr>
              </m:ctrlPr>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731B8EC5" w14:textId="58BFE202" w:rsidR="00512C09" w:rsidRDefault="00512C09" w:rsidP="003632AC">
      <w:pPr>
        <w:pStyle w:val="BasistekstCEDelft"/>
      </w:pPr>
      <w:r>
        <w:t>Daarbij is:</w:t>
      </w:r>
    </w:p>
    <w:p w14:paraId="25243F95" w14:textId="562B56D4" w:rsidR="003632AC" w:rsidRDefault="003632AC" w:rsidP="00FC0D51">
      <w:pPr>
        <w:pStyle w:val="Opsommingstreepje1eniveauCEDelft"/>
      </w:pPr>
      <w:proofErr w:type="spellStart"/>
      <w:r>
        <w:t>T</w:t>
      </w:r>
      <w:r w:rsidRPr="00512C09">
        <w:rPr>
          <w:vertAlign w:val="subscript"/>
        </w:rPr>
        <w:t>cond</w:t>
      </w:r>
      <w:proofErr w:type="spellEnd"/>
      <w:r>
        <w:t xml:space="preserve">, de aanvoertemperatuur van </w:t>
      </w:r>
      <w:r w:rsidR="00512C09">
        <w:t>het distributienet</w:t>
      </w:r>
      <w:r>
        <w:t xml:space="preserve"> </w:t>
      </w:r>
      <w:r w:rsidR="00512C09">
        <w:t xml:space="preserve">(40°C) </w:t>
      </w:r>
      <w:r>
        <w:t>+ 2 graden (in Kelvin)</w:t>
      </w:r>
      <w:r w:rsidR="00512C09">
        <w:t>, dus 315°K.</w:t>
      </w:r>
    </w:p>
    <w:p w14:paraId="5D9CF2BE" w14:textId="696D9AB7" w:rsidR="003632AC" w:rsidRDefault="003632AC" w:rsidP="00FC0D51">
      <w:pPr>
        <w:pStyle w:val="Opsommingstreepje1eniveauCEDelft"/>
      </w:pPr>
      <w:proofErr w:type="spellStart"/>
      <w:r>
        <w:t>T</w:t>
      </w:r>
      <w:r w:rsidRPr="00512C09">
        <w:rPr>
          <w:vertAlign w:val="subscript"/>
        </w:rPr>
        <w:t>Evp</w:t>
      </w:r>
      <w:proofErr w:type="spellEnd"/>
      <w:r>
        <w:t xml:space="preserve"> </w:t>
      </w:r>
      <w:r w:rsidR="00512C09">
        <w:t xml:space="preserve">is </w:t>
      </w:r>
      <w:r>
        <w:t xml:space="preserve">de retourtemperatuur van het </w:t>
      </w:r>
      <w:proofErr w:type="spellStart"/>
      <w:r w:rsidR="00512C09">
        <w:t>bron</w:t>
      </w:r>
      <w:r>
        <w:t>net</w:t>
      </w:r>
      <w:proofErr w:type="spellEnd"/>
      <w:r>
        <w:t xml:space="preserve"> </w:t>
      </w:r>
      <w:r w:rsidR="00512C09">
        <w:t xml:space="preserve">(20°C) </w:t>
      </w:r>
      <w:r>
        <w:t>– 2 graden</w:t>
      </w:r>
      <w:r w:rsidR="00512C09">
        <w:t>, dus 291°K.</w:t>
      </w:r>
    </w:p>
    <w:p w14:paraId="63489929" w14:textId="5CEAD1EF" w:rsidR="00512C09" w:rsidRDefault="00512C09" w:rsidP="00E71A46">
      <w:pPr>
        <w:pStyle w:val="Opsommingstreepje1eniveauCEDelft"/>
      </w:pPr>
      <w:r>
        <w:t xml:space="preserve">De efficiëntiefactor </w:t>
      </w:r>
      <w:r>
        <w:rPr>
          <w:rFonts w:cs="Calibri"/>
        </w:rPr>
        <w:t>η</w:t>
      </w:r>
      <w:r>
        <w:t xml:space="preserve"> wordt ingeschat als 60% van de theoretische </w:t>
      </w:r>
      <w:proofErr w:type="spellStart"/>
      <w:r>
        <w:t>Carnot</w:t>
      </w:r>
      <w:proofErr w:type="spellEnd"/>
      <w:r>
        <w:t xml:space="preserve"> COP omdat deze stabieler draait dan individuele warmtepompen. </w:t>
      </w:r>
    </w:p>
    <w:p w14:paraId="581582EF" w14:textId="2B919DCF" w:rsidR="00B36E09" w:rsidRPr="009B7737" w:rsidRDefault="00512C09" w:rsidP="00E71A46">
      <w:pPr>
        <w:pStyle w:val="Opsommingstreepje1eniveauCEDelft"/>
        <w:numPr>
          <w:ilvl w:val="0"/>
          <w:numId w:val="0"/>
        </w:numPr>
      </w:pPr>
      <w:r>
        <w:t>D</w:t>
      </w:r>
      <w:r w:rsidR="00B36E09">
        <w:t xml:space="preserve">e SPF </w:t>
      </w:r>
      <w:r>
        <w:t xml:space="preserve">komt </w:t>
      </w:r>
      <w:r w:rsidR="00B36E09">
        <w:t xml:space="preserve">uit op </w:t>
      </w:r>
      <w:r>
        <w:t>8</w:t>
      </w:r>
      <w:r w:rsidR="00B36E09">
        <w:t>.</w:t>
      </w:r>
    </w:p>
    <w:p w14:paraId="59682BCD" w14:textId="75462323" w:rsidR="004044C8" w:rsidRDefault="004044C8" w:rsidP="004044C8">
      <w:pPr>
        <w:pStyle w:val="BasistekstCEDelft"/>
      </w:pPr>
    </w:p>
    <w:p w14:paraId="0C6544B9" w14:textId="13AEBA35" w:rsidR="004044C8" w:rsidRDefault="00C77DDE" w:rsidP="004044C8">
      <w:pPr>
        <w:pStyle w:val="A-paragraafgenummerd"/>
      </w:pPr>
      <w:r>
        <w:t>Aanvoer</w:t>
      </w:r>
      <w:r w:rsidR="00B21BE2">
        <w:t>net</w:t>
      </w:r>
    </w:p>
    <w:p w14:paraId="05EB1814" w14:textId="7B082CBC" w:rsidR="004044C8" w:rsidRDefault="00BE0664" w:rsidP="004044C8">
      <w:pPr>
        <w:pStyle w:val="BasistekstCEDelft"/>
      </w:pPr>
      <w:r>
        <w:t>Gelijk aan variant 1</w:t>
      </w:r>
    </w:p>
    <w:p w14:paraId="2707641B" w14:textId="77777777" w:rsidR="004044C8" w:rsidRDefault="004044C8" w:rsidP="004044C8">
      <w:pPr>
        <w:pStyle w:val="BasistekstCEDelft"/>
      </w:pPr>
    </w:p>
    <w:p w14:paraId="35942F4F" w14:textId="10E7CCE8" w:rsidR="0025607A" w:rsidRDefault="0025607A" w:rsidP="0025607A">
      <w:pPr>
        <w:pStyle w:val="A-paragraafgenummerd"/>
      </w:pPr>
      <w:r>
        <w:lastRenderedPageBreak/>
        <w:t>Uitkoppelen bronnen</w:t>
      </w:r>
    </w:p>
    <w:p w14:paraId="27ACA6A4" w14:textId="7FC6BE61" w:rsidR="0025607A" w:rsidRDefault="0025607A" w:rsidP="0025607A">
      <w:pPr>
        <w:pStyle w:val="A-paragraafgenummerd"/>
        <w:numPr>
          <w:ilvl w:val="0"/>
          <w:numId w:val="0"/>
        </w:numPr>
        <w:ind w:left="360" w:hanging="360"/>
        <w:rPr>
          <w:b w:val="0"/>
        </w:rPr>
      </w:pPr>
      <w:r>
        <w:rPr>
          <w:b w:val="0"/>
        </w:rPr>
        <w:t>Gelijk aan variant 1</w:t>
      </w:r>
    </w:p>
    <w:p w14:paraId="06828D59" w14:textId="77777777" w:rsidR="0025607A" w:rsidRPr="0025607A" w:rsidRDefault="0025607A" w:rsidP="0025607A">
      <w:pPr>
        <w:pStyle w:val="A-paragraafgenummerd"/>
        <w:numPr>
          <w:ilvl w:val="0"/>
          <w:numId w:val="0"/>
        </w:numPr>
        <w:ind w:left="360" w:hanging="360"/>
        <w:rPr>
          <w:b w:val="0"/>
        </w:rPr>
      </w:pPr>
    </w:p>
    <w:p w14:paraId="61983A26" w14:textId="77777777" w:rsidR="004044C8" w:rsidRDefault="004044C8" w:rsidP="004044C8">
      <w:pPr>
        <w:pStyle w:val="A-paragraafgenummerd"/>
      </w:pPr>
      <w:proofErr w:type="spellStart"/>
      <w:r>
        <w:t>Seizoensbuffer</w:t>
      </w:r>
      <w:proofErr w:type="spellEnd"/>
    </w:p>
    <w:p w14:paraId="65F38673" w14:textId="7C45BE37" w:rsidR="004044C8" w:rsidRDefault="00BE0664" w:rsidP="004044C8">
      <w:pPr>
        <w:pStyle w:val="BasistekstCEDelft"/>
      </w:pPr>
      <w:r>
        <w:t>Gelijk aan variant 1</w:t>
      </w:r>
    </w:p>
    <w:p w14:paraId="1034F328" w14:textId="77777777" w:rsidR="00D345EE" w:rsidRDefault="00D345EE" w:rsidP="00D345EE">
      <w:pPr>
        <w:pStyle w:val="BasistekstCEDelft"/>
      </w:pPr>
    </w:p>
    <w:p w14:paraId="77BCF9B2" w14:textId="2BE1394F" w:rsidR="002955BD" w:rsidRDefault="002955BD" w:rsidP="002955BD">
      <w:pPr>
        <w:pStyle w:val="Kop2"/>
      </w:pPr>
      <w:bookmarkStart w:id="127" w:name="_Toc510191825"/>
      <w:r>
        <w:t xml:space="preserve">Variant 3: </w:t>
      </w:r>
      <w:r w:rsidR="00A44264">
        <w:t>LT-uitwisselingssysteem met buffering</w:t>
      </w:r>
      <w:bookmarkEnd w:id="127"/>
    </w:p>
    <w:p w14:paraId="40A57798" w14:textId="1E358456" w:rsidR="00000E74" w:rsidRDefault="00D21488" w:rsidP="00D21488">
      <w:pPr>
        <w:pStyle w:val="BasistekstCEDelft"/>
      </w:pPr>
      <w:r>
        <w:t>Deze variant wordt gemodelleerd als variant</w:t>
      </w:r>
      <w:r w:rsidR="008A35D7">
        <w:t xml:space="preserve"> 2 met de toevoeging</w:t>
      </w:r>
      <w:r>
        <w:t xml:space="preserve"> van uitwisseling van warmte en koude op verschillende temperatuurniveaus. Dit levert (kosten)voordeel op ten opzichte van de andere varianten, omdat in dit concept de gebouwen worden verwarmd met een optimaal temperatuurniveau. </w:t>
      </w:r>
    </w:p>
    <w:p w14:paraId="726A29A1" w14:textId="1FE60A3B" w:rsidR="00000E74" w:rsidRDefault="00000E74" w:rsidP="00D21488">
      <w:pPr>
        <w:pStyle w:val="BasistekstCEDelft"/>
      </w:pPr>
    </w:p>
    <w:p w14:paraId="57234748" w14:textId="569E14BD" w:rsidR="00000E74" w:rsidRPr="00000E74" w:rsidRDefault="00000E74" w:rsidP="00D21488">
      <w:pPr>
        <w:pStyle w:val="BasistekstCEDelft"/>
        <w:rPr>
          <w:b/>
        </w:rPr>
      </w:pPr>
      <w:r>
        <w:rPr>
          <w:b/>
        </w:rPr>
        <w:t>Verbetering COP van de warmtepompen</w:t>
      </w:r>
    </w:p>
    <w:p w14:paraId="6ADB30F7" w14:textId="5A2654B2" w:rsidR="002576A5" w:rsidRDefault="008C35A3" w:rsidP="00D21488">
      <w:pPr>
        <w:pStyle w:val="BasistekstCEDelft"/>
      </w:pPr>
      <w:r>
        <w:t>Door warmtelevering op een meer optimaal temperatuurniveau</w:t>
      </w:r>
      <w:r w:rsidR="00D21488">
        <w:t xml:space="preserve"> kunnen individuele warmtepompen draaien met een betere COP. Dit levert een besparing op in de </w:t>
      </w:r>
      <w:r w:rsidR="00D21488" w:rsidRPr="00DD3CF6">
        <w:rPr>
          <w:i/>
        </w:rPr>
        <w:t>finale (</w:t>
      </w:r>
      <w:proofErr w:type="spellStart"/>
      <w:r w:rsidR="00D21488" w:rsidRPr="00DD3CF6">
        <w:rPr>
          <w:i/>
        </w:rPr>
        <w:t>elektriciteits</w:t>
      </w:r>
      <w:proofErr w:type="spellEnd"/>
      <w:r w:rsidR="00D21488" w:rsidRPr="00DD3CF6">
        <w:rPr>
          <w:i/>
        </w:rPr>
        <w:t>)vraag</w:t>
      </w:r>
      <w:r w:rsidR="000653F7">
        <w:t>.</w:t>
      </w:r>
      <w:r w:rsidR="002576A5">
        <w:t xml:space="preserve"> </w:t>
      </w:r>
    </w:p>
    <w:p w14:paraId="32264220" w14:textId="662BBCD0" w:rsidR="00D21488" w:rsidRDefault="002576A5" w:rsidP="00D21488">
      <w:pPr>
        <w:pStyle w:val="BasistekstCEDelft"/>
      </w:pPr>
      <w:r>
        <w:t>Voor het berekenen van de COP wordt uitgegaan van een verhoging van de aanvoer- en retourtemperatuur van 4°C.</w:t>
      </w:r>
    </w:p>
    <w:p w14:paraId="67A1D9C0" w14:textId="62C5B1A1" w:rsidR="00D21488" w:rsidRDefault="00D21488" w:rsidP="00D21488">
      <w:pPr>
        <w:pStyle w:val="BasistekstCEDelft"/>
      </w:pPr>
    </w:p>
    <w:p w14:paraId="6E69D3C6" w14:textId="0E3F429F" w:rsidR="007D4CCD" w:rsidRDefault="007D4CCD" w:rsidP="007D4CCD">
      <w:pPr>
        <w:pStyle w:val="Bijschrift"/>
        <w:keepNext/>
      </w:pPr>
      <w:r>
        <w:t xml:space="preserve">Tabel </w:t>
      </w:r>
      <w:r w:rsidR="003109BE">
        <w:rPr>
          <w:noProof/>
        </w:rPr>
        <w:fldChar w:fldCharType="begin"/>
      </w:r>
      <w:r w:rsidR="003109BE">
        <w:rPr>
          <w:noProof/>
        </w:rPr>
        <w:instrText xml:space="preserve"> SEQ Tabel \* ARABIC </w:instrText>
      </w:r>
      <w:r w:rsidR="003109BE">
        <w:rPr>
          <w:noProof/>
        </w:rPr>
        <w:fldChar w:fldCharType="separate"/>
      </w:r>
      <w:r>
        <w:rPr>
          <w:noProof/>
        </w:rPr>
        <w:t>11</w:t>
      </w:r>
      <w:r w:rsidR="003109BE">
        <w:rPr>
          <w:noProof/>
        </w:rPr>
        <w:fldChar w:fldCharType="end"/>
      </w:r>
      <w:r>
        <w:t xml:space="preserve"> – SPF van individuele warmtepompen bij Variant 3</w:t>
      </w:r>
    </w:p>
    <w:tbl>
      <w:tblPr>
        <w:tblStyle w:val="CEEigentijds"/>
        <w:tblW w:w="0" w:type="auto"/>
        <w:tblInd w:w="-5" w:type="dxa"/>
        <w:tblLook w:val="04A0" w:firstRow="1" w:lastRow="0" w:firstColumn="1" w:lastColumn="0" w:noHBand="0" w:noVBand="1"/>
      </w:tblPr>
      <w:tblGrid>
        <w:gridCol w:w="1903"/>
        <w:gridCol w:w="1074"/>
      </w:tblGrid>
      <w:tr w:rsidR="000653F7" w:rsidRPr="007D4CCD" w14:paraId="4B6EF630" w14:textId="77777777" w:rsidTr="007D4CCD">
        <w:trPr>
          <w:cnfStyle w:val="100000000000" w:firstRow="1" w:lastRow="0" w:firstColumn="0" w:lastColumn="0" w:oddVBand="0" w:evenVBand="0" w:oddHBand="0" w:evenHBand="0" w:firstRowFirstColumn="0" w:firstRowLastColumn="0" w:lastRowFirstColumn="0" w:lastRowLastColumn="0"/>
          <w:trHeight w:val="247"/>
        </w:trPr>
        <w:tc>
          <w:tcPr>
            <w:cnfStyle w:val="000000000100" w:firstRow="0" w:lastRow="0" w:firstColumn="0" w:lastColumn="0" w:oddVBand="0" w:evenVBand="0" w:oddHBand="0" w:evenHBand="0" w:firstRowFirstColumn="1" w:firstRowLastColumn="0" w:lastRowFirstColumn="0" w:lastRowLastColumn="0"/>
            <w:tcW w:w="1903" w:type="dxa"/>
          </w:tcPr>
          <w:p w14:paraId="34149241" w14:textId="17E41815" w:rsidR="000653F7" w:rsidRPr="007D4CCD" w:rsidRDefault="000653F7" w:rsidP="00D21488">
            <w:pPr>
              <w:pStyle w:val="BasistekstCEDelft"/>
            </w:pPr>
            <w:r w:rsidRPr="007D4CCD">
              <w:t>Warmtepomp</w:t>
            </w:r>
          </w:p>
        </w:tc>
        <w:tc>
          <w:tcPr>
            <w:tcW w:w="1074" w:type="dxa"/>
          </w:tcPr>
          <w:p w14:paraId="143B8BCD" w14:textId="60B4AFDB" w:rsidR="000653F7" w:rsidRPr="007D4CCD" w:rsidRDefault="000653F7" w:rsidP="00D21488">
            <w:pPr>
              <w:pStyle w:val="BasistekstCEDelft"/>
              <w:cnfStyle w:val="100000000000" w:firstRow="1" w:lastRow="0" w:firstColumn="0" w:lastColumn="0" w:oddVBand="0" w:evenVBand="0" w:oddHBand="0" w:evenHBand="0" w:firstRowFirstColumn="0" w:firstRowLastColumn="0" w:lastRowFirstColumn="0" w:lastRowLastColumn="0"/>
            </w:pPr>
            <w:r w:rsidRPr="007D4CCD">
              <w:t>SPF</w:t>
            </w:r>
          </w:p>
        </w:tc>
      </w:tr>
      <w:tr w:rsidR="000653F7" w14:paraId="6FE5A8D5" w14:textId="77777777" w:rsidTr="007D4CCD">
        <w:trPr>
          <w:cnfStyle w:val="000000100000" w:firstRow="0" w:lastRow="0" w:firstColumn="0" w:lastColumn="0" w:oddVBand="0" w:evenVBand="0" w:oddHBand="1" w:evenHBand="0" w:firstRowFirstColumn="0" w:firstRowLastColumn="0" w:lastRowFirstColumn="0" w:lastRowLastColumn="0"/>
          <w:trHeight w:val="259"/>
        </w:trPr>
        <w:tc>
          <w:tcPr>
            <w:tcW w:w="1903" w:type="dxa"/>
          </w:tcPr>
          <w:p w14:paraId="7AE76A8C" w14:textId="301AF37B" w:rsidR="000653F7" w:rsidRDefault="000653F7" w:rsidP="00D21488">
            <w:pPr>
              <w:pStyle w:val="BasistekstCEDelft"/>
            </w:pPr>
            <w:r>
              <w:t>Collectief</w:t>
            </w:r>
          </w:p>
        </w:tc>
        <w:tc>
          <w:tcPr>
            <w:tcW w:w="1074" w:type="dxa"/>
          </w:tcPr>
          <w:p w14:paraId="1AEF7845" w14:textId="102E4554" w:rsidR="000653F7" w:rsidRDefault="00C675F7" w:rsidP="00D21488">
            <w:pPr>
              <w:pStyle w:val="BasistekstCEDelft"/>
            </w:pPr>
            <w:r>
              <w:t>8</w:t>
            </w:r>
            <w:r w:rsidR="007D4CCD">
              <w:t xml:space="preserve"> (gelijk)</w:t>
            </w:r>
          </w:p>
        </w:tc>
      </w:tr>
      <w:tr w:rsidR="000653F7" w14:paraId="7E471116" w14:textId="77777777" w:rsidTr="007D4CCD">
        <w:trPr>
          <w:cnfStyle w:val="000000010000" w:firstRow="0" w:lastRow="0" w:firstColumn="0" w:lastColumn="0" w:oddVBand="0" w:evenVBand="0" w:oddHBand="0" w:evenHBand="1" w:firstRowFirstColumn="0" w:firstRowLastColumn="0" w:lastRowFirstColumn="0" w:lastRowLastColumn="0"/>
          <w:trHeight w:val="247"/>
        </w:trPr>
        <w:tc>
          <w:tcPr>
            <w:tcW w:w="1903" w:type="dxa"/>
          </w:tcPr>
          <w:p w14:paraId="588AF54E" w14:textId="37AE3D79" w:rsidR="000653F7" w:rsidRDefault="000653F7" w:rsidP="00D21488">
            <w:pPr>
              <w:pStyle w:val="BasistekstCEDelft"/>
            </w:pPr>
            <w:r>
              <w:t>Individueel A/A+</w:t>
            </w:r>
          </w:p>
        </w:tc>
        <w:tc>
          <w:tcPr>
            <w:tcW w:w="1074" w:type="dxa"/>
          </w:tcPr>
          <w:p w14:paraId="65F189F9" w14:textId="79C0E982" w:rsidR="000653F7" w:rsidRDefault="00F317BA" w:rsidP="00D21488">
            <w:pPr>
              <w:pStyle w:val="BasistekstCEDelft"/>
            </w:pPr>
            <w:r>
              <w:t>7,9</w:t>
            </w:r>
          </w:p>
        </w:tc>
      </w:tr>
      <w:tr w:rsidR="000653F7" w14:paraId="539B7367" w14:textId="77777777" w:rsidTr="007D4CCD">
        <w:trPr>
          <w:cnfStyle w:val="000000100000" w:firstRow="0" w:lastRow="0" w:firstColumn="0" w:lastColumn="0" w:oddVBand="0" w:evenVBand="0" w:oddHBand="1" w:evenHBand="0" w:firstRowFirstColumn="0" w:firstRowLastColumn="0" w:lastRowFirstColumn="0" w:lastRowLastColumn="0"/>
          <w:trHeight w:val="247"/>
        </w:trPr>
        <w:tc>
          <w:tcPr>
            <w:tcW w:w="1903" w:type="dxa"/>
          </w:tcPr>
          <w:p w14:paraId="07676DF6" w14:textId="66A2B5AF" w:rsidR="000653F7" w:rsidRDefault="000653F7" w:rsidP="00D21488">
            <w:pPr>
              <w:pStyle w:val="BasistekstCEDelft"/>
            </w:pPr>
            <w:r>
              <w:t>Individueel B</w:t>
            </w:r>
          </w:p>
        </w:tc>
        <w:tc>
          <w:tcPr>
            <w:tcW w:w="1074" w:type="dxa"/>
          </w:tcPr>
          <w:p w14:paraId="25F21850" w14:textId="2479C432" w:rsidR="000653F7" w:rsidRDefault="002576A5" w:rsidP="00D21488">
            <w:pPr>
              <w:pStyle w:val="BasistekstCEDelft"/>
            </w:pPr>
            <w:r>
              <w:t>4,</w:t>
            </w:r>
            <w:r w:rsidR="00F317BA">
              <w:t>7</w:t>
            </w:r>
          </w:p>
        </w:tc>
      </w:tr>
      <w:tr w:rsidR="000653F7" w14:paraId="61D983B2" w14:textId="77777777" w:rsidTr="007D4CCD">
        <w:trPr>
          <w:cnfStyle w:val="000000010000" w:firstRow="0" w:lastRow="0" w:firstColumn="0" w:lastColumn="0" w:oddVBand="0" w:evenVBand="0" w:oddHBand="0" w:evenHBand="1" w:firstRowFirstColumn="0" w:firstRowLastColumn="0" w:lastRowFirstColumn="0" w:lastRowLastColumn="0"/>
          <w:trHeight w:val="247"/>
        </w:trPr>
        <w:tc>
          <w:tcPr>
            <w:tcW w:w="1903" w:type="dxa"/>
          </w:tcPr>
          <w:p w14:paraId="0DA7150E" w14:textId="6F1FDA0C" w:rsidR="000653F7" w:rsidRDefault="000653F7" w:rsidP="00D21488">
            <w:pPr>
              <w:pStyle w:val="BasistekstCEDelft"/>
            </w:pPr>
            <w:r>
              <w:t>Individueel C</w:t>
            </w:r>
          </w:p>
        </w:tc>
        <w:tc>
          <w:tcPr>
            <w:tcW w:w="1074" w:type="dxa"/>
          </w:tcPr>
          <w:p w14:paraId="5DDF7D5F" w14:textId="242D0A62" w:rsidR="000653F7" w:rsidRDefault="002576A5" w:rsidP="00D21488">
            <w:pPr>
              <w:pStyle w:val="BasistekstCEDelft"/>
            </w:pPr>
            <w:r>
              <w:t>3,5</w:t>
            </w:r>
          </w:p>
        </w:tc>
      </w:tr>
      <w:tr w:rsidR="000653F7" w14:paraId="19633432" w14:textId="77777777" w:rsidTr="007D4CCD">
        <w:trPr>
          <w:cnfStyle w:val="000000100000" w:firstRow="0" w:lastRow="0" w:firstColumn="0" w:lastColumn="0" w:oddVBand="0" w:evenVBand="0" w:oddHBand="1" w:evenHBand="0" w:firstRowFirstColumn="0" w:firstRowLastColumn="0" w:lastRowFirstColumn="0" w:lastRowLastColumn="0"/>
          <w:trHeight w:val="259"/>
        </w:trPr>
        <w:tc>
          <w:tcPr>
            <w:tcW w:w="1903" w:type="dxa"/>
          </w:tcPr>
          <w:p w14:paraId="709E29DD" w14:textId="35590532" w:rsidR="000653F7" w:rsidRDefault="000653F7" w:rsidP="00D21488">
            <w:pPr>
              <w:pStyle w:val="BasistekstCEDelft"/>
            </w:pPr>
            <w:r>
              <w:t>Individueel D</w:t>
            </w:r>
          </w:p>
        </w:tc>
        <w:tc>
          <w:tcPr>
            <w:tcW w:w="1074" w:type="dxa"/>
          </w:tcPr>
          <w:p w14:paraId="7EB8FA31" w14:textId="605EA352" w:rsidR="000653F7" w:rsidRDefault="002576A5" w:rsidP="00D21488">
            <w:pPr>
              <w:pStyle w:val="BasistekstCEDelft"/>
            </w:pPr>
            <w:r>
              <w:t>3,5</w:t>
            </w:r>
          </w:p>
        </w:tc>
      </w:tr>
    </w:tbl>
    <w:p w14:paraId="0D3077F2" w14:textId="77777777" w:rsidR="000653F7" w:rsidRDefault="000653F7" w:rsidP="00D21488">
      <w:pPr>
        <w:pStyle w:val="BasistekstCEDelft"/>
      </w:pPr>
    </w:p>
    <w:p w14:paraId="5BB4F1C3" w14:textId="74332375" w:rsidR="00000E74" w:rsidRPr="00000E74" w:rsidRDefault="00000E74" w:rsidP="00D21488">
      <w:pPr>
        <w:pStyle w:val="BasistekstCEDelft"/>
        <w:rPr>
          <w:b/>
        </w:rPr>
      </w:pPr>
      <w:r>
        <w:rPr>
          <w:b/>
        </w:rPr>
        <w:t>Verrekenen van koude</w:t>
      </w:r>
    </w:p>
    <w:p w14:paraId="34D2E589" w14:textId="1D5352AE" w:rsidR="00D21488" w:rsidRDefault="00D21488" w:rsidP="00D21488">
      <w:pPr>
        <w:pStyle w:val="BasistekstCEDelft"/>
      </w:pPr>
      <w:r>
        <w:t xml:space="preserve">Bij onderlinge warmte-uitwisseling tussen gebouwen met buffering wordt de koudevraag van </w:t>
      </w:r>
      <w:r w:rsidR="00000E74">
        <w:t xml:space="preserve">woningen en </w:t>
      </w:r>
      <w:r>
        <w:t>utiliteit ingezet als warmtebron voor andere gebouwen. Dit wordt gemodelleerd door de koudevraag</w:t>
      </w:r>
      <w:r w:rsidR="00FA7413">
        <w:t xml:space="preserve"> van de ruimtekoeling van kantoren</w:t>
      </w:r>
      <w:r>
        <w:t xml:space="preserve"> te ‘salderen’ (af te trekken van) de warmtevraag. Hier wordt een efficiëntiefactor ingezet. Dit levert een besparing op </w:t>
      </w:r>
      <w:proofErr w:type="spellStart"/>
      <w:r>
        <w:t>op</w:t>
      </w:r>
      <w:proofErr w:type="spellEnd"/>
      <w:r>
        <w:t xml:space="preserve"> de </w:t>
      </w:r>
      <w:r w:rsidRPr="00DD3CF6">
        <w:rPr>
          <w:i/>
        </w:rPr>
        <w:t>primaire warmtevraag</w:t>
      </w:r>
      <w:r>
        <w:t>.</w:t>
      </w:r>
    </w:p>
    <w:p w14:paraId="24119D65" w14:textId="1CDFB53D" w:rsidR="008C35A3" w:rsidRDefault="008C35A3" w:rsidP="00D21488">
      <w:pPr>
        <w:pStyle w:val="BasistekstCEDelft"/>
      </w:pPr>
    </w:p>
    <w:p w14:paraId="4D38B03D" w14:textId="7550B9C4" w:rsidR="00D231F5" w:rsidRPr="00DD3CF6" w:rsidRDefault="00D231F5" w:rsidP="00D21488">
      <w:pPr>
        <w:pStyle w:val="BasistekstCEDelft"/>
      </w:pPr>
      <w:r>
        <w:t xml:space="preserve">De warmte-uitwisseling vindt zowel op </w:t>
      </w:r>
      <w:proofErr w:type="spellStart"/>
      <w:r>
        <w:t>dagniveau</w:t>
      </w:r>
      <w:proofErr w:type="spellEnd"/>
      <w:r>
        <w:t xml:space="preserve"> plaats als door het seizoen met inzet van de warmtebuffer. Op </w:t>
      </w:r>
      <w:proofErr w:type="spellStart"/>
      <w:r>
        <w:t>dagniveau</w:t>
      </w:r>
      <w:proofErr w:type="spellEnd"/>
      <w:r>
        <w:t xml:space="preserve"> wordt de utiliteit </w:t>
      </w:r>
      <w:proofErr w:type="spellStart"/>
      <w:r>
        <w:t>voorgekoeld</w:t>
      </w:r>
      <w:proofErr w:type="spellEnd"/>
      <w:r>
        <w:t xml:space="preserve"> met koude vanuit de warmtapwaterproductie van woningen. </w:t>
      </w:r>
    </w:p>
    <w:p w14:paraId="0A3C28EF" w14:textId="205BDD0F" w:rsidR="00D231F5" w:rsidRDefault="00D231F5" w:rsidP="00E545EA">
      <w:pPr>
        <w:pStyle w:val="BasistekstCEDelft"/>
      </w:pPr>
      <w:r>
        <w:t xml:space="preserve">Op </w:t>
      </w:r>
      <w:proofErr w:type="spellStart"/>
      <w:r>
        <w:t>seizoensniveau</w:t>
      </w:r>
      <w:proofErr w:type="spellEnd"/>
      <w:r>
        <w:t xml:space="preserve"> wordt de buffer ingezet. In de zomer wordt de restwarmte van het koelen van utiliteit en woningen opgeslagen in de warmtebuffer. In de winter wordt deze warmte ingezet in het net, en hoeft dus minder warmte uit de primaire warmtebron te komen. De buffer </w:t>
      </w:r>
      <w:r w:rsidR="00E545EA">
        <w:t>heeft een bepaald warmteverlies.</w:t>
      </w:r>
      <w:r w:rsidR="00A4596B">
        <w:t xml:space="preserve"> Dit is schematisch weergegeven in </w:t>
      </w:r>
      <w:r w:rsidR="00A4596B">
        <w:fldChar w:fldCharType="begin"/>
      </w:r>
      <w:r w:rsidR="00A4596B">
        <w:instrText xml:space="preserve"> REF _Ref517359829 \h </w:instrText>
      </w:r>
      <w:r w:rsidR="00A4596B">
        <w:fldChar w:fldCharType="separate"/>
      </w:r>
      <w:r w:rsidR="00A4596B">
        <w:t xml:space="preserve">Figuur </w:t>
      </w:r>
      <w:r w:rsidR="00A4596B">
        <w:rPr>
          <w:noProof/>
        </w:rPr>
        <w:t>8</w:t>
      </w:r>
      <w:r w:rsidR="00A4596B">
        <w:fldChar w:fldCharType="end"/>
      </w:r>
      <w:r w:rsidR="00A4596B">
        <w:t>.</w:t>
      </w:r>
    </w:p>
    <w:p w14:paraId="7F3C455D" w14:textId="463DF479" w:rsidR="00D13A3B" w:rsidRDefault="00D13A3B" w:rsidP="00E545EA">
      <w:pPr>
        <w:pStyle w:val="BasistekstCEDelft"/>
      </w:pPr>
    </w:p>
    <w:p w14:paraId="51D8B12E" w14:textId="65F2F5BD" w:rsidR="00D13A3B" w:rsidRDefault="00D91C8A" w:rsidP="00E545EA">
      <w:pPr>
        <w:pStyle w:val="BasistekstCEDelft"/>
      </w:pPr>
      <w:r>
        <w:t>Het bufferen van de restwarmte van de koudevraag heeft als effect dat er minder warmte nodig is uit warmtebronnen</w:t>
      </w:r>
      <w:ins w:id="128" w:author="Katja Kruit" w:date="2018-08-16T14:24:00Z">
        <w:r w:rsidR="00F26A85">
          <w:t>, en dat dus meer gebieden in aanmerking</w:t>
        </w:r>
      </w:ins>
      <w:ins w:id="129" w:author="Katja Kruit" w:date="2018-08-16T14:25:00Z">
        <w:r w:rsidR="00D22A1C">
          <w:t xml:space="preserve"> komen voor dit systeem</w:t>
        </w:r>
      </w:ins>
      <w:r>
        <w:t>. Het heeft geen effect op de dimensionering van het warmtenet en componenten omdat deze worden uitgelegd op de (winter)piekvraag.</w:t>
      </w:r>
    </w:p>
    <w:p w14:paraId="47E7C0AB" w14:textId="631607FE" w:rsidR="00DD3CF6" w:rsidRDefault="00DD3CF6" w:rsidP="002955BD">
      <w:pPr>
        <w:pStyle w:val="BasistekstCEDelft"/>
      </w:pPr>
    </w:p>
    <w:p w14:paraId="6A47DA38" w14:textId="7E631D15" w:rsidR="004A5A4F" w:rsidRDefault="004A5A4F" w:rsidP="004A5A4F">
      <w:pPr>
        <w:pStyle w:val="Bijschrift"/>
        <w:keepNext/>
      </w:pPr>
      <w:bookmarkStart w:id="130" w:name="_Ref517359829"/>
      <w:r>
        <w:lastRenderedPageBreak/>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8</w:t>
      </w:r>
      <w:r w:rsidR="00E570A9">
        <w:rPr>
          <w:noProof/>
        </w:rPr>
        <w:fldChar w:fldCharType="end"/>
      </w:r>
      <w:bookmarkEnd w:id="130"/>
      <w:r>
        <w:t xml:space="preserve"> – Schematische weergave van onderlinge warmte-uitwisseling met buffering</w:t>
      </w:r>
    </w:p>
    <w:p w14:paraId="5F3D8A64" w14:textId="77777777" w:rsidR="00E545EA" w:rsidRDefault="004A5A4F" w:rsidP="002955BD">
      <w:pPr>
        <w:pStyle w:val="BasistekstCEDelft"/>
      </w:pPr>
      <w:r>
        <w:rPr>
          <w:noProof/>
        </w:rPr>
        <w:drawing>
          <wp:inline distT="0" distB="0" distL="0" distR="0" wp14:anchorId="77714AAC" wp14:editId="2FF3F418">
            <wp:extent cx="5830785" cy="322843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367" cy="3232078"/>
                    </a:xfrm>
                    <a:prstGeom prst="rect">
                      <a:avLst/>
                    </a:prstGeom>
                    <a:noFill/>
                  </pic:spPr>
                </pic:pic>
              </a:graphicData>
            </a:graphic>
          </wp:inline>
        </w:drawing>
      </w:r>
    </w:p>
    <w:p w14:paraId="19634AF7" w14:textId="77777777" w:rsidR="00E545EA" w:rsidRDefault="00E545EA" w:rsidP="002955BD">
      <w:pPr>
        <w:pStyle w:val="BasistekstCEDelft"/>
      </w:pPr>
    </w:p>
    <w:p w14:paraId="4AAB2C3F" w14:textId="7BC70B60" w:rsidR="00DD3CF6" w:rsidRDefault="00DD3CF6" w:rsidP="002955BD">
      <w:pPr>
        <w:pStyle w:val="BasistekstCEDelft"/>
      </w:pPr>
      <w:r>
        <w:t xml:space="preserve">De </w:t>
      </w:r>
      <w:r>
        <w:rPr>
          <w:i/>
        </w:rPr>
        <w:t>functionele warmtevraag</w:t>
      </w:r>
      <w:r>
        <w:t xml:space="preserve"> verandert niet in dit concept.</w:t>
      </w:r>
    </w:p>
    <w:p w14:paraId="1E0C5CC3" w14:textId="5B4F541E" w:rsidR="00A941CF" w:rsidRDefault="00A941CF" w:rsidP="002955BD">
      <w:pPr>
        <w:pStyle w:val="BasistekstCEDelft"/>
      </w:pPr>
    </w:p>
    <w:p w14:paraId="7E77F7A2" w14:textId="1DB68D6C" w:rsidR="00EA4E93" w:rsidRDefault="00EA4E93" w:rsidP="00933357">
      <w:pPr>
        <w:pStyle w:val="BasistekstCEDelft"/>
      </w:pPr>
      <w:r>
        <w:t>Extra kostencomponenten ten opzichte van de andere varianten zijn</w:t>
      </w:r>
      <w:r w:rsidR="00933357">
        <w:t xml:space="preserve"> de additionele kosten van de m</w:t>
      </w:r>
      <w:r>
        <w:t>eet- en regeltechniek</w:t>
      </w:r>
      <w:r w:rsidR="00D22A1C">
        <w:t>, maar de precieze invloed hiervan op de kosten is onbekend</w:t>
      </w:r>
      <w:r w:rsidR="00933357">
        <w:t xml:space="preserve">. </w:t>
      </w:r>
    </w:p>
    <w:p w14:paraId="311ACC02" w14:textId="09E60ADC" w:rsidR="00DD3CF6" w:rsidRDefault="00DD3CF6" w:rsidP="002955BD">
      <w:pPr>
        <w:pStyle w:val="BasistekstCEDelft"/>
      </w:pPr>
    </w:p>
    <w:p w14:paraId="50B96EE2" w14:textId="40692264" w:rsidR="007D4CCD" w:rsidRDefault="007D4CCD" w:rsidP="007D4CCD">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8</w:t>
      </w:r>
      <w:r>
        <w:rPr>
          <w:noProof/>
        </w:rPr>
        <w:fldChar w:fldCharType="end"/>
      </w:r>
      <w:r>
        <w:t xml:space="preserve"> </w:t>
      </w:r>
      <w:r w:rsidR="00823519">
        <w:t>–</w:t>
      </w:r>
      <w:r>
        <w:t xml:space="preserve"> </w:t>
      </w:r>
      <w:r w:rsidR="00823519">
        <w:t>Formules k</w:t>
      </w:r>
      <w:r>
        <w:t>ostencomponenten</w:t>
      </w:r>
      <w:r w:rsidRPr="00F06B02">
        <w:t xml:space="preserve"> </w:t>
      </w:r>
      <w:r>
        <w:t>LT-</w:t>
      </w:r>
      <w:r w:rsidRPr="00F06B02">
        <w:t xml:space="preserve">warmtenet </w:t>
      </w:r>
      <w:r>
        <w:t xml:space="preserve">(Variant </w:t>
      </w:r>
      <w:r w:rsidR="00823519">
        <w:t>3</w:t>
      </w:r>
      <w:r>
        <w:t xml:space="preserve">) </w:t>
      </w:r>
    </w:p>
    <w:tbl>
      <w:tblPr>
        <w:tblStyle w:val="TabelstijlCEDelft"/>
        <w:tblW w:w="8193" w:type="dxa"/>
        <w:tblLook w:val="04A0" w:firstRow="1" w:lastRow="0" w:firstColumn="1" w:lastColumn="0" w:noHBand="0" w:noVBand="1"/>
      </w:tblPr>
      <w:tblGrid>
        <w:gridCol w:w="1129"/>
        <w:gridCol w:w="993"/>
        <w:gridCol w:w="1275"/>
        <w:gridCol w:w="4796"/>
      </w:tblGrid>
      <w:tr w:rsidR="00823519" w:rsidRPr="00233B6A" w14:paraId="756CC753" w14:textId="77777777" w:rsidTr="00EC4500">
        <w:trPr>
          <w:cnfStyle w:val="100000000000" w:firstRow="1" w:lastRow="0" w:firstColumn="0" w:lastColumn="0" w:oddVBand="0" w:evenVBand="0" w:oddHBand="0" w:evenHBand="0" w:firstRowFirstColumn="0" w:firstRowLastColumn="0" w:lastRowFirstColumn="0" w:lastRowLastColumn="0"/>
          <w:trHeight w:val="20"/>
        </w:trPr>
        <w:tc>
          <w:tcPr>
            <w:tcW w:w="1129" w:type="dxa"/>
          </w:tcPr>
          <w:p w14:paraId="74DFC2EB" w14:textId="77777777" w:rsidR="00823519" w:rsidRPr="00233B6A" w:rsidRDefault="00823519" w:rsidP="003109BE">
            <w:pPr>
              <w:pStyle w:val="TabelTekst0"/>
            </w:pPr>
            <w:r>
              <w:t>Categorie</w:t>
            </w:r>
          </w:p>
        </w:tc>
        <w:tc>
          <w:tcPr>
            <w:tcW w:w="993" w:type="dxa"/>
          </w:tcPr>
          <w:p w14:paraId="4745A403" w14:textId="77777777" w:rsidR="00823519" w:rsidRPr="00233B6A" w:rsidRDefault="00823519" w:rsidP="003109BE">
            <w:pPr>
              <w:pStyle w:val="TabelTekst0"/>
            </w:pPr>
            <w:r>
              <w:t xml:space="preserve">Formule </w:t>
            </w:r>
            <w:proofErr w:type="spellStart"/>
            <w:r>
              <w:t>nr</w:t>
            </w:r>
            <w:proofErr w:type="spellEnd"/>
          </w:p>
        </w:tc>
        <w:tc>
          <w:tcPr>
            <w:tcW w:w="1275" w:type="dxa"/>
          </w:tcPr>
          <w:p w14:paraId="55B1DDA2" w14:textId="77777777" w:rsidR="00823519" w:rsidRPr="00233B6A" w:rsidRDefault="00823519" w:rsidP="003109BE">
            <w:pPr>
              <w:pStyle w:val="TabelTekst0"/>
            </w:pPr>
            <w:r w:rsidRPr="00233B6A">
              <w:t>Component</w:t>
            </w:r>
          </w:p>
        </w:tc>
        <w:tc>
          <w:tcPr>
            <w:tcW w:w="4796" w:type="dxa"/>
          </w:tcPr>
          <w:p w14:paraId="239061D3" w14:textId="77777777" w:rsidR="00823519" w:rsidRPr="00233B6A" w:rsidRDefault="00823519" w:rsidP="003109BE">
            <w:pPr>
              <w:pStyle w:val="TabelTekst0"/>
              <w:jc w:val="both"/>
            </w:pPr>
            <w:r>
              <w:t>Formule / parameter</w:t>
            </w:r>
          </w:p>
        </w:tc>
      </w:tr>
      <w:tr w:rsidR="00823519" w:rsidRPr="00233B6A" w14:paraId="4A70D0F2" w14:textId="77777777" w:rsidTr="00EC4500">
        <w:trPr>
          <w:trHeight w:val="20"/>
        </w:trPr>
        <w:tc>
          <w:tcPr>
            <w:tcW w:w="1129" w:type="dxa"/>
          </w:tcPr>
          <w:p w14:paraId="6927AEC4" w14:textId="21F68610" w:rsidR="00823519" w:rsidRDefault="00823519" w:rsidP="003109BE">
            <w:pPr>
              <w:pStyle w:val="TabelTekst0"/>
            </w:pPr>
            <w:r>
              <w:t>Woningen en utiliteit</w:t>
            </w:r>
          </w:p>
        </w:tc>
        <w:tc>
          <w:tcPr>
            <w:tcW w:w="993" w:type="dxa"/>
          </w:tcPr>
          <w:p w14:paraId="32687989" w14:textId="39E659C3" w:rsidR="00823519" w:rsidRDefault="00823519" w:rsidP="003109BE">
            <w:pPr>
              <w:pStyle w:val="TabelTekst0"/>
            </w:pPr>
            <w:r>
              <w:t>3.1</w:t>
            </w:r>
          </w:p>
        </w:tc>
        <w:tc>
          <w:tcPr>
            <w:tcW w:w="1275" w:type="dxa"/>
          </w:tcPr>
          <w:p w14:paraId="6D0B388F" w14:textId="579DFE52" w:rsidR="00823519" w:rsidRPr="00233B6A" w:rsidRDefault="00823519" w:rsidP="003109BE">
            <w:pPr>
              <w:pStyle w:val="TabelTekst0"/>
            </w:pPr>
            <w:r>
              <w:t>Netto warmtevraag</w:t>
            </w:r>
            <w:r w:rsidR="00D83617">
              <w:t xml:space="preserve"> uit bron</w:t>
            </w:r>
          </w:p>
        </w:tc>
        <w:tc>
          <w:tcPr>
            <w:tcW w:w="4796" w:type="dxa"/>
          </w:tcPr>
          <w:p w14:paraId="474DE20A" w14:textId="7020C4DA" w:rsidR="00823519" w:rsidRPr="007D4CCD" w:rsidRDefault="00E570A9" w:rsidP="003109BE">
            <w:pPr>
              <w:pStyle w:val="TabelTekst0"/>
              <w:jc w:val="both"/>
            </w:pPr>
            <m:oMathPara>
              <m:oMath>
                <m:sSub>
                  <m:sSubPr>
                    <m:ctrlPr>
                      <w:rPr>
                        <w:rFonts w:ascii="Cambria Math" w:hAnsi="Cambria Math"/>
                        <w:i/>
                      </w:rPr>
                    </m:ctrlPr>
                  </m:sSubPr>
                  <m:e>
                    <m:r>
                      <w:rPr>
                        <w:rFonts w:ascii="Cambria Math" w:hAnsi="Cambria Math"/>
                      </w:rPr>
                      <m:t>Q</m:t>
                    </m:r>
                  </m:e>
                  <m:sub>
                    <m:r>
                      <w:rPr>
                        <w:rFonts w:ascii="Cambria Math" w:hAnsi="Cambria Math"/>
                      </w:rPr>
                      <m:t>netto</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buffer</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koude</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koude</m:t>
                                </m:r>
                              </m:sub>
                            </m:sSub>
                          </m:den>
                        </m:f>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WTW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WTW</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SPF</m:t>
                                </m:r>
                              </m:e>
                              <m:sub>
                                <m:r>
                                  <w:rPr>
                                    <w:rFonts w:ascii="Cambria Math" w:hAnsi="Cambria Math"/>
                                  </w:rPr>
                                  <m:t>WTW</m:t>
                                </m:r>
                              </m:sub>
                            </m:sSub>
                          </m:den>
                        </m:f>
                      </m:e>
                    </m:d>
                  </m:e>
                </m:d>
              </m:oMath>
            </m:oMathPara>
          </w:p>
          <w:p w14:paraId="481660A4" w14:textId="46C6243E" w:rsidR="00823519" w:rsidRDefault="00823519" w:rsidP="003109BE">
            <w:pPr>
              <w:pStyle w:val="TabelTekst0"/>
              <w:jc w:val="both"/>
            </w:pPr>
            <w:r>
              <w:t>Met parameters:</w:t>
            </w:r>
          </w:p>
          <w:p w14:paraId="4E64C13B" w14:textId="5148B669" w:rsidR="00823519" w:rsidRDefault="004E519B" w:rsidP="003109BE">
            <w:pPr>
              <w:pStyle w:val="TabelTekst0"/>
              <w:jc w:val="both"/>
            </w:pPr>
            <w:proofErr w:type="spellStart"/>
            <w:r>
              <w:t>Q</w:t>
            </w:r>
            <w:r w:rsidR="00823519">
              <w:rPr>
                <w:vertAlign w:val="subscript"/>
              </w:rPr>
              <w:t>koude</w:t>
            </w:r>
            <w:proofErr w:type="spellEnd"/>
            <w:r w:rsidR="00823519">
              <w:t xml:space="preserve"> = Koudevraag utiliteit (GJ)</w:t>
            </w:r>
          </w:p>
          <w:p w14:paraId="6BAE2B3E" w14:textId="7FC55E15" w:rsidR="00823519" w:rsidRDefault="004E519B" w:rsidP="003109BE">
            <w:pPr>
              <w:pStyle w:val="TabelTekst0"/>
              <w:jc w:val="both"/>
            </w:pPr>
            <w:proofErr w:type="spellStart"/>
            <w:r>
              <w:t>Q</w:t>
            </w:r>
            <w:r w:rsidR="00823519">
              <w:rPr>
                <w:vertAlign w:val="subscript"/>
              </w:rPr>
              <w:t>tot</w:t>
            </w:r>
            <w:proofErr w:type="spellEnd"/>
            <w:r w:rsidR="00823519">
              <w:t xml:space="preserve"> = Totale warmtevraag woningen en utiliteit </w:t>
            </w:r>
            <w:r w:rsidR="00D22A1C">
              <w:t xml:space="preserve">inclusief distributieverliezen </w:t>
            </w:r>
            <w:r w:rsidR="00823519">
              <w:t>(GJ)</w:t>
            </w:r>
            <w:r w:rsidR="00D22A1C">
              <w:t xml:space="preserve"> </w:t>
            </w:r>
          </w:p>
          <w:p w14:paraId="5BC09602" w14:textId="2D233576" w:rsidR="00823519" w:rsidRDefault="00823519" w:rsidP="003109BE">
            <w:pPr>
              <w:pStyle w:val="TabelTekst0"/>
              <w:jc w:val="both"/>
              <w:rPr>
                <w:rFonts w:cs="Calibri"/>
              </w:rPr>
            </w:pPr>
            <w:proofErr w:type="spellStart"/>
            <w:r>
              <w:rPr>
                <w:rFonts w:cs="Calibri"/>
              </w:rPr>
              <w:t>η</w:t>
            </w:r>
            <w:r>
              <w:rPr>
                <w:rFonts w:cs="Calibri"/>
                <w:vertAlign w:val="subscript"/>
              </w:rPr>
              <w:t>buffer</w:t>
            </w:r>
            <w:proofErr w:type="spellEnd"/>
            <w:r>
              <w:rPr>
                <w:rFonts w:cs="Calibri"/>
              </w:rPr>
              <w:t xml:space="preserve"> = </w:t>
            </w:r>
            <w:proofErr w:type="spellStart"/>
            <w:r>
              <w:rPr>
                <w:rFonts w:cs="Calibri"/>
              </w:rPr>
              <w:t>seizoensefficiëntie</w:t>
            </w:r>
            <w:proofErr w:type="spellEnd"/>
            <w:r>
              <w:rPr>
                <w:rFonts w:cs="Calibri"/>
              </w:rPr>
              <w:t xml:space="preserve"> warmteopslag = 60%</w:t>
            </w:r>
          </w:p>
          <w:p w14:paraId="063BC631" w14:textId="41C3518C" w:rsidR="00823519" w:rsidRDefault="00823519" w:rsidP="003109BE">
            <w:pPr>
              <w:pStyle w:val="TabelTekst0"/>
              <w:jc w:val="both"/>
            </w:pPr>
            <w:proofErr w:type="spellStart"/>
            <w:r>
              <w:t>y</w:t>
            </w:r>
            <w:r w:rsidR="003D32F2">
              <w:rPr>
                <w:vertAlign w:val="subscript"/>
              </w:rPr>
              <w:t>WTW</w:t>
            </w:r>
            <w:proofErr w:type="spellEnd"/>
            <w:r>
              <w:t xml:space="preserve"> = Deel van de </w:t>
            </w:r>
            <w:r w:rsidR="003D32F2">
              <w:t xml:space="preserve">jaarlijkse </w:t>
            </w:r>
            <w:r>
              <w:t>warmtapwatervraag die direct door koudevraag ingevuld wordt = 50%</w:t>
            </w:r>
          </w:p>
          <w:p w14:paraId="0443D6FC" w14:textId="7FAB7EB5" w:rsidR="00823519" w:rsidRPr="00823519" w:rsidRDefault="004E519B" w:rsidP="003109BE">
            <w:pPr>
              <w:pStyle w:val="TabelTekst0"/>
              <w:jc w:val="both"/>
            </w:pPr>
            <w:r>
              <w:t>Q</w:t>
            </w:r>
            <w:r w:rsidR="00823519">
              <w:rPr>
                <w:vertAlign w:val="subscript"/>
              </w:rPr>
              <w:t>WTW</w:t>
            </w:r>
            <w:r w:rsidR="00823519">
              <w:t xml:space="preserve"> = warmtapwatervraag (GJ)</w:t>
            </w:r>
          </w:p>
        </w:tc>
      </w:tr>
    </w:tbl>
    <w:p w14:paraId="593B3DA9" w14:textId="77777777" w:rsidR="007D4CCD" w:rsidRDefault="007D4CCD" w:rsidP="002955BD">
      <w:pPr>
        <w:pStyle w:val="BasistekstCEDelft"/>
      </w:pPr>
    </w:p>
    <w:p w14:paraId="08D96833" w14:textId="77777777" w:rsidR="00D7332F" w:rsidRDefault="00D7332F" w:rsidP="00D7332F">
      <w:pPr>
        <w:pStyle w:val="Kop1"/>
      </w:pPr>
      <w:bookmarkStart w:id="131" w:name="_Toc510191826"/>
      <w:r>
        <w:lastRenderedPageBreak/>
        <w:t>Databijlage</w:t>
      </w:r>
      <w:bookmarkEnd w:id="131"/>
    </w:p>
    <w:p w14:paraId="56566264" w14:textId="09222271" w:rsidR="00D218B4" w:rsidRDefault="00700285" w:rsidP="00C1074F">
      <w:pPr>
        <w:pStyle w:val="Kop2"/>
      </w:pPr>
      <w:r>
        <w:t>Potentieel voor Ondiepe Geothermie (OGT)</w:t>
      </w:r>
    </w:p>
    <w:p w14:paraId="065797AF" w14:textId="5668AE7B" w:rsidR="00700285" w:rsidRPr="00A23FD5" w:rsidRDefault="000431D0" w:rsidP="00700285">
      <w:pPr>
        <w:pStyle w:val="BasistekstCEDelft"/>
        <w:rPr>
          <w:b/>
          <w:i/>
        </w:rPr>
      </w:pPr>
      <w:r>
        <w:rPr>
          <w:lang w:eastAsia="en-US"/>
        </w:rPr>
        <w:t>In de databijlage is het potentieel</w:t>
      </w:r>
      <w:r w:rsidR="006E4D6B">
        <w:rPr>
          <w:lang w:eastAsia="en-US"/>
        </w:rPr>
        <w:t xml:space="preserve"> voor ondiepe </w:t>
      </w:r>
      <w:r w:rsidR="006E4D6B" w:rsidRPr="006E4D6B">
        <w:rPr>
          <w:lang w:eastAsia="en-US"/>
        </w:rPr>
        <w:t>geothermie opgenomen. Dit is afkomstig uit de studie Weg van Gas (</w:t>
      </w:r>
      <w:r w:rsidR="00700285" w:rsidRPr="006E4D6B">
        <w:t>CE Delft</w:t>
      </w:r>
      <w:r w:rsidR="006E4D6B" w:rsidRPr="006E4D6B">
        <w:t xml:space="preserve"> en IF Technology, 2018).</w:t>
      </w:r>
    </w:p>
    <w:p w14:paraId="302F4A83" w14:textId="7A7EE914" w:rsidR="00A23FD5" w:rsidRDefault="00A23FD5" w:rsidP="00A23FD5">
      <w:pPr>
        <w:pStyle w:val="Bijschrift"/>
        <w:keepNext/>
      </w:pPr>
      <w:r>
        <w:t xml:space="preserve">Figuur </w:t>
      </w:r>
      <w:fldSimple w:instr=" SEQ Figuur \* ARABIC ">
        <w:r w:rsidR="008032E6">
          <w:rPr>
            <w:noProof/>
          </w:rPr>
          <w:t>9</w:t>
        </w:r>
      </w:fldSimple>
      <w:r w:rsidRPr="00A23FD5">
        <w:t xml:space="preserve"> Landelijke </w:t>
      </w:r>
      <w:proofErr w:type="spellStart"/>
      <w:r w:rsidRPr="00A23FD5">
        <w:t>bodempotentieelkaart</w:t>
      </w:r>
      <w:proofErr w:type="spellEnd"/>
      <w:r w:rsidRPr="00A23FD5">
        <w:t xml:space="preserve"> lage temperatuur aardwarmte (TJ/ha/jaar)</w:t>
      </w:r>
    </w:p>
    <w:p w14:paraId="0FE8F225" w14:textId="77777777" w:rsidR="00700285" w:rsidRDefault="00700285" w:rsidP="00700285">
      <w:pPr>
        <w:pStyle w:val="BasistekstCEDelft"/>
      </w:pPr>
      <w:r>
        <w:rPr>
          <w:noProof/>
        </w:rPr>
        <w:drawing>
          <wp:inline distT="0" distB="0" distL="0" distR="0" wp14:anchorId="2D9FE504" wp14:editId="6A21A44A">
            <wp:extent cx="4182386" cy="5048885"/>
            <wp:effectExtent l="0" t="0" r="8890" b="0"/>
            <wp:docPr id="7183" name="Afbeelding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a:extLst>
                        <a:ext uri="{28A0092B-C50C-407E-A947-70E740481C1C}">
                          <a14:useLocalDpi xmlns:a14="http://schemas.microsoft.com/office/drawing/2010/main" val="0"/>
                        </a:ext>
                      </a:extLst>
                    </a:blip>
                    <a:srcRect t="2686" b="12433"/>
                    <a:stretch>
                      <a:fillRect/>
                    </a:stretch>
                  </pic:blipFill>
                  <pic:spPr bwMode="auto">
                    <a:xfrm>
                      <a:off x="0" y="0"/>
                      <a:ext cx="4190723" cy="5058949"/>
                    </a:xfrm>
                    <a:prstGeom prst="rect">
                      <a:avLst/>
                    </a:prstGeom>
                    <a:noFill/>
                    <a:ln>
                      <a:noFill/>
                    </a:ln>
                  </pic:spPr>
                </pic:pic>
              </a:graphicData>
            </a:graphic>
          </wp:inline>
        </w:drawing>
      </w:r>
      <w:r>
        <w:t xml:space="preserve"> </w:t>
      </w:r>
    </w:p>
    <w:p w14:paraId="769E2FE2" w14:textId="77777777" w:rsidR="00700285" w:rsidRDefault="00700285" w:rsidP="00700285">
      <w:pPr>
        <w:pStyle w:val="BasistekstCEDelft"/>
      </w:pPr>
    </w:p>
    <w:p w14:paraId="73EEABEC" w14:textId="41D09625" w:rsidR="004B17CF" w:rsidRDefault="004B17CF" w:rsidP="004B17CF">
      <w:pPr>
        <w:pStyle w:val="BasistekstCEDelft"/>
      </w:pPr>
    </w:p>
    <w:p w14:paraId="7E991004" w14:textId="62B1A015" w:rsidR="00C1074F" w:rsidRPr="00E570A9" w:rsidDel="00E570A9" w:rsidRDefault="00E570A9" w:rsidP="002A0289">
      <w:pPr>
        <w:rPr>
          <w:del w:id="132" w:author="Katja Kruit [2]" w:date="2018-08-22T14:11:00Z"/>
          <w:rPrChange w:id="133" w:author="Katja Kruit [2]" w:date="2018-08-22T14:12:00Z">
            <w:rPr>
              <w:del w:id="134" w:author="Katja Kruit [2]" w:date="2018-08-22T14:11:00Z"/>
              <w:highlight w:val="yellow"/>
            </w:rPr>
          </w:rPrChange>
        </w:rPr>
      </w:pPr>
      <w:ins w:id="135" w:author="Katja Kruit [2]" w:date="2018-08-22T14:11:00Z">
        <w:r w:rsidRPr="00E570A9">
          <w:rPr>
            <w:rPrChange w:id="136" w:author="Katja Kruit [2]" w:date="2018-08-22T14:12:00Z">
              <w:rPr>
                <w:highlight w:val="yellow"/>
              </w:rPr>
            </w:rPrChange>
          </w:rPr>
          <w:t xml:space="preserve">De </w:t>
        </w:r>
        <w:proofErr w:type="spellStart"/>
        <w:r w:rsidRPr="00E570A9">
          <w:rPr>
            <w:rPrChange w:id="137" w:author="Katja Kruit [2]" w:date="2018-08-22T14:12:00Z">
              <w:rPr>
                <w:highlight w:val="yellow"/>
              </w:rPr>
            </w:rPrChange>
          </w:rPr>
          <w:t>shapefile</w:t>
        </w:r>
        <w:proofErr w:type="spellEnd"/>
        <w:r w:rsidRPr="00E570A9">
          <w:rPr>
            <w:rPrChange w:id="138" w:author="Katja Kruit [2]" w:date="2018-08-22T14:12:00Z">
              <w:rPr>
                <w:highlight w:val="yellow"/>
              </w:rPr>
            </w:rPrChange>
          </w:rPr>
          <w:t xml:space="preserve"> bevat de volgende </w:t>
        </w:r>
        <w:proofErr w:type="spellStart"/>
        <w:r w:rsidRPr="00E570A9">
          <w:rPr>
            <w:rPrChange w:id="139" w:author="Katja Kruit [2]" w:date="2018-08-22T14:12:00Z">
              <w:rPr>
                <w:highlight w:val="yellow"/>
              </w:rPr>
            </w:rPrChange>
          </w:rPr>
          <w:t>velden:</w:t>
        </w:r>
      </w:ins>
      <w:del w:id="140" w:author="Katja Kruit [2]" w:date="2018-08-22T14:11:00Z">
        <w:r w:rsidR="000431D0" w:rsidRPr="00E570A9" w:rsidDel="00E570A9">
          <w:rPr>
            <w:rPrChange w:id="141" w:author="Katja Kruit [2]" w:date="2018-08-22T14:12:00Z">
              <w:rPr>
                <w:highlight w:val="yellow"/>
              </w:rPr>
            </w:rPrChange>
          </w:rPr>
          <w:delText>Metadata / beschrijving velden</w:delText>
        </w:r>
      </w:del>
    </w:p>
    <w:tbl>
      <w:tblPr>
        <w:tblStyle w:val="CEEigentijds"/>
        <w:tblW w:w="0" w:type="auto"/>
        <w:tblInd w:w="-5" w:type="dxa"/>
        <w:tblLook w:val="04A0" w:firstRow="1" w:lastRow="0" w:firstColumn="1" w:lastColumn="0" w:noHBand="0" w:noVBand="1"/>
        <w:tblPrChange w:id="142" w:author="Katja Kruit [2]" w:date="2018-08-22T14:13:00Z">
          <w:tblPr>
            <w:tblStyle w:val="Tabelraster"/>
            <w:tblW w:w="0" w:type="auto"/>
            <w:tblLook w:val="04A0" w:firstRow="1" w:lastRow="0" w:firstColumn="1" w:lastColumn="0" w:noHBand="0" w:noVBand="1"/>
          </w:tblPr>
        </w:tblPrChange>
      </w:tblPr>
      <w:tblGrid>
        <w:gridCol w:w="1440"/>
        <w:gridCol w:w="4503"/>
        <w:tblGridChange w:id="143">
          <w:tblGrid>
            <w:gridCol w:w="4162"/>
            <w:gridCol w:w="4162"/>
          </w:tblGrid>
        </w:tblGridChange>
      </w:tblGrid>
      <w:tr w:rsidR="00E570A9" w14:paraId="14220C43" w14:textId="77777777" w:rsidTr="00E570A9">
        <w:trPr>
          <w:cnfStyle w:val="100000000000" w:firstRow="1" w:lastRow="0" w:firstColumn="0" w:lastColumn="0" w:oddVBand="0" w:evenVBand="0" w:oddHBand="0" w:evenHBand="0" w:firstRowFirstColumn="0" w:firstRowLastColumn="0" w:lastRowFirstColumn="0" w:lastRowLastColumn="0"/>
          <w:ins w:id="144" w:author="Katja Kruit [2]" w:date="2018-08-22T14:11:00Z"/>
        </w:trPr>
        <w:tc>
          <w:tcPr>
            <w:cnfStyle w:val="000000000100" w:firstRow="0" w:lastRow="0" w:firstColumn="0" w:lastColumn="0" w:oddVBand="0" w:evenVBand="0" w:oddHBand="0" w:evenHBand="0" w:firstRowFirstColumn="1" w:firstRowLastColumn="0" w:lastRowFirstColumn="0" w:lastRowLastColumn="0"/>
            <w:tcW w:w="1440" w:type="dxa"/>
            <w:tcPrChange w:id="145" w:author="Katja Kruit [2]" w:date="2018-08-22T14:13:00Z">
              <w:tcPr>
                <w:tcW w:w="4162" w:type="dxa"/>
              </w:tcPr>
            </w:tcPrChange>
          </w:tcPr>
          <w:p w14:paraId="1BBBF060" w14:textId="7D9DB7D9" w:rsidR="00E570A9" w:rsidRPr="00E570A9" w:rsidRDefault="00E570A9" w:rsidP="00E570A9">
            <w:pPr>
              <w:pStyle w:val="BasistekstCEDelft"/>
              <w:cnfStyle w:val="100000000100" w:firstRow="1" w:lastRow="0" w:firstColumn="0" w:lastColumn="0" w:oddVBand="0" w:evenVBand="0" w:oddHBand="0" w:evenHBand="0" w:firstRowFirstColumn="1" w:firstRowLastColumn="0" w:lastRowFirstColumn="0" w:lastRowLastColumn="0"/>
              <w:rPr>
                <w:ins w:id="146" w:author="Katja Kruit [2]" w:date="2018-08-22T14:11:00Z"/>
                <w:rPrChange w:id="147" w:author="Katja Kruit [2]" w:date="2018-08-22T14:12:00Z">
                  <w:rPr>
                    <w:ins w:id="148" w:author="Katja Kruit [2]" w:date="2018-08-22T14:11:00Z"/>
                  </w:rPr>
                </w:rPrChange>
              </w:rPr>
            </w:pPr>
            <w:ins w:id="149" w:author="Katja Kruit [2]" w:date="2018-08-22T14:12:00Z">
              <w:r w:rsidRPr="00E570A9">
                <w:rPr>
                  <w:rPrChange w:id="150" w:author="Katja Kruit [2]" w:date="2018-08-22T14:12:00Z">
                    <w:rPr/>
                  </w:rPrChange>
                </w:rPr>
                <w:t>Veldnaam</w:t>
              </w:r>
            </w:ins>
            <w:proofErr w:type="spellEnd"/>
          </w:p>
        </w:tc>
        <w:tc>
          <w:tcPr>
            <w:tcW w:w="4503" w:type="dxa"/>
            <w:tcPrChange w:id="151" w:author="Katja Kruit [2]" w:date="2018-08-22T14:13:00Z">
              <w:tcPr>
                <w:tcW w:w="4162" w:type="dxa"/>
              </w:tcPr>
            </w:tcPrChange>
          </w:tcPr>
          <w:p w14:paraId="1401623A" w14:textId="024F7857" w:rsidR="00E570A9" w:rsidRDefault="00E570A9" w:rsidP="00E570A9">
            <w:pPr>
              <w:pStyle w:val="BasistekstCEDelft"/>
              <w:cnfStyle w:val="100000000000" w:firstRow="1" w:lastRow="0" w:firstColumn="0" w:lastColumn="0" w:oddVBand="0" w:evenVBand="0" w:oddHBand="0" w:evenHBand="0" w:firstRowFirstColumn="0" w:firstRowLastColumn="0" w:lastRowFirstColumn="0" w:lastRowLastColumn="0"/>
              <w:rPr>
                <w:ins w:id="152" w:author="Katja Kruit [2]" w:date="2018-08-22T14:11:00Z"/>
              </w:rPr>
            </w:pPr>
            <w:ins w:id="153" w:author="Katja Kruit [2]" w:date="2018-08-22T14:12:00Z">
              <w:r w:rsidRPr="00E570A9">
                <w:rPr>
                  <w:rPrChange w:id="154" w:author="Katja Kruit [2]" w:date="2018-08-22T14:12:00Z">
                    <w:rPr/>
                  </w:rPrChange>
                </w:rPr>
                <w:t>Beschrijving</w:t>
              </w:r>
            </w:ins>
          </w:p>
        </w:tc>
      </w:tr>
      <w:tr w:rsidR="00E570A9" w14:paraId="18D48431" w14:textId="77777777" w:rsidTr="00E570A9">
        <w:trPr>
          <w:cnfStyle w:val="000000100000" w:firstRow="0" w:lastRow="0" w:firstColumn="0" w:lastColumn="0" w:oddVBand="0" w:evenVBand="0" w:oddHBand="1" w:evenHBand="0" w:firstRowFirstColumn="0" w:firstRowLastColumn="0" w:lastRowFirstColumn="0" w:lastRowLastColumn="0"/>
          <w:ins w:id="155" w:author="Katja Kruit [2]" w:date="2018-08-22T14:12:00Z"/>
        </w:trPr>
        <w:tc>
          <w:tcPr>
            <w:tcW w:w="1440" w:type="dxa"/>
            <w:tcPrChange w:id="156" w:author="Katja Kruit [2]" w:date="2018-08-22T14:13:00Z">
              <w:tcPr>
                <w:tcW w:w="4162" w:type="dxa"/>
              </w:tcPr>
            </w:tcPrChange>
          </w:tcPr>
          <w:p w14:paraId="370A5664" w14:textId="131602C0" w:rsidR="00E570A9" w:rsidRDefault="00E570A9" w:rsidP="00E570A9">
            <w:pPr>
              <w:pStyle w:val="BasistekstCEDelft"/>
              <w:cnfStyle w:val="000000100000" w:firstRow="0" w:lastRow="0" w:firstColumn="0" w:lastColumn="0" w:oddVBand="0" w:evenVBand="0" w:oddHBand="1" w:evenHBand="0" w:firstRowFirstColumn="0" w:firstRowLastColumn="0" w:lastRowFirstColumn="0" w:lastRowLastColumn="0"/>
              <w:rPr>
                <w:ins w:id="157" w:author="Katja Kruit [2]" w:date="2018-08-22T14:12:00Z"/>
              </w:rPr>
            </w:pPr>
            <w:proofErr w:type="spellStart"/>
            <w:ins w:id="158" w:author="Katja Kruit [3]" w:date="2018-08-22T14:12:00Z">
              <w:r>
                <w:t>totTJ</w:t>
              </w:r>
              <w:proofErr w:type="spellEnd"/>
              <w:r>
                <w:t>-ha</w:t>
              </w:r>
            </w:ins>
          </w:p>
        </w:tc>
        <w:tc>
          <w:tcPr>
            <w:tcW w:w="4503" w:type="dxa"/>
            <w:tcPrChange w:id="159" w:author="Katja Kruit [2]" w:date="2018-08-22T14:13:00Z">
              <w:tcPr>
                <w:tcW w:w="4162" w:type="dxa"/>
              </w:tcPr>
            </w:tcPrChange>
          </w:tcPr>
          <w:p w14:paraId="22A115F8" w14:textId="5E644789" w:rsidR="00E570A9" w:rsidRDefault="00E570A9" w:rsidP="00E570A9">
            <w:pPr>
              <w:pStyle w:val="BasistekstCEDelft"/>
              <w:cnfStyle w:val="000000100000" w:firstRow="0" w:lastRow="0" w:firstColumn="0" w:lastColumn="0" w:oddVBand="0" w:evenVBand="0" w:oddHBand="1" w:evenHBand="0" w:firstRowFirstColumn="0" w:firstRowLastColumn="0" w:lastRowFirstColumn="0" w:lastRowLastColumn="0"/>
              <w:rPr>
                <w:ins w:id="160" w:author="Katja Kruit [2]" w:date="2018-08-22T14:12:00Z"/>
              </w:rPr>
            </w:pPr>
            <w:ins w:id="161" w:author="Katja Kruit [3]" w:date="2018-08-22T14:12:00Z">
              <w:r>
                <w:t>Beschikbare warmte</w:t>
              </w:r>
            </w:ins>
            <w:ins w:id="162" w:author="Katja Kruit [2]" w:date="2018-08-22T14:13:00Z">
              <w:r>
                <w:t xml:space="preserve"> uit LTA</w:t>
              </w:r>
            </w:ins>
            <w:ins w:id="163" w:author="Katja Kruit [3]" w:date="2018-08-22T14:12:00Z">
              <w:r>
                <w:t xml:space="preserve"> per buurt (TJ/ha)</w:t>
              </w:r>
            </w:ins>
          </w:p>
        </w:tc>
      </w:tr>
      <w:tr w:rsidR="00E570A9" w14:paraId="02A5E972" w14:textId="77777777" w:rsidTr="00E570A9">
        <w:trPr>
          <w:cnfStyle w:val="000000010000" w:firstRow="0" w:lastRow="0" w:firstColumn="0" w:lastColumn="0" w:oddVBand="0" w:evenVBand="0" w:oddHBand="0" w:evenHBand="1" w:firstRowFirstColumn="0" w:firstRowLastColumn="0" w:lastRowFirstColumn="0" w:lastRowLastColumn="0"/>
          <w:ins w:id="164" w:author="Katja Kruit [2]" w:date="2018-08-22T14:11:00Z"/>
        </w:trPr>
        <w:tc>
          <w:tcPr>
            <w:tcW w:w="1440" w:type="dxa"/>
            <w:tcPrChange w:id="165" w:author="Katja Kruit [2]" w:date="2018-08-22T14:13:00Z">
              <w:tcPr>
                <w:tcW w:w="4162" w:type="dxa"/>
              </w:tcPr>
            </w:tcPrChange>
          </w:tcPr>
          <w:p w14:paraId="793D1ADD" w14:textId="6DE027C8" w:rsidR="00E570A9" w:rsidRDefault="00E570A9" w:rsidP="00E570A9">
            <w:pPr>
              <w:pStyle w:val="BasistekstCEDelft"/>
              <w:cnfStyle w:val="000000010000" w:firstRow="0" w:lastRow="0" w:firstColumn="0" w:lastColumn="0" w:oddVBand="0" w:evenVBand="0" w:oddHBand="0" w:evenHBand="1" w:firstRowFirstColumn="0" w:firstRowLastColumn="0" w:lastRowFirstColumn="0" w:lastRowLastColumn="0"/>
              <w:rPr>
                <w:ins w:id="166" w:author="Katja Kruit [2]" w:date="2018-08-22T14:11:00Z"/>
              </w:rPr>
            </w:pPr>
            <w:proofErr w:type="spellStart"/>
            <w:ins w:id="167" w:author="Katja Kruit [2]" w:date="2018-08-22T14:12:00Z">
              <w:r>
                <w:t>Tot_tj</w:t>
              </w:r>
            </w:ins>
            <w:proofErr w:type="spellEnd"/>
          </w:p>
        </w:tc>
        <w:tc>
          <w:tcPr>
            <w:tcW w:w="4503" w:type="dxa"/>
            <w:tcPrChange w:id="168" w:author="Katja Kruit [2]" w:date="2018-08-22T14:13:00Z">
              <w:tcPr>
                <w:tcW w:w="4162" w:type="dxa"/>
              </w:tcPr>
            </w:tcPrChange>
          </w:tcPr>
          <w:p w14:paraId="383C76CA" w14:textId="67572682" w:rsidR="00E570A9" w:rsidRDefault="00E570A9" w:rsidP="00E570A9">
            <w:pPr>
              <w:pStyle w:val="BasistekstCEDelft"/>
              <w:cnfStyle w:val="000000010000" w:firstRow="0" w:lastRow="0" w:firstColumn="0" w:lastColumn="0" w:oddVBand="0" w:evenVBand="0" w:oddHBand="0" w:evenHBand="1" w:firstRowFirstColumn="0" w:firstRowLastColumn="0" w:lastRowFirstColumn="0" w:lastRowLastColumn="0"/>
              <w:rPr>
                <w:ins w:id="169" w:author="Katja Kruit [2]" w:date="2018-08-22T14:11:00Z"/>
              </w:rPr>
            </w:pPr>
            <w:ins w:id="170" w:author="Katja Kruit [2]" w:date="2018-08-22T14:12:00Z">
              <w:r>
                <w:t xml:space="preserve">Beschikbare warmte </w:t>
              </w:r>
            </w:ins>
            <w:ins w:id="171" w:author="Katja Kruit [2]" w:date="2018-08-22T14:13:00Z">
              <w:r>
                <w:t xml:space="preserve">uit LTA </w:t>
              </w:r>
            </w:ins>
            <w:ins w:id="172" w:author="Katja Kruit [2]" w:date="2018-08-22T14:12:00Z">
              <w:r>
                <w:t>per buurt (TJ</w:t>
              </w:r>
              <w:r>
                <w:t>)</w:t>
              </w:r>
            </w:ins>
          </w:p>
        </w:tc>
      </w:tr>
      <w:tr w:rsidR="00E570A9" w14:paraId="0C881731" w14:textId="77777777" w:rsidTr="00E570A9">
        <w:trPr>
          <w:cnfStyle w:val="000000100000" w:firstRow="0" w:lastRow="0" w:firstColumn="0" w:lastColumn="0" w:oddVBand="0" w:evenVBand="0" w:oddHBand="1" w:evenHBand="0" w:firstRowFirstColumn="0" w:firstRowLastColumn="0" w:lastRowFirstColumn="0" w:lastRowLastColumn="0"/>
          <w:ins w:id="173" w:author="Katja Kruit [2]" w:date="2018-08-22T14:11:00Z"/>
        </w:trPr>
        <w:tc>
          <w:tcPr>
            <w:tcW w:w="1440" w:type="dxa"/>
            <w:tcPrChange w:id="174" w:author="Katja Kruit [2]" w:date="2018-08-22T14:13:00Z">
              <w:tcPr>
                <w:tcW w:w="4162" w:type="dxa"/>
              </w:tcPr>
            </w:tcPrChange>
          </w:tcPr>
          <w:p w14:paraId="31F96786" w14:textId="3B6CDF15" w:rsidR="00E570A9" w:rsidRDefault="00E570A9" w:rsidP="00E570A9">
            <w:pPr>
              <w:pStyle w:val="BasistekstCEDelft"/>
              <w:cnfStyle w:val="000000100000" w:firstRow="0" w:lastRow="0" w:firstColumn="0" w:lastColumn="0" w:oddVBand="0" w:evenVBand="0" w:oddHBand="1" w:evenHBand="0" w:firstRowFirstColumn="0" w:firstRowLastColumn="0" w:lastRowFirstColumn="0" w:lastRowLastColumn="0"/>
              <w:rPr>
                <w:ins w:id="175" w:author="Katja Kruit [2]" w:date="2018-08-22T14:11:00Z"/>
              </w:rPr>
            </w:pPr>
            <w:proofErr w:type="spellStart"/>
            <w:ins w:id="176" w:author="Katja Kruit [2]" w:date="2018-08-22T14:12:00Z">
              <w:r>
                <w:t>Fractiewv</w:t>
              </w:r>
            </w:ins>
            <w:proofErr w:type="spellEnd"/>
          </w:p>
        </w:tc>
        <w:tc>
          <w:tcPr>
            <w:tcW w:w="4503" w:type="dxa"/>
            <w:tcPrChange w:id="177" w:author="Katja Kruit [2]" w:date="2018-08-22T14:13:00Z">
              <w:tcPr>
                <w:tcW w:w="4162" w:type="dxa"/>
              </w:tcPr>
            </w:tcPrChange>
          </w:tcPr>
          <w:p w14:paraId="4805407F" w14:textId="10818979" w:rsidR="00E570A9" w:rsidRDefault="00E570A9" w:rsidP="00E570A9">
            <w:pPr>
              <w:pStyle w:val="BasistekstCEDelft"/>
              <w:cnfStyle w:val="000000100000" w:firstRow="0" w:lastRow="0" w:firstColumn="0" w:lastColumn="0" w:oddVBand="0" w:evenVBand="0" w:oddHBand="1" w:evenHBand="0" w:firstRowFirstColumn="0" w:firstRowLastColumn="0" w:lastRowFirstColumn="0" w:lastRowLastColumn="0"/>
              <w:rPr>
                <w:ins w:id="178" w:author="Katja Kruit [2]" w:date="2018-08-22T14:11:00Z"/>
              </w:rPr>
            </w:pPr>
            <w:ins w:id="179" w:author="Katja Kruit [2]" w:date="2018-08-22T14:12:00Z">
              <w:r>
                <w:t>Aandeel beschikbare warmte</w:t>
              </w:r>
            </w:ins>
            <w:ins w:id="180" w:author="Katja Kruit [2]" w:date="2018-08-22T14:13:00Z">
              <w:r>
                <w:t xml:space="preserve"> uit LTA van de huidige warmtevraag</w:t>
              </w:r>
            </w:ins>
          </w:p>
        </w:tc>
      </w:tr>
    </w:tbl>
    <w:p w14:paraId="53573CD7" w14:textId="77777777" w:rsidR="00E570A9" w:rsidRPr="00E570A9" w:rsidRDefault="00E570A9" w:rsidP="00E570A9">
      <w:pPr>
        <w:pStyle w:val="BasistekstCEDelft"/>
        <w:rPr>
          <w:ins w:id="181" w:author="Katja Kruit [2]" w:date="2018-08-22T14:11:00Z"/>
          <w:rPrChange w:id="182" w:author="Katja Kruit [2]" w:date="2018-08-22T14:11:00Z">
            <w:rPr>
              <w:ins w:id="183" w:author="Katja Kruit [2]" w:date="2018-08-22T14:11:00Z"/>
            </w:rPr>
          </w:rPrChange>
        </w:rPr>
        <w:pPrChange w:id="184" w:author="Katja Kruit [2]" w:date="2018-08-22T14:11:00Z">
          <w:pPr>
            <w:pStyle w:val="BasistekstCEDelft"/>
          </w:pPr>
        </w:pPrChange>
      </w:pPr>
    </w:p>
    <w:p w14:paraId="51085726" w14:textId="77777777" w:rsidR="00C1074F" w:rsidRDefault="00C1074F" w:rsidP="002A0289">
      <w:pPr>
        <w:rPr>
          <w:rFonts w:ascii="Trebuchet MS" w:hAnsi="Trebuchet MS" w:cs="Times New Roman"/>
          <w:color w:val="auto"/>
          <w:sz w:val="18"/>
          <w:szCs w:val="22"/>
          <w:lang w:eastAsia="en-US"/>
        </w:rPr>
      </w:pPr>
    </w:p>
    <w:p w14:paraId="480423A5" w14:textId="7491154B" w:rsidR="002A0289" w:rsidRDefault="002A0289" w:rsidP="002A0289">
      <w:pPr>
        <w:pStyle w:val="Kop2"/>
      </w:pPr>
      <w:bookmarkStart w:id="185" w:name="_Toc510191829"/>
      <w:r>
        <w:lastRenderedPageBreak/>
        <w:t xml:space="preserve">Bronnen voor lage temperatuur </w:t>
      </w:r>
      <w:r w:rsidR="00700285">
        <w:t>rest</w:t>
      </w:r>
      <w:r>
        <w:t>warmte</w:t>
      </w:r>
      <w:bookmarkEnd w:id="185"/>
    </w:p>
    <w:p w14:paraId="2FF65397" w14:textId="699E358D" w:rsidR="00927582" w:rsidRDefault="00927582" w:rsidP="00927582">
      <w:pPr>
        <w:pStyle w:val="BasistekstCEDelft"/>
      </w:pPr>
      <w:r>
        <w:rPr>
          <w:lang w:eastAsia="en-US"/>
        </w:rPr>
        <w:t>I</w:t>
      </w:r>
      <w:r w:rsidRPr="00F606FC">
        <w:rPr>
          <w:lang w:eastAsia="en-US"/>
        </w:rPr>
        <w:t xml:space="preserve">n </w:t>
      </w:r>
      <w:r w:rsidRPr="00F606FC">
        <w:rPr>
          <w:lang w:eastAsia="en-US"/>
        </w:rPr>
        <w:fldChar w:fldCharType="begin"/>
      </w:r>
      <w:r w:rsidRPr="00F606FC">
        <w:rPr>
          <w:lang w:eastAsia="en-US"/>
        </w:rPr>
        <w:instrText xml:space="preserve"> REF _Ref480740655 \h </w:instrText>
      </w:r>
      <w:r>
        <w:rPr>
          <w:lang w:eastAsia="en-US"/>
        </w:rPr>
        <w:instrText xml:space="preserve"> \* MERGEFORMAT </w:instrText>
      </w:r>
      <w:r w:rsidRPr="00F606FC">
        <w:rPr>
          <w:lang w:eastAsia="en-US"/>
        </w:rPr>
      </w:r>
      <w:r w:rsidRPr="00F606FC">
        <w:rPr>
          <w:lang w:eastAsia="en-US"/>
        </w:rPr>
        <w:fldChar w:fldCharType="separate"/>
      </w:r>
      <w:r w:rsidRPr="002A3045">
        <w:rPr>
          <w:lang w:eastAsia="en-US"/>
        </w:rPr>
        <w:t xml:space="preserve">Tabel </w:t>
      </w:r>
      <w:r w:rsidRPr="002A3045">
        <w:rPr>
          <w:noProof/>
          <w:lang w:eastAsia="en-US"/>
        </w:rPr>
        <w:t>2</w:t>
      </w:r>
      <w:r w:rsidRPr="00F606FC">
        <w:rPr>
          <w:lang w:eastAsia="en-US"/>
        </w:rPr>
        <w:fldChar w:fldCharType="end"/>
      </w:r>
      <w:r w:rsidRPr="00F606FC">
        <w:rPr>
          <w:lang w:eastAsia="en-US"/>
        </w:rPr>
        <w:t xml:space="preserve"> </w:t>
      </w:r>
      <w:r>
        <w:rPr>
          <w:lang w:eastAsia="en-US"/>
        </w:rPr>
        <w:t xml:space="preserve">staat </w:t>
      </w:r>
      <w:r w:rsidRPr="00F606FC">
        <w:rPr>
          <w:lang w:eastAsia="en-US"/>
        </w:rPr>
        <w:t xml:space="preserve">een overzicht van de warmtebronnen die </w:t>
      </w:r>
      <w:r w:rsidRPr="003316BA">
        <w:t xml:space="preserve">in potentie een warmtebron voor LT-warmtenetten </w:t>
      </w:r>
      <w:r w:rsidR="00700285">
        <w:t xml:space="preserve">kunnen </w:t>
      </w:r>
      <w:r w:rsidRPr="003316BA">
        <w:t>zijn.</w:t>
      </w:r>
      <w:r w:rsidR="002C4F33">
        <w:t xml:space="preserve"> De gegevens in de databijlage zijn afkomstig uit Weg van Gas (CE Delft en IF Technology, 2018).</w:t>
      </w:r>
    </w:p>
    <w:p w14:paraId="17F18D2B" w14:textId="77777777" w:rsidR="00927582" w:rsidRPr="003316BA" w:rsidRDefault="00927582" w:rsidP="00927582">
      <w:pPr>
        <w:pStyle w:val="BasistekstCEDelft"/>
        <w:rPr>
          <w:b/>
          <w:i/>
        </w:rPr>
      </w:pPr>
    </w:p>
    <w:p w14:paraId="28C15EC6" w14:textId="178FC979" w:rsidR="00927582" w:rsidRPr="00A23FD5" w:rsidRDefault="00927582" w:rsidP="00A23FD5">
      <w:pPr>
        <w:pStyle w:val="Bijschrift"/>
      </w:pPr>
      <w:r w:rsidRPr="00A23FD5">
        <w:t xml:space="preserve">Tabel </w:t>
      </w:r>
      <w:r w:rsidR="00E570A9">
        <w:fldChar w:fldCharType="begin"/>
      </w:r>
      <w:r w:rsidR="00E570A9">
        <w:instrText xml:space="preserve"> SEQ Tabel \* ARABIC </w:instrText>
      </w:r>
      <w:r w:rsidR="00E570A9">
        <w:fldChar w:fldCharType="separate"/>
      </w:r>
      <w:r w:rsidR="00A23FD5" w:rsidRPr="00A23FD5">
        <w:t>13</w:t>
      </w:r>
      <w:r w:rsidR="00E570A9">
        <w:fldChar w:fldCharType="end"/>
      </w:r>
      <w:r w:rsidRPr="00A23FD5">
        <w:t>: Potentiële warmtebronnen voor LT-warmtenetten</w:t>
      </w:r>
    </w:p>
    <w:tbl>
      <w:tblPr>
        <w:tblStyle w:val="TabelstijlCEDelft"/>
        <w:tblW w:w="8111" w:type="dxa"/>
        <w:tblLook w:val="04A0" w:firstRow="1" w:lastRow="0" w:firstColumn="1" w:lastColumn="0" w:noHBand="0" w:noVBand="1"/>
      </w:tblPr>
      <w:tblGrid>
        <w:gridCol w:w="2410"/>
        <w:gridCol w:w="2196"/>
        <w:gridCol w:w="3505"/>
      </w:tblGrid>
      <w:tr w:rsidR="00927582" w:rsidRPr="00F606FC" w14:paraId="1655C26F" w14:textId="77777777" w:rsidTr="004D7979">
        <w:trPr>
          <w:cnfStyle w:val="100000000000" w:firstRow="1" w:lastRow="0" w:firstColumn="0" w:lastColumn="0" w:oddVBand="0" w:evenVBand="0" w:oddHBand="0" w:evenHBand="0" w:firstRowFirstColumn="0" w:firstRowLastColumn="0" w:lastRowFirstColumn="0" w:lastRowLastColumn="0"/>
        </w:trPr>
        <w:tc>
          <w:tcPr>
            <w:tcW w:w="2410" w:type="dxa"/>
          </w:tcPr>
          <w:p w14:paraId="1D5D9598" w14:textId="77777777" w:rsidR="00927582" w:rsidRPr="00F606FC" w:rsidRDefault="00927582" w:rsidP="004D7979">
            <w:pPr>
              <w:pStyle w:val="TabelkopjeCEDelft"/>
              <w:rPr>
                <w:lang w:eastAsia="en-US"/>
              </w:rPr>
            </w:pPr>
            <w:r w:rsidRPr="00F606FC">
              <w:rPr>
                <w:lang w:eastAsia="en-US"/>
              </w:rPr>
              <w:t>Bron</w:t>
            </w:r>
          </w:p>
        </w:tc>
        <w:tc>
          <w:tcPr>
            <w:tcW w:w="2196" w:type="dxa"/>
          </w:tcPr>
          <w:p w14:paraId="2A409C85" w14:textId="77777777" w:rsidR="00927582" w:rsidRPr="00F606FC" w:rsidRDefault="00927582" w:rsidP="004D7979">
            <w:pPr>
              <w:pStyle w:val="TabelkopjeCEDelft"/>
              <w:rPr>
                <w:lang w:eastAsia="en-US"/>
              </w:rPr>
            </w:pPr>
            <w:r w:rsidRPr="00F606FC">
              <w:rPr>
                <w:lang w:eastAsia="en-US"/>
              </w:rPr>
              <w:t>Type</w:t>
            </w:r>
          </w:p>
        </w:tc>
        <w:tc>
          <w:tcPr>
            <w:tcW w:w="3505" w:type="dxa"/>
          </w:tcPr>
          <w:p w14:paraId="0BC16BEB" w14:textId="77777777" w:rsidR="00927582" w:rsidRPr="00F606FC" w:rsidRDefault="00927582" w:rsidP="004D7979">
            <w:pPr>
              <w:pStyle w:val="TabelkopjeCEDelft"/>
              <w:rPr>
                <w:lang w:eastAsia="en-US"/>
              </w:rPr>
            </w:pPr>
            <w:r w:rsidRPr="00F606FC">
              <w:rPr>
                <w:lang w:eastAsia="en-US"/>
              </w:rPr>
              <w:t>Aanname</w:t>
            </w:r>
          </w:p>
        </w:tc>
      </w:tr>
      <w:tr w:rsidR="00927582" w:rsidRPr="00F606FC" w14:paraId="328222F2" w14:textId="77777777" w:rsidTr="004D7979">
        <w:tc>
          <w:tcPr>
            <w:tcW w:w="2410" w:type="dxa"/>
          </w:tcPr>
          <w:p w14:paraId="7310C84E" w14:textId="77777777" w:rsidR="00927582" w:rsidRPr="00F606FC" w:rsidRDefault="00927582" w:rsidP="004D7979">
            <w:pPr>
              <w:pStyle w:val="TabeltekstCEDelft"/>
              <w:rPr>
                <w:lang w:eastAsia="en-US"/>
              </w:rPr>
            </w:pPr>
            <w:r w:rsidRPr="00F606FC">
              <w:rPr>
                <w:lang w:eastAsia="en-US"/>
              </w:rPr>
              <w:t>Middelgrote industrie</w:t>
            </w:r>
          </w:p>
        </w:tc>
        <w:tc>
          <w:tcPr>
            <w:tcW w:w="2196" w:type="dxa"/>
          </w:tcPr>
          <w:p w14:paraId="65E14A13" w14:textId="77777777" w:rsidR="00927582" w:rsidRPr="00F606FC" w:rsidRDefault="00927582" w:rsidP="004D7979">
            <w:pPr>
              <w:pStyle w:val="TabeltekstCEDelft"/>
              <w:rPr>
                <w:lang w:eastAsia="en-US"/>
              </w:rPr>
            </w:pPr>
            <w:r w:rsidRPr="00F606FC">
              <w:rPr>
                <w:lang w:eastAsia="en-US"/>
              </w:rPr>
              <w:t>warmte/koude</w:t>
            </w:r>
          </w:p>
          <w:p w14:paraId="0EE3B0EB" w14:textId="77777777" w:rsidR="00927582" w:rsidRPr="00F606FC" w:rsidRDefault="00927582" w:rsidP="004D7979">
            <w:pPr>
              <w:pStyle w:val="TabeltekstCEDelft"/>
              <w:rPr>
                <w:lang w:eastAsia="en-US"/>
              </w:rPr>
            </w:pPr>
          </w:p>
        </w:tc>
        <w:tc>
          <w:tcPr>
            <w:tcW w:w="3505" w:type="dxa"/>
          </w:tcPr>
          <w:p w14:paraId="5006DE11" w14:textId="77777777" w:rsidR="00927582" w:rsidRPr="00F606FC" w:rsidRDefault="00927582" w:rsidP="004D7979">
            <w:pPr>
              <w:pStyle w:val="TabeltekstCEDelft"/>
              <w:rPr>
                <w:lang w:eastAsia="en-US"/>
              </w:rPr>
            </w:pPr>
            <w:r w:rsidRPr="00F606FC">
              <w:rPr>
                <w:lang w:eastAsia="en-US"/>
              </w:rPr>
              <w:t>Bedrijventerrein met een maximale milieucategorie van 3 of hoger</w:t>
            </w:r>
            <w:r w:rsidRPr="00F606FC">
              <w:rPr>
                <w:vertAlign w:val="superscript"/>
                <w:lang w:eastAsia="en-US"/>
              </w:rPr>
              <w:footnoteReference w:id="20"/>
            </w:r>
          </w:p>
        </w:tc>
      </w:tr>
      <w:tr w:rsidR="00927582" w:rsidRPr="00F606FC" w14:paraId="7E1728DF" w14:textId="77777777" w:rsidTr="004D7979">
        <w:trPr>
          <w:cnfStyle w:val="000000010000" w:firstRow="0" w:lastRow="0" w:firstColumn="0" w:lastColumn="0" w:oddVBand="0" w:evenVBand="0" w:oddHBand="0" w:evenHBand="1" w:firstRowFirstColumn="0" w:firstRowLastColumn="0" w:lastRowFirstColumn="0" w:lastRowLastColumn="0"/>
        </w:trPr>
        <w:tc>
          <w:tcPr>
            <w:tcW w:w="2410" w:type="dxa"/>
          </w:tcPr>
          <w:p w14:paraId="45835F8D" w14:textId="77777777" w:rsidR="00927582" w:rsidRPr="00F606FC" w:rsidRDefault="00927582" w:rsidP="004D7979">
            <w:pPr>
              <w:pStyle w:val="TabeltekstCEDelft"/>
              <w:rPr>
                <w:lang w:eastAsia="en-US"/>
              </w:rPr>
            </w:pPr>
            <w:r w:rsidRPr="00F606FC">
              <w:rPr>
                <w:lang w:eastAsia="en-US"/>
              </w:rPr>
              <w:t>Rioolwaterzuiveringen</w:t>
            </w:r>
          </w:p>
        </w:tc>
        <w:tc>
          <w:tcPr>
            <w:tcW w:w="2196" w:type="dxa"/>
          </w:tcPr>
          <w:p w14:paraId="5BF5828E" w14:textId="77777777" w:rsidR="00927582" w:rsidRPr="00F606FC" w:rsidRDefault="00927582" w:rsidP="004D7979">
            <w:pPr>
              <w:pStyle w:val="TabeltekstCEDelft"/>
              <w:rPr>
                <w:lang w:eastAsia="en-US"/>
              </w:rPr>
            </w:pPr>
            <w:r w:rsidRPr="00F606FC">
              <w:rPr>
                <w:lang w:eastAsia="en-US"/>
              </w:rPr>
              <w:t>Warmte</w:t>
            </w:r>
          </w:p>
        </w:tc>
        <w:tc>
          <w:tcPr>
            <w:tcW w:w="3505" w:type="dxa"/>
          </w:tcPr>
          <w:p w14:paraId="749E75B9" w14:textId="77777777" w:rsidR="00927582" w:rsidRPr="00F606FC" w:rsidRDefault="00927582" w:rsidP="004D7979">
            <w:pPr>
              <w:pStyle w:val="TabeltekstCEDelft"/>
              <w:rPr>
                <w:lang w:eastAsia="en-US"/>
              </w:rPr>
            </w:pPr>
            <w:r w:rsidRPr="00F606FC">
              <w:rPr>
                <w:lang w:eastAsia="en-US"/>
              </w:rPr>
              <w:t>Bij alle zuiveringen in Nederland is potentieel voor onttrekking van warmte uit effluentwater.</w:t>
            </w:r>
          </w:p>
        </w:tc>
      </w:tr>
      <w:tr w:rsidR="00927582" w:rsidRPr="00F606FC" w14:paraId="609423C0" w14:textId="77777777" w:rsidTr="004D7979">
        <w:tc>
          <w:tcPr>
            <w:tcW w:w="2410" w:type="dxa"/>
          </w:tcPr>
          <w:p w14:paraId="5987FE27" w14:textId="77777777" w:rsidR="00927582" w:rsidRPr="00F606FC" w:rsidRDefault="00927582" w:rsidP="004D7979">
            <w:pPr>
              <w:pStyle w:val="TabeltekstCEDelft"/>
              <w:rPr>
                <w:lang w:eastAsia="en-US"/>
              </w:rPr>
            </w:pPr>
            <w:r w:rsidRPr="00F606FC">
              <w:rPr>
                <w:lang w:eastAsia="en-US"/>
              </w:rPr>
              <w:t>Koel- en vrieshuizen</w:t>
            </w:r>
          </w:p>
        </w:tc>
        <w:tc>
          <w:tcPr>
            <w:tcW w:w="2196" w:type="dxa"/>
          </w:tcPr>
          <w:p w14:paraId="512E03D8" w14:textId="77777777" w:rsidR="00927582" w:rsidRPr="00F606FC" w:rsidRDefault="00927582" w:rsidP="004D7979">
            <w:pPr>
              <w:pStyle w:val="TabeltekstCEDelft"/>
              <w:rPr>
                <w:lang w:eastAsia="en-US"/>
              </w:rPr>
            </w:pPr>
            <w:r w:rsidRPr="00F606FC">
              <w:rPr>
                <w:lang w:eastAsia="en-US"/>
              </w:rPr>
              <w:t>warmte-aanbod</w:t>
            </w:r>
          </w:p>
          <w:p w14:paraId="6D5661F6" w14:textId="77777777" w:rsidR="00927582" w:rsidRPr="00F606FC" w:rsidRDefault="00927582" w:rsidP="004D7979">
            <w:pPr>
              <w:pStyle w:val="TabeltekstCEDelft"/>
              <w:rPr>
                <w:lang w:eastAsia="en-US"/>
              </w:rPr>
            </w:pPr>
            <w:proofErr w:type="spellStart"/>
            <w:r w:rsidRPr="00F606FC">
              <w:rPr>
                <w:lang w:eastAsia="en-US"/>
              </w:rPr>
              <w:t>koude-vraag</w:t>
            </w:r>
            <w:proofErr w:type="spellEnd"/>
          </w:p>
        </w:tc>
        <w:tc>
          <w:tcPr>
            <w:tcW w:w="3505" w:type="dxa"/>
          </w:tcPr>
          <w:p w14:paraId="25F91B2C" w14:textId="77777777" w:rsidR="00927582" w:rsidRPr="00F606FC" w:rsidRDefault="00927582" w:rsidP="004D7979">
            <w:pPr>
              <w:pStyle w:val="TabeltekstCEDelft"/>
              <w:rPr>
                <w:lang w:eastAsia="en-US"/>
              </w:rPr>
            </w:pPr>
            <w:r w:rsidRPr="00F606FC">
              <w:rPr>
                <w:lang w:eastAsia="en-US"/>
              </w:rPr>
              <w:t xml:space="preserve">Koelhuizen aangesloten bij </w:t>
            </w:r>
            <w:proofErr w:type="spellStart"/>
            <w:r w:rsidRPr="00F606FC">
              <w:rPr>
                <w:lang w:eastAsia="en-US"/>
              </w:rPr>
              <w:t>Nekovri</w:t>
            </w:r>
            <w:proofErr w:type="spellEnd"/>
          </w:p>
        </w:tc>
      </w:tr>
      <w:tr w:rsidR="002C4F33" w:rsidRPr="00F606FC" w14:paraId="0C9478FE" w14:textId="77777777" w:rsidTr="004D7979">
        <w:trPr>
          <w:cnfStyle w:val="000000010000" w:firstRow="0" w:lastRow="0" w:firstColumn="0" w:lastColumn="0" w:oddVBand="0" w:evenVBand="0" w:oddHBand="0" w:evenHBand="1" w:firstRowFirstColumn="0" w:firstRowLastColumn="0" w:lastRowFirstColumn="0" w:lastRowLastColumn="0"/>
        </w:trPr>
        <w:tc>
          <w:tcPr>
            <w:tcW w:w="2410" w:type="dxa"/>
          </w:tcPr>
          <w:p w14:paraId="056A8EA2" w14:textId="1CEC2A39" w:rsidR="002C4F33" w:rsidRPr="00F606FC" w:rsidRDefault="002C4F33" w:rsidP="004D7979">
            <w:pPr>
              <w:pStyle w:val="TabeltekstCEDelft"/>
              <w:rPr>
                <w:lang w:eastAsia="en-US"/>
              </w:rPr>
            </w:pPr>
            <w:r>
              <w:rPr>
                <w:lang w:eastAsia="en-US"/>
              </w:rPr>
              <w:t>Industriële bakkerijen</w:t>
            </w:r>
          </w:p>
        </w:tc>
        <w:tc>
          <w:tcPr>
            <w:tcW w:w="2196" w:type="dxa"/>
          </w:tcPr>
          <w:p w14:paraId="63EE7FC4" w14:textId="14C0917C" w:rsidR="002C4F33" w:rsidRPr="00F606FC" w:rsidRDefault="002C4F33" w:rsidP="004D7979">
            <w:pPr>
              <w:pStyle w:val="TabeltekstCEDelft"/>
              <w:rPr>
                <w:lang w:eastAsia="en-US"/>
              </w:rPr>
            </w:pPr>
            <w:r w:rsidRPr="00F606FC">
              <w:rPr>
                <w:lang w:eastAsia="en-US"/>
              </w:rPr>
              <w:t>warmte-aanbod</w:t>
            </w:r>
          </w:p>
        </w:tc>
        <w:tc>
          <w:tcPr>
            <w:tcW w:w="3505" w:type="dxa"/>
          </w:tcPr>
          <w:p w14:paraId="4FA874C5" w14:textId="70154C48" w:rsidR="002C4F33" w:rsidRPr="00F606FC" w:rsidRDefault="002C4F33" w:rsidP="004D7979">
            <w:pPr>
              <w:pStyle w:val="TabeltekstCEDelft"/>
              <w:rPr>
                <w:lang w:eastAsia="en-US"/>
              </w:rPr>
            </w:pPr>
            <w:r w:rsidRPr="002C4F33">
              <w:rPr>
                <w:lang w:eastAsia="en-US"/>
              </w:rPr>
              <w:t>o.b.v. Leden van De Nederlandse Vereniging voor de Bakkerijen (NVB);</w:t>
            </w:r>
          </w:p>
        </w:tc>
      </w:tr>
      <w:tr w:rsidR="002C4F33" w:rsidRPr="00F606FC" w14:paraId="0C50C72D" w14:textId="77777777" w:rsidTr="002C4F33">
        <w:trPr>
          <w:trHeight w:val="70"/>
        </w:trPr>
        <w:tc>
          <w:tcPr>
            <w:tcW w:w="2410" w:type="dxa"/>
          </w:tcPr>
          <w:p w14:paraId="527EADFD" w14:textId="1C4F219C" w:rsidR="002C4F33" w:rsidRDefault="002C4F33" w:rsidP="004D7979">
            <w:pPr>
              <w:pStyle w:val="TabeltekstCEDelft"/>
              <w:rPr>
                <w:lang w:eastAsia="en-US"/>
              </w:rPr>
            </w:pPr>
            <w:r>
              <w:rPr>
                <w:lang w:eastAsia="en-US"/>
              </w:rPr>
              <w:t>Industriële wasserijen</w:t>
            </w:r>
          </w:p>
        </w:tc>
        <w:tc>
          <w:tcPr>
            <w:tcW w:w="2196" w:type="dxa"/>
          </w:tcPr>
          <w:p w14:paraId="60E5A12B" w14:textId="262501D6" w:rsidR="002C4F33" w:rsidRPr="002C4F33" w:rsidRDefault="002C4F33" w:rsidP="004D7979">
            <w:pPr>
              <w:pStyle w:val="TabeltekstCEDelft"/>
              <w:rPr>
                <w:color w:val="auto"/>
                <w:lang w:eastAsia="en-US"/>
              </w:rPr>
            </w:pPr>
            <w:r w:rsidRPr="002C4F33">
              <w:rPr>
                <w:color w:val="auto"/>
                <w:lang w:eastAsia="en-US"/>
              </w:rPr>
              <w:t>warmte-aanbod</w:t>
            </w:r>
          </w:p>
        </w:tc>
        <w:tc>
          <w:tcPr>
            <w:tcW w:w="3505" w:type="dxa"/>
          </w:tcPr>
          <w:p w14:paraId="6464DBCA" w14:textId="766A0F82" w:rsidR="002C4F33" w:rsidRPr="002C4F33" w:rsidRDefault="002C4F33" w:rsidP="004D7979">
            <w:pPr>
              <w:pStyle w:val="TabeltekstCEDelft"/>
              <w:rPr>
                <w:color w:val="auto"/>
                <w:lang w:eastAsia="en-US"/>
              </w:rPr>
            </w:pPr>
            <w:r w:rsidRPr="002C4F33">
              <w:rPr>
                <w:color w:val="auto"/>
              </w:rPr>
              <w:t xml:space="preserve">Lijst op basis van </w:t>
            </w:r>
            <w:proofErr w:type="spellStart"/>
            <w:r w:rsidRPr="002C4F33">
              <w:rPr>
                <w:color w:val="auto"/>
              </w:rPr>
              <w:t>Certex</w:t>
            </w:r>
            <w:proofErr w:type="spellEnd"/>
            <w:r w:rsidRPr="002C4F33">
              <w:rPr>
                <w:color w:val="auto"/>
              </w:rPr>
              <w:t xml:space="preserve"> gecertificeerde bedrijven</w:t>
            </w:r>
          </w:p>
        </w:tc>
      </w:tr>
      <w:tr w:rsidR="002C4F33" w:rsidRPr="00F606FC" w14:paraId="529041DA" w14:textId="77777777" w:rsidTr="004D7979">
        <w:trPr>
          <w:cnfStyle w:val="000000010000" w:firstRow="0" w:lastRow="0" w:firstColumn="0" w:lastColumn="0" w:oddVBand="0" w:evenVBand="0" w:oddHBand="0" w:evenHBand="1" w:firstRowFirstColumn="0" w:firstRowLastColumn="0" w:lastRowFirstColumn="0" w:lastRowLastColumn="0"/>
        </w:trPr>
        <w:tc>
          <w:tcPr>
            <w:tcW w:w="2410" w:type="dxa"/>
          </w:tcPr>
          <w:p w14:paraId="76B16107" w14:textId="26A38D86" w:rsidR="002C4F33" w:rsidRDefault="002C4F33" w:rsidP="004D7979">
            <w:pPr>
              <w:pStyle w:val="TabeltekstCEDelft"/>
              <w:rPr>
                <w:lang w:eastAsia="en-US"/>
              </w:rPr>
            </w:pPr>
            <w:r>
              <w:rPr>
                <w:lang w:eastAsia="en-US"/>
              </w:rPr>
              <w:t>Diervoederbedrijven</w:t>
            </w:r>
          </w:p>
        </w:tc>
        <w:tc>
          <w:tcPr>
            <w:tcW w:w="2196" w:type="dxa"/>
          </w:tcPr>
          <w:p w14:paraId="0DE42EED" w14:textId="77777777" w:rsidR="002C4F33" w:rsidRPr="00F606FC" w:rsidRDefault="002C4F33" w:rsidP="004D7979">
            <w:pPr>
              <w:pStyle w:val="TabeltekstCEDelft"/>
              <w:rPr>
                <w:lang w:eastAsia="en-US"/>
              </w:rPr>
            </w:pPr>
          </w:p>
        </w:tc>
        <w:tc>
          <w:tcPr>
            <w:tcW w:w="3505" w:type="dxa"/>
          </w:tcPr>
          <w:p w14:paraId="05E8E470" w14:textId="2739D8A7" w:rsidR="002C4F33" w:rsidRPr="00F606FC" w:rsidRDefault="002C4F33" w:rsidP="004D7979">
            <w:pPr>
              <w:pStyle w:val="TabeltekstCEDelft"/>
              <w:rPr>
                <w:lang w:eastAsia="en-US"/>
              </w:rPr>
            </w:pPr>
            <w:r w:rsidRPr="002C4F33">
              <w:rPr>
                <w:lang w:eastAsia="en-US"/>
              </w:rPr>
              <w:t xml:space="preserve">lijst op basis van leden </w:t>
            </w:r>
            <w:proofErr w:type="spellStart"/>
            <w:r w:rsidRPr="002C4F33">
              <w:rPr>
                <w:lang w:eastAsia="en-US"/>
              </w:rPr>
              <w:t>Nevedi</w:t>
            </w:r>
            <w:proofErr w:type="spellEnd"/>
            <w:r w:rsidRPr="002C4F33">
              <w:rPr>
                <w:lang w:eastAsia="en-US"/>
              </w:rPr>
              <w:t>;</w:t>
            </w:r>
          </w:p>
        </w:tc>
      </w:tr>
      <w:tr w:rsidR="002C4F33" w:rsidRPr="00F606FC" w14:paraId="21C0C27C" w14:textId="77777777" w:rsidTr="004D7979">
        <w:tc>
          <w:tcPr>
            <w:tcW w:w="2410" w:type="dxa"/>
          </w:tcPr>
          <w:p w14:paraId="1251C99B" w14:textId="75F32429" w:rsidR="002C4F33" w:rsidRDefault="002C4F33" w:rsidP="004D7979">
            <w:pPr>
              <w:pStyle w:val="TabeltekstCEDelft"/>
              <w:rPr>
                <w:lang w:eastAsia="en-US"/>
              </w:rPr>
            </w:pPr>
            <w:r>
              <w:rPr>
                <w:lang w:eastAsia="en-US"/>
              </w:rPr>
              <w:t>Levensmiddelenindustrie</w:t>
            </w:r>
          </w:p>
        </w:tc>
        <w:tc>
          <w:tcPr>
            <w:tcW w:w="2196" w:type="dxa"/>
          </w:tcPr>
          <w:p w14:paraId="445AB580" w14:textId="77777777" w:rsidR="002C4F33" w:rsidRPr="00F606FC" w:rsidRDefault="002C4F33" w:rsidP="002C4F33">
            <w:pPr>
              <w:pStyle w:val="TabeltekstCEDelft"/>
              <w:rPr>
                <w:lang w:eastAsia="en-US"/>
              </w:rPr>
            </w:pPr>
            <w:r w:rsidRPr="00F606FC">
              <w:rPr>
                <w:lang w:eastAsia="en-US"/>
              </w:rPr>
              <w:t>warmte-aanbod</w:t>
            </w:r>
          </w:p>
          <w:p w14:paraId="66B00AE9" w14:textId="66F1CA3C" w:rsidR="002C4F33" w:rsidRPr="00F606FC" w:rsidRDefault="002C4F33" w:rsidP="002C4F33">
            <w:pPr>
              <w:pStyle w:val="TabeltekstCEDelft"/>
              <w:rPr>
                <w:lang w:eastAsia="en-US"/>
              </w:rPr>
            </w:pPr>
            <w:proofErr w:type="spellStart"/>
            <w:r w:rsidRPr="00F606FC">
              <w:rPr>
                <w:lang w:eastAsia="en-US"/>
              </w:rPr>
              <w:t>koude-vraag</w:t>
            </w:r>
            <w:proofErr w:type="spellEnd"/>
          </w:p>
        </w:tc>
        <w:tc>
          <w:tcPr>
            <w:tcW w:w="3505" w:type="dxa"/>
          </w:tcPr>
          <w:p w14:paraId="0A9F710D" w14:textId="130A4DAA" w:rsidR="002C4F33" w:rsidRPr="002C4F33" w:rsidRDefault="002C4F33" w:rsidP="004D7979">
            <w:pPr>
              <w:pStyle w:val="TabeltekstCEDelft"/>
              <w:rPr>
                <w:lang w:eastAsia="en-US"/>
              </w:rPr>
            </w:pPr>
            <w:r w:rsidRPr="002C4F33">
              <w:rPr>
                <w:lang w:eastAsia="en-US"/>
              </w:rPr>
              <w:t>Lijst op basis van leden Federatie Nederlandse levensmiddelen industrie</w:t>
            </w:r>
          </w:p>
        </w:tc>
      </w:tr>
      <w:tr w:rsidR="00927582" w:rsidRPr="00F606FC" w14:paraId="0DA384A6" w14:textId="77777777" w:rsidTr="004D7979">
        <w:trPr>
          <w:cnfStyle w:val="000000010000" w:firstRow="0" w:lastRow="0" w:firstColumn="0" w:lastColumn="0" w:oddVBand="0" w:evenVBand="0" w:oddHBand="0" w:evenHBand="1" w:firstRowFirstColumn="0" w:firstRowLastColumn="0" w:lastRowFirstColumn="0" w:lastRowLastColumn="0"/>
        </w:trPr>
        <w:tc>
          <w:tcPr>
            <w:tcW w:w="2410" w:type="dxa"/>
          </w:tcPr>
          <w:p w14:paraId="2E2C6281" w14:textId="77777777" w:rsidR="00927582" w:rsidRPr="00F606FC" w:rsidRDefault="00927582" w:rsidP="004D7979">
            <w:pPr>
              <w:pStyle w:val="TabeltekstCEDelft"/>
              <w:rPr>
                <w:lang w:eastAsia="en-US"/>
              </w:rPr>
            </w:pPr>
            <w:r w:rsidRPr="00F606FC">
              <w:rPr>
                <w:lang w:eastAsia="en-US"/>
              </w:rPr>
              <w:t>Slachthuizen</w:t>
            </w:r>
          </w:p>
        </w:tc>
        <w:tc>
          <w:tcPr>
            <w:tcW w:w="2196" w:type="dxa"/>
          </w:tcPr>
          <w:p w14:paraId="77CBBBF6" w14:textId="77777777" w:rsidR="00927582" w:rsidRPr="00F606FC" w:rsidRDefault="00927582" w:rsidP="004D7979">
            <w:pPr>
              <w:pStyle w:val="TabeltekstCEDelft"/>
              <w:rPr>
                <w:lang w:eastAsia="en-US"/>
              </w:rPr>
            </w:pPr>
            <w:r w:rsidRPr="00F606FC">
              <w:rPr>
                <w:lang w:eastAsia="en-US"/>
              </w:rPr>
              <w:t>warmte-aanbod</w:t>
            </w:r>
          </w:p>
          <w:p w14:paraId="5DF6C90C" w14:textId="77777777" w:rsidR="00927582" w:rsidRPr="00F606FC" w:rsidRDefault="00927582" w:rsidP="004D7979">
            <w:pPr>
              <w:pStyle w:val="TabeltekstCEDelft"/>
              <w:rPr>
                <w:lang w:eastAsia="en-US"/>
              </w:rPr>
            </w:pPr>
            <w:proofErr w:type="spellStart"/>
            <w:r w:rsidRPr="00F606FC">
              <w:rPr>
                <w:lang w:eastAsia="en-US"/>
              </w:rPr>
              <w:t>koude-vraag</w:t>
            </w:r>
            <w:proofErr w:type="spellEnd"/>
          </w:p>
        </w:tc>
        <w:tc>
          <w:tcPr>
            <w:tcW w:w="3505" w:type="dxa"/>
          </w:tcPr>
          <w:p w14:paraId="5F8BB4CA" w14:textId="77777777" w:rsidR="00927582" w:rsidRPr="00F606FC" w:rsidRDefault="00927582" w:rsidP="004D7979">
            <w:pPr>
              <w:pStyle w:val="TabeltekstCEDelft"/>
              <w:rPr>
                <w:lang w:eastAsia="en-US"/>
              </w:rPr>
            </w:pPr>
            <w:r w:rsidRPr="00F606FC">
              <w:rPr>
                <w:lang w:eastAsia="en-US"/>
              </w:rPr>
              <w:t>Locaties van slachthuizen volgens het RVO</w:t>
            </w:r>
          </w:p>
        </w:tc>
      </w:tr>
      <w:tr w:rsidR="00927582" w:rsidRPr="00F606FC" w14:paraId="1B7223F2" w14:textId="77777777" w:rsidTr="004D7979">
        <w:tc>
          <w:tcPr>
            <w:tcW w:w="2410" w:type="dxa"/>
          </w:tcPr>
          <w:p w14:paraId="552490EC" w14:textId="77777777" w:rsidR="00927582" w:rsidRPr="00F606FC" w:rsidRDefault="00927582" w:rsidP="004D7979">
            <w:pPr>
              <w:pStyle w:val="TabeltekstCEDelft"/>
              <w:rPr>
                <w:lang w:eastAsia="en-US"/>
              </w:rPr>
            </w:pPr>
            <w:r w:rsidRPr="00F606FC">
              <w:rPr>
                <w:lang w:eastAsia="en-US"/>
              </w:rPr>
              <w:t>Datacenters</w:t>
            </w:r>
          </w:p>
        </w:tc>
        <w:tc>
          <w:tcPr>
            <w:tcW w:w="2196" w:type="dxa"/>
          </w:tcPr>
          <w:p w14:paraId="76D8858C" w14:textId="77777777" w:rsidR="00927582" w:rsidRPr="00F606FC" w:rsidRDefault="00927582" w:rsidP="004D7979">
            <w:pPr>
              <w:pStyle w:val="TabeltekstCEDelft"/>
              <w:rPr>
                <w:lang w:eastAsia="en-US"/>
              </w:rPr>
            </w:pPr>
            <w:r w:rsidRPr="00F606FC">
              <w:rPr>
                <w:lang w:eastAsia="en-US"/>
              </w:rPr>
              <w:t>warmte-aanbod</w:t>
            </w:r>
          </w:p>
          <w:p w14:paraId="6B884790" w14:textId="77777777" w:rsidR="00927582" w:rsidRPr="00F606FC" w:rsidRDefault="00927582" w:rsidP="004D7979">
            <w:pPr>
              <w:pStyle w:val="TabeltekstCEDelft"/>
              <w:rPr>
                <w:lang w:eastAsia="en-US"/>
              </w:rPr>
            </w:pPr>
            <w:proofErr w:type="spellStart"/>
            <w:r w:rsidRPr="00F606FC">
              <w:rPr>
                <w:lang w:eastAsia="en-US"/>
              </w:rPr>
              <w:t>koude-vraag</w:t>
            </w:r>
            <w:proofErr w:type="spellEnd"/>
          </w:p>
        </w:tc>
        <w:tc>
          <w:tcPr>
            <w:tcW w:w="3505" w:type="dxa"/>
          </w:tcPr>
          <w:p w14:paraId="662E5B51" w14:textId="77777777" w:rsidR="00927582" w:rsidRPr="00F606FC" w:rsidRDefault="00927582" w:rsidP="004D7979">
            <w:pPr>
              <w:pStyle w:val="TabeltekstCEDelft"/>
              <w:rPr>
                <w:lang w:eastAsia="en-US"/>
              </w:rPr>
            </w:pPr>
            <w:r w:rsidRPr="00F606FC">
              <w:rPr>
                <w:lang w:eastAsia="en-US"/>
              </w:rPr>
              <w:t>Locaties in Nederland uit datacentrumgids en van NLIX</w:t>
            </w:r>
          </w:p>
        </w:tc>
      </w:tr>
      <w:tr w:rsidR="00927582" w:rsidRPr="00F606FC" w14:paraId="7F65D664" w14:textId="77777777" w:rsidTr="004D7979">
        <w:trPr>
          <w:cnfStyle w:val="000000010000" w:firstRow="0" w:lastRow="0" w:firstColumn="0" w:lastColumn="0" w:oddVBand="0" w:evenVBand="0" w:oddHBand="0" w:evenHBand="1" w:firstRowFirstColumn="0" w:firstRowLastColumn="0" w:lastRowFirstColumn="0" w:lastRowLastColumn="0"/>
        </w:trPr>
        <w:tc>
          <w:tcPr>
            <w:tcW w:w="2410" w:type="dxa"/>
          </w:tcPr>
          <w:p w14:paraId="04D9B583" w14:textId="77777777" w:rsidR="00927582" w:rsidRPr="00F606FC" w:rsidRDefault="00927582" w:rsidP="004D7979">
            <w:pPr>
              <w:pStyle w:val="TabeltekstCEDelft"/>
              <w:rPr>
                <w:lang w:eastAsia="en-US"/>
              </w:rPr>
            </w:pPr>
            <w:r w:rsidRPr="00F606FC">
              <w:rPr>
                <w:lang w:eastAsia="en-US"/>
              </w:rPr>
              <w:t>Kunstijsbanen</w:t>
            </w:r>
          </w:p>
        </w:tc>
        <w:tc>
          <w:tcPr>
            <w:tcW w:w="2196" w:type="dxa"/>
          </w:tcPr>
          <w:p w14:paraId="2F1517B7" w14:textId="77777777" w:rsidR="00927582" w:rsidRPr="00F606FC" w:rsidRDefault="00927582" w:rsidP="004D7979">
            <w:pPr>
              <w:pStyle w:val="TabeltekstCEDelft"/>
              <w:rPr>
                <w:lang w:eastAsia="en-US"/>
              </w:rPr>
            </w:pPr>
            <w:r w:rsidRPr="00F606FC">
              <w:rPr>
                <w:lang w:eastAsia="en-US"/>
              </w:rPr>
              <w:t>warmte-aanbod</w:t>
            </w:r>
          </w:p>
          <w:p w14:paraId="573B9900" w14:textId="77777777" w:rsidR="00927582" w:rsidRPr="00F606FC" w:rsidRDefault="00927582" w:rsidP="004D7979">
            <w:pPr>
              <w:pStyle w:val="TabeltekstCEDelft"/>
              <w:rPr>
                <w:lang w:eastAsia="en-US"/>
              </w:rPr>
            </w:pPr>
            <w:proofErr w:type="spellStart"/>
            <w:r w:rsidRPr="00F606FC">
              <w:rPr>
                <w:lang w:eastAsia="en-US"/>
              </w:rPr>
              <w:t>koude-vraag</w:t>
            </w:r>
            <w:proofErr w:type="spellEnd"/>
          </w:p>
        </w:tc>
        <w:tc>
          <w:tcPr>
            <w:tcW w:w="3505" w:type="dxa"/>
          </w:tcPr>
          <w:p w14:paraId="246986D1" w14:textId="77777777" w:rsidR="00927582" w:rsidRPr="00F606FC" w:rsidRDefault="00927582" w:rsidP="004D7979">
            <w:pPr>
              <w:pStyle w:val="TabeltekstCEDelft"/>
              <w:rPr>
                <w:lang w:eastAsia="en-US"/>
              </w:rPr>
            </w:pPr>
            <w:r w:rsidRPr="00F606FC">
              <w:rPr>
                <w:lang w:eastAsia="en-US"/>
              </w:rPr>
              <w:t>Locaties in Nederland</w:t>
            </w:r>
          </w:p>
        </w:tc>
      </w:tr>
      <w:tr w:rsidR="00927582" w:rsidRPr="00F606FC" w14:paraId="2CD7B908" w14:textId="77777777" w:rsidTr="004D7979">
        <w:tc>
          <w:tcPr>
            <w:tcW w:w="2410" w:type="dxa"/>
          </w:tcPr>
          <w:p w14:paraId="00DEABB3" w14:textId="77777777" w:rsidR="00927582" w:rsidRPr="00F606FC" w:rsidRDefault="00927582" w:rsidP="004D7979">
            <w:pPr>
              <w:pStyle w:val="TabeltekstCEDelft"/>
              <w:rPr>
                <w:lang w:eastAsia="en-US"/>
              </w:rPr>
            </w:pPr>
            <w:r w:rsidRPr="00F606FC">
              <w:rPr>
                <w:lang w:eastAsia="en-US"/>
              </w:rPr>
              <w:t>Supermarkt</w:t>
            </w:r>
          </w:p>
        </w:tc>
        <w:tc>
          <w:tcPr>
            <w:tcW w:w="2196" w:type="dxa"/>
          </w:tcPr>
          <w:p w14:paraId="796D9EC2" w14:textId="77777777" w:rsidR="00927582" w:rsidRPr="00F606FC" w:rsidRDefault="00927582" w:rsidP="004D7979">
            <w:pPr>
              <w:pStyle w:val="TabeltekstCEDelft"/>
              <w:rPr>
                <w:lang w:eastAsia="en-US"/>
              </w:rPr>
            </w:pPr>
            <w:r w:rsidRPr="00F606FC">
              <w:rPr>
                <w:lang w:eastAsia="en-US"/>
              </w:rPr>
              <w:t>warmte-aanbod</w:t>
            </w:r>
          </w:p>
          <w:p w14:paraId="7D70632C" w14:textId="77777777" w:rsidR="00927582" w:rsidRPr="00F606FC" w:rsidRDefault="00927582" w:rsidP="004D7979">
            <w:pPr>
              <w:pStyle w:val="TabeltekstCEDelft"/>
              <w:rPr>
                <w:lang w:eastAsia="en-US"/>
              </w:rPr>
            </w:pPr>
            <w:proofErr w:type="spellStart"/>
            <w:r w:rsidRPr="00F606FC">
              <w:rPr>
                <w:lang w:eastAsia="en-US"/>
              </w:rPr>
              <w:t>koude-vraag</w:t>
            </w:r>
            <w:proofErr w:type="spellEnd"/>
          </w:p>
        </w:tc>
        <w:tc>
          <w:tcPr>
            <w:tcW w:w="3505" w:type="dxa"/>
          </w:tcPr>
          <w:p w14:paraId="5B998D89" w14:textId="77777777" w:rsidR="00927582" w:rsidRPr="00F606FC" w:rsidRDefault="00927582" w:rsidP="004D7979">
            <w:pPr>
              <w:pStyle w:val="TabeltekstCEDelft"/>
              <w:rPr>
                <w:lang w:eastAsia="en-US"/>
              </w:rPr>
            </w:pPr>
            <w:r w:rsidRPr="00F606FC">
              <w:rPr>
                <w:lang w:eastAsia="en-US"/>
              </w:rPr>
              <w:t>Buurten met grote supermarkten (&gt;250 m</w:t>
            </w:r>
            <w:r w:rsidRPr="00F606FC">
              <w:rPr>
                <w:vertAlign w:val="superscript"/>
                <w:lang w:eastAsia="en-US"/>
              </w:rPr>
              <w:t>2</w:t>
            </w:r>
            <w:r w:rsidRPr="00F606FC">
              <w:rPr>
                <w:lang w:eastAsia="en-US"/>
              </w:rPr>
              <w:t xml:space="preserve"> vloeroppervlak) volgens het CBS (binnen 1 km), wij kennen warmte onttrekking toe als er ten minste 1 grote supermarkt in een straal van 1 km aanwezig zijn.</w:t>
            </w:r>
          </w:p>
        </w:tc>
      </w:tr>
      <w:tr w:rsidR="00927582" w:rsidRPr="00F606FC" w14:paraId="28FD4456" w14:textId="77777777" w:rsidTr="004D7979">
        <w:trPr>
          <w:cnfStyle w:val="000000010000" w:firstRow="0" w:lastRow="0" w:firstColumn="0" w:lastColumn="0" w:oddVBand="0" w:evenVBand="0" w:oddHBand="0" w:evenHBand="1" w:firstRowFirstColumn="0" w:firstRowLastColumn="0" w:lastRowFirstColumn="0" w:lastRowLastColumn="0"/>
        </w:trPr>
        <w:tc>
          <w:tcPr>
            <w:tcW w:w="2410" w:type="dxa"/>
          </w:tcPr>
          <w:p w14:paraId="6AE22FD6" w14:textId="77777777" w:rsidR="00927582" w:rsidRPr="00F606FC" w:rsidRDefault="00927582" w:rsidP="004D7979">
            <w:pPr>
              <w:pStyle w:val="TabeltekstCEDelft"/>
              <w:rPr>
                <w:lang w:eastAsia="en-US"/>
              </w:rPr>
            </w:pPr>
            <w:r w:rsidRPr="00F606FC">
              <w:rPr>
                <w:lang w:eastAsia="en-US"/>
              </w:rPr>
              <w:t>Glastuinbouw</w:t>
            </w:r>
          </w:p>
        </w:tc>
        <w:tc>
          <w:tcPr>
            <w:tcW w:w="2196" w:type="dxa"/>
          </w:tcPr>
          <w:p w14:paraId="02520CF9" w14:textId="77777777" w:rsidR="00927582" w:rsidRDefault="00927582" w:rsidP="004D7979">
            <w:pPr>
              <w:pStyle w:val="TabeltekstCEDelft"/>
              <w:rPr>
                <w:lang w:eastAsia="en-US"/>
              </w:rPr>
            </w:pPr>
            <w:r w:rsidRPr="00F606FC">
              <w:rPr>
                <w:lang w:eastAsia="en-US"/>
              </w:rPr>
              <w:t>Warmte</w:t>
            </w:r>
            <w:r>
              <w:rPr>
                <w:lang w:eastAsia="en-US"/>
              </w:rPr>
              <w:t>vraag (MT/HT)</w:t>
            </w:r>
          </w:p>
          <w:p w14:paraId="20C8530C" w14:textId="77777777" w:rsidR="00927582" w:rsidRPr="00F606FC" w:rsidRDefault="00927582" w:rsidP="004D7979">
            <w:pPr>
              <w:pStyle w:val="TabeltekstCEDelft"/>
              <w:rPr>
                <w:lang w:eastAsia="en-US"/>
              </w:rPr>
            </w:pPr>
            <w:r>
              <w:rPr>
                <w:lang w:eastAsia="en-US"/>
              </w:rPr>
              <w:t>Warmte-aanbod (LT)</w:t>
            </w:r>
          </w:p>
        </w:tc>
        <w:tc>
          <w:tcPr>
            <w:tcW w:w="3505" w:type="dxa"/>
          </w:tcPr>
          <w:p w14:paraId="4026BBBE" w14:textId="77777777" w:rsidR="00927582" w:rsidRPr="00F606FC" w:rsidRDefault="00927582" w:rsidP="004D7979">
            <w:pPr>
              <w:pStyle w:val="TabeltekstCEDelft"/>
              <w:rPr>
                <w:lang w:eastAsia="en-US"/>
              </w:rPr>
            </w:pPr>
            <w:r w:rsidRPr="00F606FC">
              <w:rPr>
                <w:lang w:eastAsia="en-US"/>
              </w:rPr>
              <w:t>Glastuinbouwgebieden volgens het RVO. Wij nemen alleen glastuinbouwgebieden mee die groter zijn dan 7 ha.</w:t>
            </w:r>
          </w:p>
        </w:tc>
      </w:tr>
    </w:tbl>
    <w:p w14:paraId="18CC767C" w14:textId="656ED33F" w:rsidR="00927582" w:rsidRDefault="00927582" w:rsidP="00FC0D51">
      <w:pPr>
        <w:pStyle w:val="BasistekstCEDelft"/>
        <w:rPr>
          <w:ins w:id="186" w:author="Katja Kruit [2]" w:date="2018-08-22T14:13:00Z"/>
        </w:rPr>
      </w:pPr>
    </w:p>
    <w:p w14:paraId="6521E94D" w14:textId="5284C0ED" w:rsidR="00E570A9" w:rsidDel="00E570A9" w:rsidRDefault="00E570A9" w:rsidP="00FC0D51">
      <w:pPr>
        <w:pStyle w:val="BasistekstCEDelft"/>
        <w:rPr>
          <w:del w:id="187" w:author="Katja Kruit [2]" w:date="2018-08-22T14:14:00Z"/>
        </w:rPr>
      </w:pPr>
      <w:ins w:id="188" w:author="Katja Kruit [3]" w:date="2018-08-22T14:14:00Z">
        <w:del w:id="189" w:author="Katja Kruit [2]" w:date="2018-08-22T14:14:00Z">
          <w:r w:rsidDel="00E570A9">
            <w:delText>Beschikbare warmte uit LTA per buurt (TJ/ha)</w:delText>
          </w:r>
        </w:del>
      </w:ins>
    </w:p>
    <w:p w14:paraId="70A62A92" w14:textId="323DF408" w:rsidR="00C94568" w:rsidRDefault="00C94568" w:rsidP="00C94568">
      <w:pPr>
        <w:pStyle w:val="Kop1"/>
      </w:pPr>
      <w:bookmarkStart w:id="190" w:name="_GoBack"/>
      <w:bookmarkEnd w:id="190"/>
      <w:r>
        <w:lastRenderedPageBreak/>
        <w:t>Bibliografie</w:t>
      </w:r>
    </w:p>
    <w:p w14:paraId="5EA24CA5" w14:textId="139931A1" w:rsidR="00F23E0A" w:rsidRDefault="00F23E0A" w:rsidP="00F23E0A">
      <w:pPr>
        <w:pStyle w:val="Kop2"/>
      </w:pPr>
      <w:r>
        <w:t>Literatuur</w:t>
      </w:r>
    </w:p>
    <w:p w14:paraId="0DC79819" w14:textId="7711B92A" w:rsidR="00C94568" w:rsidRDefault="00DA115A" w:rsidP="00C94568">
      <w:pPr>
        <w:pStyle w:val="BasistekstCEDelft"/>
      </w:pPr>
      <w:r w:rsidRPr="006E4D6B">
        <w:rPr>
          <w:highlight w:val="yellow"/>
        </w:rPr>
        <w:t>@@ Wordt aangevuld@@</w:t>
      </w:r>
    </w:p>
    <w:p w14:paraId="7DF96BA0" w14:textId="64A2E491" w:rsidR="00F23E0A" w:rsidRDefault="00F23E0A" w:rsidP="00C94568">
      <w:pPr>
        <w:pStyle w:val="BasistekstCEDelft"/>
      </w:pPr>
    </w:p>
    <w:p w14:paraId="7637977C" w14:textId="2A067362" w:rsidR="005C5DF3" w:rsidRPr="005C5DF3" w:rsidRDefault="00F23E0A" w:rsidP="005C5DF3">
      <w:pPr>
        <w:pStyle w:val="Kop2"/>
      </w:pPr>
      <w:r>
        <w:t>Geraadpleegde personen</w:t>
      </w:r>
    </w:p>
    <w:p w14:paraId="0AD70D14" w14:textId="07F59116" w:rsidR="00F23E0A" w:rsidRDefault="005C5DF3" w:rsidP="00F23E0A">
      <w:pPr>
        <w:pStyle w:val="Opsommingstreepje1eniveauCEDelft"/>
      </w:pPr>
      <w:r>
        <w:t>Edwin van Vliet, Greenvis</w:t>
      </w:r>
    </w:p>
    <w:p w14:paraId="72CBB5AE" w14:textId="64F88CE0" w:rsidR="005C5DF3" w:rsidRPr="00F23E0A" w:rsidRDefault="005C5DF3" w:rsidP="00F23E0A">
      <w:pPr>
        <w:pStyle w:val="Opsommingstreepje1eniveauCEDelft"/>
      </w:pPr>
      <w:r>
        <w:t>Peter de Keijzer, Agnesconsult</w:t>
      </w:r>
    </w:p>
    <w:sectPr w:rsidR="005C5DF3" w:rsidRPr="00F23E0A" w:rsidSect="004B50B4">
      <w:headerReference w:type="default" r:id="rId43"/>
      <w:footerReference w:type="default" r:id="rId44"/>
      <w:headerReference w:type="first" r:id="rId45"/>
      <w:pgSz w:w="11906" w:h="16838" w:code="9"/>
      <w:pgMar w:top="1985" w:right="1786" w:bottom="1985" w:left="1786" w:header="284" w:footer="284"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Katja Kruit [2]" w:date="2018-07-30T17:21:00Z" w:initials="KK">
    <w:p w14:paraId="24ED6149" w14:textId="719B0E68" w:rsidR="00EF37D2" w:rsidRDefault="00EF37D2">
      <w:pPr>
        <w:pStyle w:val="Tekstopmerking"/>
      </w:pPr>
      <w:r>
        <w:rPr>
          <w:rStyle w:val="Verwijzingopmerking"/>
        </w:rPr>
        <w:annotationRef/>
      </w:r>
      <w:r>
        <w:t>@vraag Thijs:</w:t>
      </w:r>
    </w:p>
    <w:p w14:paraId="25FEF43E" w14:textId="143A0AAC" w:rsidR="00EF37D2" w:rsidRDefault="00EF37D2">
      <w:pPr>
        <w:pStyle w:val="Tekstopmerking"/>
      </w:pPr>
      <w:r>
        <w:t>Uit ‘de essentie van Mijnwater’. Is er nog andere bron?</w:t>
      </w:r>
    </w:p>
  </w:comment>
  <w:comment w:id="64" w:author="Katja Kruit [2]" w:date="2018-06-21T15:27:00Z" w:initials="KK">
    <w:p w14:paraId="1A46E0F2" w14:textId="77777777" w:rsidR="00EF37D2" w:rsidRPr="00CC5AD9" w:rsidRDefault="00EF37D2" w:rsidP="002641F0">
      <w:pPr>
        <w:pStyle w:val="Tekstopmerking"/>
        <w:rPr>
          <w:highlight w:val="yellow"/>
        </w:rPr>
      </w:pPr>
      <w:r>
        <w:rPr>
          <w:rStyle w:val="Verwijzingopmerking"/>
        </w:rPr>
        <w:annotationRef/>
      </w:r>
      <w:r w:rsidRPr="00CC5AD9">
        <w:rPr>
          <w:highlight w:val="yellow"/>
        </w:rPr>
        <w:t>RvdW:</w:t>
      </w:r>
    </w:p>
    <w:p w14:paraId="2C306853" w14:textId="77777777" w:rsidR="00EF37D2" w:rsidRPr="00CC5AD9" w:rsidRDefault="00EF37D2" w:rsidP="002641F0">
      <w:pPr>
        <w:pStyle w:val="BasistekstCEDelft"/>
        <w:rPr>
          <w:highlight w:val="yellow"/>
        </w:rPr>
      </w:pPr>
      <w:r w:rsidRPr="00CC5AD9">
        <w:rPr>
          <w:highlight w:val="yellow"/>
        </w:rPr>
        <w:t xml:space="preserve">De vraag is of het distributiegebied even groot moet zijn als bij het HT-systeem. Ik vermoed van niet. Met Maarten kunnen we bespreken hoe hij dit kan modelleren maar wij moeten opgeven wat de basisuitgangspunten/vereisten zijn. Bij HT-systemen hebben we gekozen voor buurten vanwege praktijksituaties en minimale omvang van de uitkoppeling bij een centrale of het slaan van geothermieputten. </w:t>
      </w:r>
    </w:p>
    <w:p w14:paraId="581F0BC5" w14:textId="77777777" w:rsidR="00EF37D2" w:rsidRDefault="00EF37D2" w:rsidP="002641F0">
      <w:pPr>
        <w:pStyle w:val="BasistekstCEDelft"/>
      </w:pPr>
      <w:r w:rsidRPr="00CC5AD9">
        <w:rPr>
          <w:highlight w:val="yellow"/>
        </w:rPr>
        <w:t>Bij LT-bronnen zullen andere criteria gelden</w:t>
      </w:r>
      <w:r>
        <w:t>.</w:t>
      </w:r>
    </w:p>
    <w:p w14:paraId="3A1379AE" w14:textId="3B904EF2" w:rsidR="00EF37D2" w:rsidRDefault="00EF37D2" w:rsidP="002641F0">
      <w:pPr>
        <w:pStyle w:val="BasistekstCEDelft"/>
      </w:pPr>
    </w:p>
    <w:p w14:paraId="2A315BB4" w14:textId="77777777" w:rsidR="00EF37D2" w:rsidRDefault="00EF37D2" w:rsidP="002641F0">
      <w:pPr>
        <w:pStyle w:val="BasistekstCEDelft"/>
      </w:pPr>
    </w:p>
    <w:p w14:paraId="182FDE62" w14:textId="77777777" w:rsidR="00EF37D2" w:rsidRDefault="00EF37D2" w:rsidP="002641F0">
      <w:pPr>
        <w:pStyle w:val="BasistekstCEDelft"/>
      </w:pPr>
      <w:r>
        <w:t>RvdW: nagaan of er beperkingen zijn die bepalend zijn voor de gebiedsgrootte.</w:t>
      </w:r>
    </w:p>
    <w:p w14:paraId="4C6CF101" w14:textId="0A66869D" w:rsidR="00EF37D2" w:rsidRDefault="00EF37D2">
      <w:pPr>
        <w:pStyle w:val="Tekstopmerking"/>
      </w:pPr>
    </w:p>
  </w:comment>
  <w:comment w:id="67" w:author="Katja Kruit [2]" w:date="2018-08-16T11:07:00Z" w:initials="KK">
    <w:p w14:paraId="2BB195ED" w14:textId="05F25BD9" w:rsidR="00EF37D2" w:rsidRDefault="00EF37D2">
      <w:pPr>
        <w:pStyle w:val="Tekstopmerking"/>
      </w:pPr>
      <w:r>
        <w:rPr>
          <w:rStyle w:val="Verwijzingopmerking"/>
        </w:rPr>
        <w:annotationRef/>
      </w:r>
      <w:r>
        <w:t>Bepalen met Maarten.</w:t>
      </w:r>
    </w:p>
  </w:comment>
  <w:comment w:id="82" w:author="Katja Kruit [2]" w:date="2018-04-13T14:25:00Z" w:initials="c">
    <w:p w14:paraId="5C121769" w14:textId="19162F68" w:rsidR="00EF37D2" w:rsidRDefault="00EF37D2">
      <w:pPr>
        <w:pStyle w:val="Tekstopmerking"/>
      </w:pPr>
      <w:r>
        <w:rPr>
          <w:rStyle w:val="Verwijzingopmerking"/>
        </w:rPr>
        <w:annotationRef/>
      </w:r>
      <w:r>
        <w:t>Bespreek met Maarten</w:t>
      </w:r>
    </w:p>
  </w:comment>
  <w:comment w:id="83" w:author="Polen, van Steven" w:date="2018-04-18T12:37:00Z" w:initials="PvS">
    <w:p w14:paraId="626D24F5" w14:textId="61353C3E" w:rsidR="00EF37D2" w:rsidRDefault="00EF37D2">
      <w:pPr>
        <w:pStyle w:val="Tekstopmerking"/>
      </w:pPr>
      <w:r>
        <w:rPr>
          <w:rStyle w:val="Verwijzingopmerking"/>
        </w:rPr>
        <w:annotationRef/>
      </w:r>
      <w:r>
        <w:t>Hier moeten we nog eens goed naar kijken. De omwegfactor wordt volgens mij gebruikt omdat de pijpleidingen niet in compleet rechte lijnen kunnen worden gelegd, maar dat deze vaak een omweg moet maken om gebouwen en andere obstakels zoals rivieren en dergelijke. Daarom denk ik dat het voor de omwegfactor niet veel uitmaakt hoeveel bronnen aangesloten worden.</w:t>
      </w:r>
    </w:p>
  </w:comment>
  <w:comment w:id="84" w:author="Katja Kruit [3]" w:date="2018-06-05T12:06:00Z" w:initials="KK">
    <w:p w14:paraId="6ED09D2F" w14:textId="35F6A763" w:rsidR="00EF37D2" w:rsidRDefault="00EF37D2">
      <w:pPr>
        <w:pStyle w:val="Tekstopmerking"/>
      </w:pPr>
      <w:r>
        <w:rPr>
          <w:rStyle w:val="Verwijzingopmerking"/>
        </w:rPr>
        <w:annotationRef/>
      </w:r>
      <w:r>
        <w:t>Naar kijken met Maarten.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FEF43E" w15:done="0"/>
  <w15:commentEx w15:paraId="4C6CF101" w15:done="0"/>
  <w15:commentEx w15:paraId="2BB195ED" w15:done="0"/>
  <w15:commentEx w15:paraId="5C121769" w15:done="0"/>
  <w15:commentEx w15:paraId="626D24F5" w15:done="0"/>
  <w15:commentEx w15:paraId="6ED09D2F" w15:paraIdParent="626D24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EF43E" w16cid:durableId="1F09C7B3"/>
  <w16cid:commentId w16cid:paraId="4C6CF101" w16cid:durableId="1ED64252"/>
  <w16cid:commentId w16cid:paraId="2BB195ED" w16cid:durableId="1F1FD986"/>
  <w16cid:commentId w16cid:paraId="5C121769" w16cid:durableId="1E7B3C3D"/>
  <w16cid:commentId w16cid:paraId="626D24F5" w16cid:durableId="1E831248"/>
  <w16cid:commentId w16cid:paraId="6ED09D2F" w16cid:durableId="1EC3F0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DC48D" w14:textId="77777777" w:rsidR="00EF37D2" w:rsidRDefault="00EF37D2">
      <w:r>
        <w:separator/>
      </w:r>
    </w:p>
  </w:endnote>
  <w:endnote w:type="continuationSeparator" w:id="0">
    <w:p w14:paraId="548D3D17" w14:textId="77777777" w:rsidR="00EF37D2" w:rsidRDefault="00EF37D2">
      <w:r>
        <w:continuationSeparator/>
      </w:r>
    </w:p>
  </w:endnote>
  <w:endnote w:type="continuationNotice" w:id="1">
    <w:p w14:paraId="08D69E16" w14:textId="77777777" w:rsidR="00EF37D2" w:rsidRDefault="00EF37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iandra GD">
    <w:altName w:val="Candara"/>
    <w:panose1 w:val="020E0502030308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pPr w:topFromText="284" w:vertAnchor="page" w:horzAnchor="page" w:tblpX="993" w:tblpY="15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94"/>
      <w:gridCol w:w="7427"/>
    </w:tblGrid>
    <w:tr w:rsidR="00EF37D2" w14:paraId="19A0C5F2" w14:textId="77777777" w:rsidTr="001E143E">
      <w:tc>
        <w:tcPr>
          <w:tcW w:w="794" w:type="dxa"/>
          <w:shd w:val="clear" w:color="auto" w:fill="auto"/>
        </w:tcPr>
        <w:p w14:paraId="2AF80CB0" w14:textId="700A88EC" w:rsidR="00EF37D2" w:rsidRDefault="00EF37D2" w:rsidP="001E143E">
          <w:pPr>
            <w:pStyle w:val="PaginanummerCEDelft"/>
          </w:pPr>
          <w:r>
            <w:fldChar w:fldCharType="begin"/>
          </w:r>
          <w:r>
            <w:instrText xml:space="preserve"> PAGE   \* MERGEFORMAT </w:instrText>
          </w:r>
          <w:r>
            <w:fldChar w:fldCharType="separate"/>
          </w:r>
          <w:r>
            <w:t>32</w:t>
          </w:r>
          <w:r>
            <w:fldChar w:fldCharType="end"/>
          </w:r>
        </w:p>
      </w:tc>
      <w:tc>
        <w:tcPr>
          <w:tcW w:w="7427" w:type="dxa"/>
          <w:shd w:val="clear" w:color="auto" w:fill="auto"/>
        </w:tcPr>
        <w:p w14:paraId="090B82AC" w14:textId="259C2F3B" w:rsidR="00EF37D2" w:rsidRPr="0073667B" w:rsidRDefault="00EF37D2" w:rsidP="00D7332F">
          <w:pPr>
            <w:pStyle w:val="VoettekstCEDelft"/>
          </w:pPr>
          <w:r w:rsidRPr="00B37308">
            <w:fldChar w:fldCharType="begin"/>
          </w:r>
          <w:r w:rsidRPr="00B37308">
            <w:instrText xml:space="preserve"> DOCPROPERTY  "Document Number" </w:instrText>
          </w:r>
          <w:r w:rsidRPr="00B37308">
            <w:fldChar w:fldCharType="separate"/>
          </w:r>
          <w:r>
            <w:t>5.N82</w:t>
          </w:r>
          <w:r w:rsidRPr="00B37308">
            <w:fldChar w:fldCharType="end"/>
          </w:r>
          <w:r>
            <w:t xml:space="preserve"> - </w:t>
          </w:r>
          <w:sdt>
            <w:sdtPr>
              <w:tag w:val="Titel"/>
              <w:id w:val="-741804632"/>
              <w:placeholder>
                <w:docPart w:val="8B234FB4877B4D609997823E74757525"/>
              </w:placeholder>
              <w:dataBinding w:prefixMappings="xmlns:ns0='http://www.joulesunlimited.com/ccmappings' " w:xpath="/ns0:ju[1]/ns0:Titel[1]" w:storeItemID="{CE1ACE11-2FCD-4D82-A93C-E15EAA08DCB6}"/>
              <w:text/>
            </w:sdtPr>
            <w:sdtEndPr/>
            <w:sdtContent>
              <w:r>
                <w:t>Functioneel ontwerp LT-warmtenetten gebouwde omgeving</w:t>
              </w:r>
            </w:sdtContent>
          </w:sdt>
          <w:r>
            <w:t xml:space="preserve"> - </w:t>
          </w:r>
          <w:sdt>
            <w:sdtPr>
              <w:tag w:val="Datum voettekst"/>
              <w:id w:val="-96804461"/>
              <w:placeholder>
                <w:docPart w:val="C5037B46724C4CF28F61905B02698EE1"/>
              </w:placeholder>
              <w:dataBinding w:prefixMappings="xmlns:ns0='http://www.joulesunlimited.com/ccmappings' " w:xpath="/ns0:ju[1]/ns0:Datum_20_voettekst[1]" w:storeItemID="{CE1ACE11-2FCD-4D82-A93C-E15EAA08DCB6}"/>
              <w:date w:fullDate="2018-06-21T00:00:00Z">
                <w:dateFormat w:val="d MMMM yyyy"/>
                <w:lid w:val="nl-NL"/>
                <w:storeMappedDataAs w:val="dateTime"/>
                <w:calendar w:val="gregorian"/>
              </w:date>
            </w:sdtPr>
            <w:sdtEndPr/>
            <w:sdtContent>
              <w:r>
                <w:t>21 juni 2018</w:t>
              </w:r>
            </w:sdtContent>
          </w:sdt>
        </w:p>
      </w:tc>
    </w:tr>
  </w:tbl>
  <w:p w14:paraId="47D69700" w14:textId="77777777" w:rsidR="00EF37D2" w:rsidRDefault="00EF37D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CF80E" w14:textId="77777777" w:rsidR="00EF37D2" w:rsidRPr="00C71909" w:rsidRDefault="00EF37D2" w:rsidP="00B526CC">
      <w:r>
        <w:t>________________________________</w:t>
      </w:r>
    </w:p>
  </w:footnote>
  <w:footnote w:type="continuationSeparator" w:id="0">
    <w:p w14:paraId="4B68E0D7" w14:textId="77777777" w:rsidR="00EF37D2" w:rsidRPr="00C71909" w:rsidRDefault="00EF37D2" w:rsidP="00B526CC">
      <w:r>
        <w:t>________________________________</w:t>
      </w:r>
    </w:p>
  </w:footnote>
  <w:footnote w:type="continuationNotice" w:id="1">
    <w:p w14:paraId="6BFC7789" w14:textId="77777777" w:rsidR="00EF37D2" w:rsidRDefault="00EF37D2">
      <w:pPr>
        <w:spacing w:line="240" w:lineRule="auto"/>
      </w:pPr>
    </w:p>
  </w:footnote>
  <w:footnote w:id="2">
    <w:p w14:paraId="458CE721" w14:textId="734BAA78" w:rsidR="00EF37D2" w:rsidRDefault="00EF37D2" w:rsidP="00EF73A6">
      <w:pPr>
        <w:pStyle w:val="Voetnoottekst"/>
      </w:pPr>
      <w:r>
        <w:rPr>
          <w:rStyle w:val="Voetnootmarkering"/>
        </w:rPr>
        <w:footnoteRef/>
      </w:r>
      <w:r>
        <w:t xml:space="preserve"> </w:t>
      </w:r>
      <w:r>
        <w:tab/>
        <w:t>Onder andere als gevolg van het grote temperatuurverschil met de omgeving.</w:t>
      </w:r>
    </w:p>
  </w:footnote>
  <w:footnote w:id="3">
    <w:p w14:paraId="15772379" w14:textId="2E39D73F" w:rsidR="00EF37D2" w:rsidRDefault="00EF37D2" w:rsidP="00E14471">
      <w:pPr>
        <w:pStyle w:val="Voetnoottekst"/>
      </w:pPr>
      <w:r w:rsidRPr="00D20B0B">
        <w:t>De warmwater temperatuur aan het tappunt moet in Neder</w:t>
      </w:r>
      <w:r>
        <w:t xml:space="preserve">land 55°C bedragen (NEN 1006). </w:t>
      </w:r>
      <w:r w:rsidRPr="00D20B0B">
        <w:t>Als er een circulatieleiding is 60°C</w:t>
      </w:r>
      <w:r>
        <w:t xml:space="preserve"> en als de boiler wordt verwarmd door een warmtepomp (max. 55 °C) dan dient de boiler gedesinfecteerd te worden (bijvoorbeeld volgens de richtlijnen van ISSO publicatie 30.5 en 55.1 wekelijkse desinfectie door tijdelijk ophogen van de boilertemperatuur).</w:t>
      </w:r>
    </w:p>
  </w:footnote>
  <w:footnote w:id="4">
    <w:p w14:paraId="27854588" w14:textId="205684EF" w:rsidR="00EF37D2" w:rsidRDefault="00EF37D2">
      <w:pPr>
        <w:pStyle w:val="Voetnoottekst"/>
      </w:pPr>
      <w:r>
        <w:rPr>
          <w:rStyle w:val="Voetnootmarkering"/>
        </w:rPr>
        <w:footnoteRef/>
      </w:r>
      <w:r>
        <w:t xml:space="preserve"> De kosten voor het huren van een </w:t>
      </w:r>
      <w:proofErr w:type="spellStart"/>
      <w:r>
        <w:t>afleverset</w:t>
      </w:r>
      <w:proofErr w:type="spellEnd"/>
      <w:r>
        <w:t xml:space="preserve"> zijn nu nog ongereguleerd, maar met de recente aanpassing aan de warmtewet komt deze regulering er wel aan.</w:t>
      </w:r>
    </w:p>
  </w:footnote>
  <w:footnote w:id="5">
    <w:p w14:paraId="34B5CD01" w14:textId="77777777" w:rsidR="00EF37D2" w:rsidRDefault="00EF37D2" w:rsidP="00E43A18">
      <w:pPr>
        <w:pStyle w:val="Voetnoottekst"/>
      </w:pPr>
      <w:r>
        <w:rPr>
          <w:rStyle w:val="Voetnootmarkering"/>
        </w:rPr>
        <w:footnoteRef/>
      </w:r>
      <w:r>
        <w:t xml:space="preserve"> Hier Verwarmt adviseert: Zorg voor vergaande isolatie en HR++ glas. Isoleer het dak, de vloer en de muren met een Rc-waarde* van 3,5. Bij tussenwoningen mag de gevel een lagere waarde hebben, als deze maar hoger is dan 1,8. Alle kieren en naden moeten goed gedicht worden, zo kan er geen warmte ontsnappen. </w:t>
      </w:r>
    </w:p>
  </w:footnote>
  <w:footnote w:id="6">
    <w:p w14:paraId="143D0CB0" w14:textId="77777777" w:rsidR="00EF37D2" w:rsidRDefault="00EF37D2" w:rsidP="004C0323">
      <w:pPr>
        <w:pStyle w:val="Voetnoottekst"/>
      </w:pPr>
      <w:r>
        <w:rPr>
          <w:rStyle w:val="Voetnootmarkering"/>
        </w:rPr>
        <w:footnoteRef/>
      </w:r>
      <w:r>
        <w:t xml:space="preserve"> Dit is de configuratie van het WKO-net dat in Vesta 3.0 is gemodelleerd.</w:t>
      </w:r>
    </w:p>
  </w:footnote>
  <w:footnote w:id="7">
    <w:p w14:paraId="077D6FF3" w14:textId="7AA504B6" w:rsidR="00EF37D2" w:rsidRDefault="00EF37D2">
      <w:pPr>
        <w:pStyle w:val="Voetnoottekst"/>
      </w:pPr>
      <w:ins w:id="31" w:author="Katja Kruit [2]" w:date="2018-08-16T15:56:00Z">
        <w:r>
          <w:rPr>
            <w:rStyle w:val="Voetnootmarkering"/>
          </w:rPr>
          <w:footnoteRef/>
        </w:r>
        <w:r>
          <w:t xml:space="preserve"> </w:t>
        </w:r>
      </w:ins>
      <w:ins w:id="32" w:author="Katja Kruit [2]" w:date="2018-08-16T15:57:00Z">
        <w:r>
          <w:t>Transportnet van de bronnen naar het WOS</w:t>
        </w:r>
      </w:ins>
      <w:ins w:id="33" w:author="Katja Kruit [2]" w:date="2018-08-16T15:58:00Z">
        <w:r>
          <w:t>.</w:t>
        </w:r>
      </w:ins>
      <w:ins w:id="34" w:author="Katja Kruit [2]" w:date="2018-08-16T15:57:00Z">
        <w:r>
          <w:t xml:space="preserve"> </w:t>
        </w:r>
      </w:ins>
      <w:ins w:id="35" w:author="Katja Kruit [2]" w:date="2018-08-16T15:56:00Z">
        <w:r>
          <w:t>In tegenstelling met een HT-warmtenet wordt de warmte niet over lange afstanden getransporteerd.</w:t>
        </w:r>
      </w:ins>
      <w:ins w:id="36" w:author="Katja Kruit [2]" w:date="2018-08-16T15:58:00Z">
        <w:r>
          <w:t xml:space="preserve"> Om verwarring te voorkomen wordt het hier daarom een aanvoernet genoemd.</w:t>
        </w:r>
      </w:ins>
    </w:p>
  </w:footnote>
  <w:footnote w:id="8">
    <w:p w14:paraId="609A188D" w14:textId="77777777" w:rsidR="00EF37D2" w:rsidRDefault="00EF37D2" w:rsidP="005B509C">
      <w:pPr>
        <w:pStyle w:val="Voetnoottekst"/>
      </w:pPr>
      <w:r>
        <w:rPr>
          <w:rStyle w:val="Voetnootmarkering"/>
        </w:rPr>
        <w:footnoteRef/>
      </w:r>
      <w:r>
        <w:t xml:space="preserve"> </w:t>
      </w:r>
      <w:r>
        <w:tab/>
        <w:t>Op dit moment is dit niet overal het geval, maar bij toekomstige projecten wordt dit de ‘standaard’.</w:t>
      </w:r>
    </w:p>
  </w:footnote>
  <w:footnote w:id="9">
    <w:p w14:paraId="12ACCD5D" w14:textId="77777777" w:rsidR="00EF37D2" w:rsidRDefault="00EF37D2" w:rsidP="005B509C">
      <w:pPr>
        <w:pStyle w:val="Voetnoottekst"/>
      </w:pPr>
      <w:r>
        <w:rPr>
          <w:rStyle w:val="Voetnootmarkering"/>
        </w:rPr>
        <w:footnoteRef/>
      </w:r>
      <w:r>
        <w:t xml:space="preserve"> </w:t>
      </w:r>
      <w:r>
        <w:tab/>
        <w:t xml:space="preserve">Peak </w:t>
      </w:r>
      <w:proofErr w:type="spellStart"/>
      <w:r>
        <w:t>shaving</w:t>
      </w:r>
      <w:proofErr w:type="spellEnd"/>
      <w:r>
        <w:t xml:space="preserve"> bij overschotten aan duurzame elektriciteit kan in theorie worden toegepast bij warmtenetten in het algemeen en ook bij Mijnwater. Op dit moment zijn de (fysieke) mogelijkheden voor peak </w:t>
      </w:r>
      <w:proofErr w:type="spellStart"/>
      <w:r>
        <w:t>shaving</w:t>
      </w:r>
      <w:proofErr w:type="spellEnd"/>
      <w:r>
        <w:t xml:space="preserve"> nog niet aanwezig bij Mijnwater. Daarnaast worden deze opties ook door andere sectoren onderzocht, zoals de industrie en glastuinbouw. Of het daadwerkelijk kan worden toegepast is sterk afhankelijk van de kostprijsontwikkeling van enerzijds de benodigde technieken en anderzijds het aanbod van elektriciteit.</w:t>
      </w:r>
    </w:p>
  </w:footnote>
  <w:footnote w:id="10">
    <w:p w14:paraId="1B1B2410" w14:textId="77777777" w:rsidR="00EF37D2" w:rsidRDefault="00EF37D2" w:rsidP="005B509C">
      <w:pPr>
        <w:pStyle w:val="Voetnoottekst"/>
      </w:pPr>
      <w:r>
        <w:rPr>
          <w:rStyle w:val="Voetnootmarkering"/>
        </w:rPr>
        <w:footnoteRef/>
      </w:r>
      <w:r>
        <w:t xml:space="preserve"> </w:t>
      </w:r>
      <w:r>
        <w:tab/>
        <w:t xml:space="preserve">Voor toepassing buiten het gebied Heerlen/Kerkrade is de inzet van ondergrondse </w:t>
      </w:r>
      <w:proofErr w:type="spellStart"/>
      <w:r>
        <w:t>aquifers</w:t>
      </w:r>
      <w:proofErr w:type="spellEnd"/>
      <w:r>
        <w:t xml:space="preserve"> mogelijk als buffers. De huidige wet- en regelgeving moet het daarbij echter wel mogelijk maken om de </w:t>
      </w:r>
      <w:proofErr w:type="spellStart"/>
      <w:r>
        <w:t>aquifer</w:t>
      </w:r>
      <w:proofErr w:type="spellEnd"/>
      <w:r>
        <w:t xml:space="preserve"> als MTO (</w:t>
      </w:r>
      <w:proofErr w:type="spellStart"/>
      <w:r>
        <w:t>middentemperatuuropslag</w:t>
      </w:r>
      <w:proofErr w:type="spellEnd"/>
      <w:r>
        <w:t>) te gebruiken. Dat is nu slechts zeer beperkt toegestaan in Nederland.</w:t>
      </w:r>
    </w:p>
  </w:footnote>
  <w:footnote w:id="11">
    <w:p w14:paraId="6E20A33E" w14:textId="6E12E237" w:rsidR="00EF37D2" w:rsidRDefault="00EF37D2">
      <w:pPr>
        <w:pStyle w:val="Voetnoottekst"/>
      </w:pPr>
      <w:r>
        <w:rPr>
          <w:rStyle w:val="Voetnootmarkering"/>
        </w:rPr>
        <w:footnoteRef/>
      </w:r>
      <w:r>
        <w:t xml:space="preserve"> </w:t>
      </w:r>
      <w:r w:rsidRPr="008E0695">
        <w:t>in de toekomstige warmtewet wordt de warmtewisselaar en afsluitbijdrage wel gereguleerd</w:t>
      </w:r>
    </w:p>
  </w:footnote>
  <w:footnote w:id="12">
    <w:p w14:paraId="7C279868" w14:textId="77777777" w:rsidR="00EF37D2" w:rsidRDefault="00EF37D2" w:rsidP="006A6E03">
      <w:pPr>
        <w:pStyle w:val="Voetnoottekst"/>
      </w:pPr>
      <w:r>
        <w:rPr>
          <w:rStyle w:val="Voetnootmarkering"/>
        </w:rPr>
        <w:footnoteRef/>
      </w:r>
      <w:r>
        <w:t xml:space="preserve"> Voor 2018 is de belasting op elektriciteit voor het verbruik </w:t>
      </w:r>
      <w:r w:rsidRPr="00576B21">
        <w:t>0 t/m 10.000 kWh</w:t>
      </w:r>
      <w:r>
        <w:t xml:space="preserve">: </w:t>
      </w:r>
      <w:r w:rsidRPr="00576B21">
        <w:t>€ 0,10458</w:t>
      </w:r>
      <w:r>
        <w:t xml:space="preserve"> en voor de klasse 10.001 t/m </w:t>
      </w:r>
    </w:p>
    <w:p w14:paraId="160EBE7A" w14:textId="77777777" w:rsidR="00EF37D2" w:rsidRDefault="00EF37D2" w:rsidP="006A6E03">
      <w:pPr>
        <w:pStyle w:val="Voetnoottekst"/>
      </w:pPr>
      <w:r>
        <w:t xml:space="preserve">50.000 kWh: </w:t>
      </w:r>
      <w:r w:rsidRPr="00576B21">
        <w:t>€ 0,05274</w:t>
      </w:r>
      <w:r>
        <w:t>.</w:t>
      </w:r>
    </w:p>
  </w:footnote>
  <w:footnote w:id="13">
    <w:p w14:paraId="5BE53947" w14:textId="77777777" w:rsidR="00EF37D2" w:rsidRDefault="00EF37D2" w:rsidP="007E789A">
      <w:pPr>
        <w:pStyle w:val="Voetnoottekst"/>
      </w:pPr>
      <w:r>
        <w:rPr>
          <w:rStyle w:val="Voetnootmarkering"/>
        </w:rPr>
        <w:footnoteRef/>
      </w:r>
      <w:r>
        <w:t xml:space="preserve"> </w:t>
      </w:r>
      <w:r>
        <w:tab/>
        <w:t>Indien de ondergrond wordt gebruikt voor opslag, dan dient er op basis van de huidige regelgeving in balans te zijn en zijn extra warmtebronnen dus noodzakelijk. In het specifieke geval van Mijnwater in Heerlen wordt de bron echter gezien als geothermie en is de eis van balans niet van toepassing. Of deze vorm van ‘ondiepe geothermie’ ook elders in Nederland mogelijk is, wordt op dit moment uitgezocht door RVO.</w:t>
      </w:r>
    </w:p>
  </w:footnote>
  <w:footnote w:id="14">
    <w:p w14:paraId="537AD706" w14:textId="1A3D0735" w:rsidR="00EF37D2" w:rsidRDefault="00EF37D2">
      <w:pPr>
        <w:pStyle w:val="Voetnoottekst"/>
      </w:pPr>
      <w:r>
        <w:rPr>
          <w:rStyle w:val="Voetnootmarkering"/>
        </w:rPr>
        <w:footnoteRef/>
      </w:r>
      <w:r>
        <w:t xml:space="preserve"> Zie hoofdstuk </w:t>
      </w:r>
      <w:r>
        <w:fldChar w:fldCharType="begin"/>
      </w:r>
      <w:r>
        <w:instrText xml:space="preserve"> REF _Ref515963708 \r \h </w:instrText>
      </w:r>
      <w:r>
        <w:fldChar w:fldCharType="separate"/>
      </w:r>
      <w:r>
        <w:t>2.5.1</w:t>
      </w:r>
      <w:r>
        <w:fldChar w:fldCharType="end"/>
      </w:r>
    </w:p>
  </w:footnote>
  <w:footnote w:id="15">
    <w:p w14:paraId="6E8A7B13" w14:textId="2A35732D" w:rsidR="00412957" w:rsidRDefault="00412957" w:rsidP="00F24064">
      <w:pPr>
        <w:pStyle w:val="Voetnoottekst"/>
      </w:pPr>
      <w:r>
        <w:rPr>
          <w:rStyle w:val="Voetnootmarkering"/>
        </w:rPr>
        <w:footnoteRef/>
      </w:r>
      <w:r>
        <w:t xml:space="preserve"> Kosten boosterwarmtepomp uit </w:t>
      </w:r>
      <w:hyperlink r:id="rId1" w:history="1">
        <w:r w:rsidRPr="00DB409D">
          <w:rPr>
            <w:rStyle w:val="Hyperlink"/>
          </w:rPr>
          <w:t>https://www.ecofys.com/files/files/collectieve-warmte-naar-lage-temperatuur.pdf</w:t>
        </w:r>
      </w:hyperlink>
      <w:r>
        <w:t xml:space="preserve"> </w:t>
      </w:r>
    </w:p>
  </w:footnote>
  <w:footnote w:id="16">
    <w:p w14:paraId="22F1F33F" w14:textId="2B4EEBB6" w:rsidR="00F87824" w:rsidRDefault="00F87824">
      <w:pPr>
        <w:pStyle w:val="Voetnoottekst"/>
      </w:pPr>
      <w:ins w:id="114" w:author="Katja Kruit [2]" w:date="2018-08-22T11:41:00Z">
        <w:r>
          <w:rPr>
            <w:rStyle w:val="Voetnootmarkering"/>
          </w:rPr>
          <w:footnoteRef/>
        </w:r>
        <w:r>
          <w:t xml:space="preserve"> Uit </w:t>
        </w:r>
        <w:r>
          <w:fldChar w:fldCharType="begin"/>
        </w:r>
        <w:r>
          <w:instrText xml:space="preserve"> HYPERLINK "</w:instrText>
        </w:r>
        <w:r w:rsidRPr="00B26CD3">
          <w:instrText>https://zakelijk.ithodaalderop.nl/node/58358/types</w:instrText>
        </w:r>
        <w:r>
          <w:instrText xml:space="preserve">" </w:instrText>
        </w:r>
        <w:r>
          <w:fldChar w:fldCharType="separate"/>
        </w:r>
        <w:r w:rsidRPr="009E65F7">
          <w:rPr>
            <w:rStyle w:val="Hyperlink"/>
          </w:rPr>
          <w:t>https://zakelijk.ithodaalderop.nl/node/58358/types</w:t>
        </w:r>
        <w:r>
          <w:fldChar w:fldCharType="end"/>
        </w:r>
      </w:ins>
    </w:p>
  </w:footnote>
  <w:footnote w:id="17">
    <w:p w14:paraId="7BA397B7" w14:textId="16ACC5EF" w:rsidR="00412957" w:rsidRDefault="00412957">
      <w:pPr>
        <w:pStyle w:val="Voetnoottekst"/>
      </w:pPr>
      <w:r>
        <w:rPr>
          <w:rStyle w:val="Voetnootmarkering"/>
        </w:rPr>
        <w:footnoteRef/>
      </w:r>
      <w:r>
        <w:t xml:space="preserve"> Uit </w:t>
      </w:r>
      <w:hyperlink r:id="rId2" w:history="1">
        <w:r w:rsidRPr="00DB409D">
          <w:rPr>
            <w:rStyle w:val="Hyperlink"/>
          </w:rPr>
          <w:t>https://www.rvo.nl/sites/default/files/2017/07/RVO.nl%20-%20Factsheet%20WKO%20en%20warmtepompen.pdf</w:t>
        </w:r>
      </w:hyperlink>
      <w:r>
        <w:t xml:space="preserve"> </w:t>
      </w:r>
    </w:p>
  </w:footnote>
  <w:footnote w:id="18">
    <w:p w14:paraId="5416EDDE" w14:textId="77777777" w:rsidR="00EF37D2" w:rsidRDefault="00EF37D2" w:rsidP="00F24064">
      <w:pPr>
        <w:pStyle w:val="Voetnoottekst"/>
      </w:pPr>
      <w:r>
        <w:rPr>
          <w:rStyle w:val="Voetnootmarkering"/>
        </w:rPr>
        <w:footnoteRef/>
      </w:r>
      <w:r>
        <w:t xml:space="preserve"> </w:t>
      </w:r>
      <w:r w:rsidRPr="00D04D26">
        <w:t>https://www.milieucentraal.nl/energie-besparen/energiezuinig-huis/energiezuinig-verwarmen-en-warm-water/volledige-warmtepomp/</w:t>
      </w:r>
    </w:p>
  </w:footnote>
  <w:footnote w:id="19">
    <w:p w14:paraId="0EB02F06" w14:textId="36AD241B" w:rsidR="00EF37D2" w:rsidRDefault="00EF37D2" w:rsidP="00F24064">
      <w:pPr>
        <w:pStyle w:val="Voetnoottekst"/>
      </w:pPr>
      <w:r>
        <w:rPr>
          <w:rStyle w:val="Voetnootmarkering"/>
        </w:rPr>
        <w:footnoteRef/>
      </w:r>
      <w:r>
        <w:t xml:space="preserve"> </w:t>
      </w:r>
      <w:hyperlink r:id="rId3" w:history="1">
        <w:r w:rsidRPr="004E085F">
          <w:rPr>
            <w:rStyle w:val="Hyperlink"/>
          </w:rPr>
          <w:t>https://www.samangroep.nl/producten/warmtepompen/daikin/</w:t>
        </w:r>
      </w:hyperlink>
      <w:r>
        <w:t xml:space="preserve"> en </w:t>
      </w:r>
      <w:hyperlink r:id="rId4" w:history="1">
        <w:r w:rsidRPr="004E085F">
          <w:rPr>
            <w:rStyle w:val="Hyperlink"/>
          </w:rPr>
          <w:t>https://www.warmtepomp-info.nl/buitenunit-kosten/</w:t>
        </w:r>
      </w:hyperlink>
      <w:r>
        <w:t xml:space="preserve"> </w:t>
      </w:r>
      <w:ins w:id="125" w:author="Katja Kruit [3]" w:date="2018-08-22T11:28:00Z">
        <w:del w:id="126" w:author="Katja Kruit [2]" w:date="2018-08-22T11:41:00Z">
          <w:r w:rsidR="00B26CD3" w:rsidDel="00F87824">
            <w:fldChar w:fldCharType="begin"/>
          </w:r>
          <w:r w:rsidR="00B26CD3" w:rsidDel="00F87824">
            <w:fldChar w:fldCharType="end"/>
          </w:r>
        </w:del>
      </w:ins>
    </w:p>
  </w:footnote>
  <w:footnote w:id="20">
    <w:p w14:paraId="173368B1" w14:textId="77777777" w:rsidR="00EF37D2" w:rsidRPr="00B6343A" w:rsidRDefault="00EF37D2" w:rsidP="00927582">
      <w:pPr>
        <w:pStyle w:val="Voetnoottekst"/>
      </w:pPr>
      <w:r>
        <w:rPr>
          <w:rStyle w:val="Voetnootmarkering"/>
        </w:rPr>
        <w:footnoteRef/>
      </w:r>
      <w:r>
        <w:t xml:space="preserve"> </w:t>
      </w:r>
      <w:r w:rsidRPr="00B6343A">
        <w:t>Over het algemeen zijn het d</w:t>
      </w:r>
      <w:r>
        <w:t>e grotere bedrijven met een grotere milieucategorie; bedrijven waarbij veel restwarmte beschikbaar is vallen veelal ook in een hoge milieucategorie.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717985"/>
      <w:docPartObj>
        <w:docPartGallery w:val="Watermarks"/>
        <w:docPartUnique/>
      </w:docPartObj>
    </w:sdtPr>
    <w:sdtEndPr/>
    <w:sdtContent>
      <w:p w14:paraId="1F5E1DE7" w14:textId="77777777" w:rsidR="00EF37D2" w:rsidRDefault="00E570A9">
        <w:pPr>
          <w:pStyle w:val="Koptekst"/>
        </w:pPr>
        <w:r>
          <w:pict w14:anchorId="321DC5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wrap-edited:f;mso-position-horizontal:center;mso-position-horizontal-relative:margin;mso-position-vertical:center;mso-position-vertical-relative:margin" o:allowincell="f" fillcolor="silver" stroked="f">
              <v:fill opacity=".5"/>
              <v:textpath style="font-family:&quot;calibri&quot;;font-size:1pt" string="CONCEPT"/>
              <w10:wrap anchorx="margin" anchory="margin"/>
            </v:shape>
          </w:pict>
        </w:r>
      </w:p>
    </w:sdtContent>
  </w:sdt>
  <w:sdt>
    <w:sdtPr>
      <w:id w:val="57292577"/>
      <w:lock w:val="contentLocked"/>
      <w:group/>
    </w:sdtPr>
    <w:sdtEndPr/>
    <w:sdtContent>
      <w:p w14:paraId="78ADF630" w14:textId="77777777" w:rsidR="00EF37D2" w:rsidRPr="00E408E6" w:rsidRDefault="00EF37D2" w:rsidP="00055231">
        <w:pPr>
          <w:pStyle w:val="BasistekstCEDelft"/>
          <w:rPr>
            <w:rFonts w:eastAsia="Calibri"/>
            <w:lang w:eastAsia="en-US"/>
          </w:rPr>
        </w:pPr>
        <w:r>
          <w:t xml:space="preserve"> </w:t>
        </w:r>
        <w:r w:rsidRPr="00E408E6">
          <w:rPr>
            <w:rFonts w:eastAsia="Calibri"/>
            <w:noProof/>
          </w:rPr>
          <mc:AlternateContent>
            <mc:Choice Requires="wpc">
              <w:drawing>
                <wp:anchor distT="0" distB="0" distL="114300" distR="114300" simplePos="0" relativeHeight="251657216" behindDoc="1" locked="0" layoutInCell="1" allowOverlap="1" wp14:anchorId="6BD4BCF2" wp14:editId="5B6179DD">
                  <wp:simplePos x="0" y="0"/>
                  <wp:positionH relativeFrom="page">
                    <wp:posOffset>0</wp:posOffset>
                  </wp:positionH>
                  <wp:positionV relativeFrom="page">
                    <wp:align>bottom</wp:align>
                  </wp:positionV>
                  <wp:extent cx="7560310" cy="1082040"/>
                  <wp:effectExtent l="0" t="19050" r="0" b="0"/>
                  <wp:wrapNone/>
                  <wp:docPr id="22" name="JE1707041127JU Projectidee p2 foo"/>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Freeform 17"/>
                          <wps:cNvSpPr>
                            <a:spLocks/>
                          </wps:cNvSpPr>
                          <wps:spPr bwMode="auto">
                            <a:xfrm>
                              <a:off x="6273165" y="245745"/>
                              <a:ext cx="136525" cy="118110"/>
                            </a:xfrm>
                            <a:custGeom>
                              <a:avLst/>
                              <a:gdLst>
                                <a:gd name="T0" fmla="*/ 160 w 215"/>
                                <a:gd name="T1" fmla="*/ 0 h 186"/>
                                <a:gd name="T2" fmla="*/ 0 w 215"/>
                                <a:gd name="T3" fmla="*/ 186 h 186"/>
                                <a:gd name="T4" fmla="*/ 215 w 215"/>
                                <a:gd name="T5" fmla="*/ 186 h 186"/>
                                <a:gd name="T6" fmla="*/ 160 w 215"/>
                                <a:gd name="T7" fmla="*/ 0 h 186"/>
                              </a:gdLst>
                              <a:ahLst/>
                              <a:cxnLst>
                                <a:cxn ang="0">
                                  <a:pos x="T0" y="T1"/>
                                </a:cxn>
                                <a:cxn ang="0">
                                  <a:pos x="T2" y="T3"/>
                                </a:cxn>
                                <a:cxn ang="0">
                                  <a:pos x="T4" y="T5"/>
                                </a:cxn>
                                <a:cxn ang="0">
                                  <a:pos x="T6" y="T7"/>
                                </a:cxn>
                              </a:cxnLst>
                              <a:rect l="0" t="0" r="r" b="b"/>
                              <a:pathLst>
                                <a:path w="215" h="186">
                                  <a:moveTo>
                                    <a:pt x="160" y="0"/>
                                  </a:moveTo>
                                  <a:lnTo>
                                    <a:pt x="0" y="186"/>
                                  </a:lnTo>
                                  <a:lnTo>
                                    <a:pt x="215" y="186"/>
                                  </a:lnTo>
                                  <a:lnTo>
                                    <a:pt x="160" y="0"/>
                                  </a:lnTo>
                                  <a:close/>
                                </a:path>
                              </a:pathLst>
                            </a:custGeom>
                            <a:solidFill>
                              <a:srgbClr val="009F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6033770" y="130175"/>
                              <a:ext cx="278130" cy="360680"/>
                            </a:xfrm>
                            <a:custGeom>
                              <a:avLst/>
                              <a:gdLst>
                                <a:gd name="T0" fmla="*/ 236 w 876"/>
                                <a:gd name="T1" fmla="*/ 1134 h 1134"/>
                                <a:gd name="T2" fmla="*/ 743 w 876"/>
                                <a:gd name="T3" fmla="*/ 567 h 1134"/>
                                <a:gd name="T4" fmla="*/ 721 w 876"/>
                                <a:gd name="T5" fmla="*/ 0 h 1134"/>
                                <a:gd name="T6" fmla="*/ 485 w 876"/>
                                <a:gd name="T7" fmla="*/ 0 h 1134"/>
                                <a:gd name="T8" fmla="*/ 507 w 876"/>
                                <a:gd name="T9" fmla="*/ 567 h 1134"/>
                                <a:gd name="T10" fmla="*/ 0 w 876"/>
                                <a:gd name="T11" fmla="*/ 1134 h 1134"/>
                                <a:gd name="T12" fmla="*/ 236 w 876"/>
                                <a:gd name="T13" fmla="*/ 1134 h 1134"/>
                              </a:gdLst>
                              <a:ahLst/>
                              <a:cxnLst>
                                <a:cxn ang="0">
                                  <a:pos x="T0" y="T1"/>
                                </a:cxn>
                                <a:cxn ang="0">
                                  <a:pos x="T2" y="T3"/>
                                </a:cxn>
                                <a:cxn ang="0">
                                  <a:pos x="T4" y="T5"/>
                                </a:cxn>
                                <a:cxn ang="0">
                                  <a:pos x="T6" y="T7"/>
                                </a:cxn>
                                <a:cxn ang="0">
                                  <a:pos x="T8" y="T9"/>
                                </a:cxn>
                                <a:cxn ang="0">
                                  <a:pos x="T10" y="T11"/>
                                </a:cxn>
                                <a:cxn ang="0">
                                  <a:pos x="T12" y="T13"/>
                                </a:cxn>
                              </a:cxnLst>
                              <a:rect l="0" t="0" r="r" b="b"/>
                              <a:pathLst>
                                <a:path w="876" h="1134">
                                  <a:moveTo>
                                    <a:pt x="236" y="1134"/>
                                  </a:moveTo>
                                  <a:cubicBezTo>
                                    <a:pt x="450" y="1134"/>
                                    <a:pt x="668" y="771"/>
                                    <a:pt x="743" y="567"/>
                                  </a:cubicBezTo>
                                  <a:cubicBezTo>
                                    <a:pt x="818" y="364"/>
                                    <a:pt x="876" y="40"/>
                                    <a:pt x="721" y="0"/>
                                  </a:cubicBezTo>
                                  <a:cubicBezTo>
                                    <a:pt x="485" y="0"/>
                                    <a:pt x="485" y="0"/>
                                    <a:pt x="485" y="0"/>
                                  </a:cubicBezTo>
                                  <a:cubicBezTo>
                                    <a:pt x="640" y="40"/>
                                    <a:pt x="582" y="364"/>
                                    <a:pt x="507" y="567"/>
                                  </a:cubicBezTo>
                                  <a:cubicBezTo>
                                    <a:pt x="432" y="771"/>
                                    <a:pt x="214" y="1134"/>
                                    <a:pt x="0" y="1134"/>
                                  </a:cubicBezTo>
                                  <a:lnTo>
                                    <a:pt x="236" y="1134"/>
                                  </a:lnTo>
                                  <a:close/>
                                </a:path>
                              </a:pathLst>
                            </a:custGeom>
                            <a:blipFill dpi="0" rotWithShape="1">
                              <a:blip r:embed="rId1"/>
                              <a:srcRect/>
                              <a:stretch>
                                <a:fillRect l="-1000" t="-1000" r="-1000" b="-1000"/>
                              </a:stretch>
                            </a:blipFill>
                            <a:ln>
                              <a:noFill/>
                            </a:ln>
                          </wps:spPr>
                          <wps:bodyPr rot="0" vert="horz" wrap="square" lIns="91440" tIns="45720" rIns="91440" bIns="45720" anchor="t" anchorCtr="0" upright="1">
                            <a:noAutofit/>
                          </wps:bodyPr>
                        </wps:wsp>
                        <wps:wsp>
                          <wps:cNvPr id="18" name="Freeform 19"/>
                          <wps:cNvSpPr>
                            <a:spLocks/>
                          </wps:cNvSpPr>
                          <wps:spPr bwMode="auto">
                            <a:xfrm>
                              <a:off x="5908040" y="130175"/>
                              <a:ext cx="201295" cy="360680"/>
                            </a:xfrm>
                            <a:custGeom>
                              <a:avLst/>
                              <a:gdLst>
                                <a:gd name="T0" fmla="*/ 388 w 634"/>
                                <a:gd name="T1" fmla="*/ 1134 h 1134"/>
                                <a:gd name="T2" fmla="*/ 0 w 634"/>
                                <a:gd name="T3" fmla="*/ 567 h 1134"/>
                                <a:gd name="T4" fmla="*/ 388 w 634"/>
                                <a:gd name="T5" fmla="*/ 0 h 1134"/>
                                <a:gd name="T6" fmla="*/ 634 w 634"/>
                                <a:gd name="T7" fmla="*/ 0 h 1134"/>
                                <a:gd name="T8" fmla="*/ 247 w 634"/>
                                <a:gd name="T9" fmla="*/ 567 h 1134"/>
                                <a:gd name="T10" fmla="*/ 634 w 634"/>
                                <a:gd name="T11" fmla="*/ 1134 h 1134"/>
                                <a:gd name="T12" fmla="*/ 388 w 634"/>
                                <a:gd name="T13" fmla="*/ 1134 h 1134"/>
                              </a:gdLst>
                              <a:ahLst/>
                              <a:cxnLst>
                                <a:cxn ang="0">
                                  <a:pos x="T0" y="T1"/>
                                </a:cxn>
                                <a:cxn ang="0">
                                  <a:pos x="T2" y="T3"/>
                                </a:cxn>
                                <a:cxn ang="0">
                                  <a:pos x="T4" y="T5"/>
                                </a:cxn>
                                <a:cxn ang="0">
                                  <a:pos x="T6" y="T7"/>
                                </a:cxn>
                                <a:cxn ang="0">
                                  <a:pos x="T8" y="T9"/>
                                </a:cxn>
                                <a:cxn ang="0">
                                  <a:pos x="T10" y="T11"/>
                                </a:cxn>
                                <a:cxn ang="0">
                                  <a:pos x="T12" y="T13"/>
                                </a:cxn>
                              </a:cxnLst>
                              <a:rect l="0" t="0" r="r" b="b"/>
                              <a:pathLst>
                                <a:path w="634" h="1134">
                                  <a:moveTo>
                                    <a:pt x="388" y="1134"/>
                                  </a:moveTo>
                                  <a:cubicBezTo>
                                    <a:pt x="174" y="1134"/>
                                    <a:pt x="0" y="880"/>
                                    <a:pt x="0" y="567"/>
                                  </a:cubicBezTo>
                                  <a:cubicBezTo>
                                    <a:pt x="0" y="254"/>
                                    <a:pt x="174" y="0"/>
                                    <a:pt x="388" y="0"/>
                                  </a:cubicBezTo>
                                  <a:cubicBezTo>
                                    <a:pt x="634" y="0"/>
                                    <a:pt x="634" y="0"/>
                                    <a:pt x="634" y="0"/>
                                  </a:cubicBezTo>
                                  <a:cubicBezTo>
                                    <a:pt x="420" y="0"/>
                                    <a:pt x="247" y="254"/>
                                    <a:pt x="247" y="567"/>
                                  </a:cubicBezTo>
                                  <a:cubicBezTo>
                                    <a:pt x="247" y="880"/>
                                    <a:pt x="420" y="1134"/>
                                    <a:pt x="634" y="1134"/>
                                  </a:cubicBezTo>
                                  <a:lnTo>
                                    <a:pt x="388" y="1134"/>
                                  </a:lnTo>
                                  <a:close/>
                                </a:path>
                              </a:pathLst>
                            </a:custGeom>
                            <a:blipFill dpi="0" rotWithShape="1">
                              <a:blip r:embed="rId2"/>
                              <a:srcRect/>
                              <a:stretch>
                                <a:fillRect l="-1000" t="-1000" r="-1000" b="-1000"/>
                              </a:stretch>
                            </a:blipFill>
                            <a:ln>
                              <a:noFill/>
                            </a:ln>
                          </wps:spPr>
                          <wps:bodyPr rot="0" vert="horz" wrap="square" lIns="91440" tIns="45720" rIns="91440" bIns="45720" anchor="t" anchorCtr="0" upright="1">
                            <a:noAutofit/>
                          </wps:bodyPr>
                        </wps:wsp>
                        <wps:wsp>
                          <wps:cNvPr id="19" name="Freeform 20"/>
                          <wps:cNvSpPr>
                            <a:spLocks/>
                          </wps:cNvSpPr>
                          <wps:spPr bwMode="auto">
                            <a:xfrm>
                              <a:off x="6061075" y="130175"/>
                              <a:ext cx="201295" cy="360680"/>
                            </a:xfrm>
                            <a:custGeom>
                              <a:avLst/>
                              <a:gdLst>
                                <a:gd name="T0" fmla="*/ 388 w 634"/>
                                <a:gd name="T1" fmla="*/ 1134 h 1134"/>
                                <a:gd name="T2" fmla="*/ 0 w 634"/>
                                <a:gd name="T3" fmla="*/ 567 h 1134"/>
                                <a:gd name="T4" fmla="*/ 388 w 634"/>
                                <a:gd name="T5" fmla="*/ 0 h 1134"/>
                                <a:gd name="T6" fmla="*/ 634 w 634"/>
                                <a:gd name="T7" fmla="*/ 0 h 1134"/>
                                <a:gd name="T8" fmla="*/ 247 w 634"/>
                                <a:gd name="T9" fmla="*/ 567 h 1134"/>
                                <a:gd name="T10" fmla="*/ 634 w 634"/>
                                <a:gd name="T11" fmla="*/ 1134 h 1134"/>
                                <a:gd name="T12" fmla="*/ 388 w 634"/>
                                <a:gd name="T13" fmla="*/ 1134 h 1134"/>
                              </a:gdLst>
                              <a:ahLst/>
                              <a:cxnLst>
                                <a:cxn ang="0">
                                  <a:pos x="T0" y="T1"/>
                                </a:cxn>
                                <a:cxn ang="0">
                                  <a:pos x="T2" y="T3"/>
                                </a:cxn>
                                <a:cxn ang="0">
                                  <a:pos x="T4" y="T5"/>
                                </a:cxn>
                                <a:cxn ang="0">
                                  <a:pos x="T6" y="T7"/>
                                </a:cxn>
                                <a:cxn ang="0">
                                  <a:pos x="T8" y="T9"/>
                                </a:cxn>
                                <a:cxn ang="0">
                                  <a:pos x="T10" y="T11"/>
                                </a:cxn>
                                <a:cxn ang="0">
                                  <a:pos x="T12" y="T13"/>
                                </a:cxn>
                              </a:cxnLst>
                              <a:rect l="0" t="0" r="r" b="b"/>
                              <a:pathLst>
                                <a:path w="634" h="1134">
                                  <a:moveTo>
                                    <a:pt x="388" y="1134"/>
                                  </a:moveTo>
                                  <a:cubicBezTo>
                                    <a:pt x="174" y="1134"/>
                                    <a:pt x="0" y="880"/>
                                    <a:pt x="0" y="567"/>
                                  </a:cubicBezTo>
                                  <a:cubicBezTo>
                                    <a:pt x="0" y="254"/>
                                    <a:pt x="174" y="0"/>
                                    <a:pt x="388" y="0"/>
                                  </a:cubicBezTo>
                                  <a:cubicBezTo>
                                    <a:pt x="634" y="0"/>
                                    <a:pt x="634" y="0"/>
                                    <a:pt x="634" y="0"/>
                                  </a:cubicBezTo>
                                  <a:cubicBezTo>
                                    <a:pt x="420" y="0"/>
                                    <a:pt x="247" y="254"/>
                                    <a:pt x="247" y="567"/>
                                  </a:cubicBezTo>
                                  <a:cubicBezTo>
                                    <a:pt x="247" y="880"/>
                                    <a:pt x="420" y="1134"/>
                                    <a:pt x="634" y="1134"/>
                                  </a:cubicBezTo>
                                  <a:lnTo>
                                    <a:pt x="388" y="1134"/>
                                  </a:lnTo>
                                  <a:close/>
                                </a:path>
                              </a:pathLst>
                            </a:custGeom>
                            <a:blipFill dpi="0" rotWithShape="1">
                              <a:blip r:embed="rId3"/>
                              <a:srcRect/>
                              <a:stretch>
                                <a:fillRect l="-1000" t="-1000" r="-1000" b="-1000"/>
                              </a:stretch>
                            </a:blipFill>
                            <a:ln>
                              <a:noFill/>
                            </a:ln>
                          </wps:spPr>
                          <wps:bodyPr rot="0" vert="horz" wrap="square" lIns="91440" tIns="45720" rIns="91440" bIns="45720" anchor="t" anchorCtr="0" upright="1">
                            <a:noAutofit/>
                          </wps:bodyPr>
                        </wps:wsp>
                        <wps:wsp>
                          <wps:cNvPr id="20" name="Freeform 21"/>
                          <wps:cNvSpPr>
                            <a:spLocks/>
                          </wps:cNvSpPr>
                          <wps:spPr bwMode="auto">
                            <a:xfrm>
                              <a:off x="6184900" y="382270"/>
                              <a:ext cx="189865" cy="108585"/>
                            </a:xfrm>
                            <a:custGeom>
                              <a:avLst/>
                              <a:gdLst>
                                <a:gd name="T0" fmla="*/ 355 w 598"/>
                                <a:gd name="T1" fmla="*/ 0 h 341"/>
                                <a:gd name="T2" fmla="*/ 0 w 598"/>
                                <a:gd name="T3" fmla="*/ 341 h 341"/>
                                <a:gd name="T4" fmla="*/ 243 w 598"/>
                                <a:gd name="T5" fmla="*/ 341 h 341"/>
                                <a:gd name="T6" fmla="*/ 598 w 598"/>
                                <a:gd name="T7" fmla="*/ 0 h 341"/>
                                <a:gd name="T8" fmla="*/ 355 w 598"/>
                                <a:gd name="T9" fmla="*/ 0 h 341"/>
                              </a:gdLst>
                              <a:ahLst/>
                              <a:cxnLst>
                                <a:cxn ang="0">
                                  <a:pos x="T0" y="T1"/>
                                </a:cxn>
                                <a:cxn ang="0">
                                  <a:pos x="T2" y="T3"/>
                                </a:cxn>
                                <a:cxn ang="0">
                                  <a:pos x="T4" y="T5"/>
                                </a:cxn>
                                <a:cxn ang="0">
                                  <a:pos x="T6" y="T7"/>
                                </a:cxn>
                                <a:cxn ang="0">
                                  <a:pos x="T8" y="T9"/>
                                </a:cxn>
                              </a:cxnLst>
                              <a:rect l="0" t="0" r="r" b="b"/>
                              <a:pathLst>
                                <a:path w="598" h="341">
                                  <a:moveTo>
                                    <a:pt x="355" y="0"/>
                                  </a:moveTo>
                                  <a:cubicBezTo>
                                    <a:pt x="296" y="201"/>
                                    <a:pt x="159" y="341"/>
                                    <a:pt x="0" y="341"/>
                                  </a:cubicBezTo>
                                  <a:cubicBezTo>
                                    <a:pt x="243" y="341"/>
                                    <a:pt x="243" y="341"/>
                                    <a:pt x="243" y="341"/>
                                  </a:cubicBezTo>
                                  <a:cubicBezTo>
                                    <a:pt x="402" y="341"/>
                                    <a:pt x="539" y="201"/>
                                    <a:pt x="598" y="0"/>
                                  </a:cubicBezTo>
                                  <a:lnTo>
                                    <a:pt x="355" y="0"/>
                                  </a:lnTo>
                                  <a:close/>
                                </a:path>
                              </a:pathLst>
                            </a:custGeom>
                            <a:blipFill dpi="0" rotWithShape="1">
                              <a:blip r:embed="rId4"/>
                              <a:srcRect/>
                              <a:stretch>
                                <a:fillRect l="-1000" t="-1000" r="-1000" b="-1000"/>
                              </a:stretch>
                            </a:blipFill>
                            <a:ln>
                              <a:noFill/>
                            </a:ln>
                          </wps:spPr>
                          <wps:bodyPr rot="0" vert="horz" wrap="square" lIns="91440" tIns="45720" rIns="91440" bIns="45720" anchor="t" anchorCtr="0" upright="1">
                            <a:noAutofit/>
                          </wps:bodyPr>
                        </wps:wsp>
                        <wps:wsp>
                          <wps:cNvPr id="22" name="Rectangle 22"/>
                          <wps:cNvSpPr>
                            <a:spLocks noChangeArrowheads="1"/>
                          </wps:cNvSpPr>
                          <wps:spPr bwMode="auto">
                            <a:xfrm>
                              <a:off x="630555" y="22860"/>
                              <a:ext cx="5777865" cy="8890"/>
                            </a:xfrm>
                            <a:prstGeom prst="rect">
                              <a:avLst/>
                            </a:prstGeom>
                            <a:solidFill>
                              <a:srgbClr val="009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Freeform 23"/>
                          <wps:cNvSpPr>
                            <a:spLocks/>
                          </wps:cNvSpPr>
                          <wps:spPr bwMode="auto">
                            <a:xfrm>
                              <a:off x="630555" y="22860"/>
                              <a:ext cx="5777865" cy="8890"/>
                            </a:xfrm>
                            <a:custGeom>
                              <a:avLst/>
                              <a:gdLst>
                                <a:gd name="T0" fmla="*/ 0 w 9099"/>
                                <a:gd name="T1" fmla="*/ 0 h 14"/>
                                <a:gd name="T2" fmla="*/ 9099 w 9099"/>
                                <a:gd name="T3" fmla="*/ 0 h 14"/>
                                <a:gd name="T4" fmla="*/ 9099 w 9099"/>
                                <a:gd name="T5" fmla="*/ 14 h 14"/>
                                <a:gd name="T6" fmla="*/ 0 w 9099"/>
                                <a:gd name="T7" fmla="*/ 14 h 14"/>
                              </a:gdLst>
                              <a:ahLst/>
                              <a:cxnLst>
                                <a:cxn ang="0">
                                  <a:pos x="T0" y="T1"/>
                                </a:cxn>
                                <a:cxn ang="0">
                                  <a:pos x="T2" y="T3"/>
                                </a:cxn>
                                <a:cxn ang="0">
                                  <a:pos x="T4" y="T5"/>
                                </a:cxn>
                                <a:cxn ang="0">
                                  <a:pos x="T6" y="T7"/>
                                </a:cxn>
                              </a:cxnLst>
                              <a:rect l="0" t="0" r="r" b="b"/>
                              <a:pathLst>
                                <a:path w="9099" h="14">
                                  <a:moveTo>
                                    <a:pt x="0" y="0"/>
                                  </a:moveTo>
                                  <a:lnTo>
                                    <a:pt x="9099" y="0"/>
                                  </a:lnTo>
                                  <a:lnTo>
                                    <a:pt x="9099" y="14"/>
                                  </a:lnTo>
                                  <a:lnTo>
                                    <a:pt x="0" y="1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62F51B4" id="JE1707041127JU Projectidee p2 foo" o:spid="_x0000_s1026" editas="canvas" style="position:absolute;margin-left:0;margin-top:0;width:595.3pt;height:85.2pt;z-index:-251659264;mso-position-horizontal-relative:page;mso-position-vertical:bottom;mso-position-vertical-relative:page" coordsize="75603,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603;height:10820;visibility:visible;mso-wrap-style:square">
                    <v:fill o:detectmouseclick="t"/>
                    <v:path o:connecttype="none"/>
                  </v:shape>
                  <v:shape id="Freeform 17" o:spid="_x0000_s1028" style="position:absolute;left:62731;top:2457;width:1365;height:1181;visibility:visible;mso-wrap-style:square;v-text-anchor:top" coordsize="21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" path="m160,l,186r215,l160,xe" fillcolor="#009fe3" stroked="f">
                    <v:path arrowok="t" o:connecttype="custom" o:connectlocs="101600,0;0,118110;136525,118110;101600,0" o:connectangles="0,0,0,0"/>
                  </v:shape>
                  <v:shape id="Freeform 18" o:spid="_x0000_s1029" style="position:absolute;left:60337;top:1301;width:2782;height:3607;visibility:visible;mso-wrap-style:square;v-text-anchor:top" coordsize="876,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" path="m236,1134v214,,432,-363,507,-567c818,364,876,40,721,,485,,485,,485,v155,40,97,364,22,567c432,771,214,1134,,1134r236,xe" stroked="f">
                    <v:fill r:id="rId5" o:title="" recolor="t" rotate="t" type="frame"/>
                    <v:path arrowok="t" o:connecttype="custom" o:connectlocs="74930,360680;235903,180340;228918,0;153988,0;160973,180340;0,360680;74930,360680" o:connectangles="0,0,0,0,0,0,0"/>
                  </v:shape>
                  <v:shape id="Freeform 19" o:spid="_x0000_s1030" style="position:absolute;left:59080;top:1301;width:2013;height:3607;visibility:visible;mso-wrap-style:square;v-text-anchor:top" coordsize="63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" path="m388,1134c174,1134,,880,,567,,254,174,,388,,634,,634,,634,,420,,247,254,247,567v,313,173,567,387,567l388,1134xe" stroked="f">
                    <v:fill r:id="rId6" o:title="" recolor="t" rotate="t" type="frame"/>
                    <v:path arrowok="t" o:connecttype="custom" o:connectlocs="123190,360680;0,180340;123190,0;201295,0;78423,180340;201295,360680;123190,360680" o:connectangles="0,0,0,0,0,0,0"/>
                  </v:shape>
                  <v:shape id="Freeform 20" o:spid="_x0000_s1031" style="position:absolute;left:60610;top:1301;width:2013;height:3607;visibility:visible;mso-wrap-style:square;v-text-anchor:top" coordsize="63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" path="m388,1134c174,1134,,880,,567,,254,174,,388,,634,,634,,634,,420,,247,254,247,567v,313,173,567,387,567l388,1134xe" stroked="f">
                    <v:fill r:id="rId7" o:title="" recolor="t" rotate="t" type="frame"/>
                    <v:path arrowok="t" o:connecttype="custom" o:connectlocs="123190,360680;0,180340;123190,0;201295,0;78423,180340;201295,360680;123190,360680" o:connectangles="0,0,0,0,0,0,0"/>
                  </v:shape>
                  <v:shape id="Freeform 21" o:spid="_x0000_s1032" style="position:absolute;left:61849;top:3822;width:1898;height:1086;visibility:visible;mso-wrap-style:square;v-text-anchor:top" coordsize="59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" path="m355,c296,201,159,341,,341v243,,243,,243,c402,341,539,201,598,l355,xe" stroked="f">
                    <v:fill r:id="rId8" o:title="" recolor="t" rotate="t" type="frame"/>
                    <v:path arrowok="t" o:connecttype="custom" o:connectlocs="112713,0;0,108585;77153,108585;189865,0;112713,0" o:connectangles="0,0,0,0,0"/>
                  </v:shape>
                  <v:rect id="Rectangle 22" o:spid="_x0000_s1033" style="position:absolute;left:6305;top:228;width:5777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" fillcolor="#009dd8" stroked="f"/>
                  <v:shape id="Freeform 23" o:spid="_x0000_s1034" style="position:absolute;left:6305;top:228;width:57779;height:89;visibility:visible;mso-wrap-style:square;v-text-anchor:top" coordsize="90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" path="m,l9099,r,14l,14e" filled="f" stroked="f">
                    <v:path arrowok="t" o:connecttype="custom" o:connectlocs="0,0;5777865,0;5777865,8890;0,8890" o:connectangles="0,0,0,0"/>
                  </v:shape>
                  <w10:wrap anchorx="page" anchory="page"/>
                </v:group>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011" w14:textId="77777777" w:rsidR="00EF37D2" w:rsidRDefault="00EF37D2">
    <w:pPr>
      <w:pStyle w:val="Koptekst"/>
    </w:pPr>
  </w:p>
  <w:p w14:paraId="75791D17" w14:textId="77777777" w:rsidR="00EF37D2" w:rsidRDefault="00EF37D2">
    <w:pPr>
      <w:pStyle w:val="Koptekst"/>
    </w:pPr>
  </w:p>
  <w:p w14:paraId="425DF14B" w14:textId="77777777" w:rsidR="00EF37D2" w:rsidRPr="00F36E5D" w:rsidRDefault="00EF37D2" w:rsidP="00F36E5D">
    <w:pPr>
      <w:pStyle w:val="BasistekstCEDel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6A8CEA6"/>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6D966D86"/>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8E3AF3CC"/>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5E5A20A0"/>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29A03FC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2A8064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A86CC"/>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E83CD8"/>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E2380C"/>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13E23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8801E3"/>
    <w:multiLevelType w:val="hybridMultilevel"/>
    <w:tmpl w:val="F18C17E8"/>
    <w:lvl w:ilvl="0" w:tplc="D0E8FD1E">
      <w:numFmt w:val="bullet"/>
      <w:lvlText w:val="-"/>
      <w:lvlJc w:val="left"/>
      <w:pPr>
        <w:ind w:left="2196" w:hanging="360"/>
      </w:pPr>
      <w:rPr>
        <w:rFonts w:ascii="Trebuchet MS" w:eastAsia="Times New Roman" w:hAnsi="Trebuchet MS" w:cs="Times New Roman" w:hint="default"/>
      </w:rPr>
    </w:lvl>
    <w:lvl w:ilvl="1" w:tplc="04130003">
      <w:start w:val="1"/>
      <w:numFmt w:val="bullet"/>
      <w:lvlText w:val="o"/>
      <w:lvlJc w:val="left"/>
      <w:pPr>
        <w:ind w:left="2916" w:hanging="360"/>
      </w:pPr>
      <w:rPr>
        <w:rFonts w:ascii="Courier New" w:hAnsi="Courier New" w:cs="Courier New" w:hint="default"/>
      </w:rPr>
    </w:lvl>
    <w:lvl w:ilvl="2" w:tplc="04130005">
      <w:start w:val="1"/>
      <w:numFmt w:val="bullet"/>
      <w:lvlText w:val=""/>
      <w:lvlJc w:val="left"/>
      <w:pPr>
        <w:ind w:left="3636" w:hanging="360"/>
      </w:pPr>
      <w:rPr>
        <w:rFonts w:ascii="Wingdings" w:hAnsi="Wingdings" w:hint="default"/>
      </w:rPr>
    </w:lvl>
    <w:lvl w:ilvl="3" w:tplc="04130001" w:tentative="1">
      <w:start w:val="1"/>
      <w:numFmt w:val="bullet"/>
      <w:lvlText w:val=""/>
      <w:lvlJc w:val="left"/>
      <w:pPr>
        <w:ind w:left="4356" w:hanging="360"/>
      </w:pPr>
      <w:rPr>
        <w:rFonts w:ascii="Symbol" w:hAnsi="Symbol" w:hint="default"/>
      </w:rPr>
    </w:lvl>
    <w:lvl w:ilvl="4" w:tplc="04130003" w:tentative="1">
      <w:start w:val="1"/>
      <w:numFmt w:val="bullet"/>
      <w:lvlText w:val="o"/>
      <w:lvlJc w:val="left"/>
      <w:pPr>
        <w:ind w:left="5076" w:hanging="360"/>
      </w:pPr>
      <w:rPr>
        <w:rFonts w:ascii="Courier New" w:hAnsi="Courier New" w:cs="Courier New" w:hint="default"/>
      </w:rPr>
    </w:lvl>
    <w:lvl w:ilvl="5" w:tplc="04130005" w:tentative="1">
      <w:start w:val="1"/>
      <w:numFmt w:val="bullet"/>
      <w:lvlText w:val=""/>
      <w:lvlJc w:val="left"/>
      <w:pPr>
        <w:ind w:left="5796" w:hanging="360"/>
      </w:pPr>
      <w:rPr>
        <w:rFonts w:ascii="Wingdings" w:hAnsi="Wingdings" w:hint="default"/>
      </w:rPr>
    </w:lvl>
    <w:lvl w:ilvl="6" w:tplc="04130001" w:tentative="1">
      <w:start w:val="1"/>
      <w:numFmt w:val="bullet"/>
      <w:lvlText w:val=""/>
      <w:lvlJc w:val="left"/>
      <w:pPr>
        <w:ind w:left="6516" w:hanging="360"/>
      </w:pPr>
      <w:rPr>
        <w:rFonts w:ascii="Symbol" w:hAnsi="Symbol" w:hint="default"/>
      </w:rPr>
    </w:lvl>
    <w:lvl w:ilvl="7" w:tplc="04130003" w:tentative="1">
      <w:start w:val="1"/>
      <w:numFmt w:val="bullet"/>
      <w:lvlText w:val="o"/>
      <w:lvlJc w:val="left"/>
      <w:pPr>
        <w:ind w:left="7236" w:hanging="360"/>
      </w:pPr>
      <w:rPr>
        <w:rFonts w:ascii="Courier New" w:hAnsi="Courier New" w:cs="Courier New" w:hint="default"/>
      </w:rPr>
    </w:lvl>
    <w:lvl w:ilvl="8" w:tplc="04130005" w:tentative="1">
      <w:start w:val="1"/>
      <w:numFmt w:val="bullet"/>
      <w:lvlText w:val=""/>
      <w:lvlJc w:val="left"/>
      <w:pPr>
        <w:ind w:left="7956" w:hanging="360"/>
      </w:pPr>
      <w:rPr>
        <w:rFonts w:ascii="Wingdings" w:hAnsi="Wingdings" w:hint="default"/>
      </w:rPr>
    </w:lvl>
  </w:abstractNum>
  <w:abstractNum w:abstractNumId="11" w15:restartNumberingAfterBreak="0">
    <w:nsid w:val="017F0438"/>
    <w:multiLevelType w:val="multilevel"/>
    <w:tmpl w:val="E342FABE"/>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3336012"/>
    <w:multiLevelType w:val="hybridMultilevel"/>
    <w:tmpl w:val="B150C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062D0E71"/>
    <w:multiLevelType w:val="multilevel"/>
    <w:tmpl w:val="67CC83DC"/>
    <w:lvl w:ilvl="0">
      <w:start w:val="1"/>
      <w:numFmt w:val="bullet"/>
      <w:lvlText w:val="-"/>
      <w:lvlJc w:val="left"/>
      <w:pPr>
        <w:tabs>
          <w:tab w:val="num" w:pos="2948"/>
        </w:tabs>
        <w:ind w:left="2948" w:hanging="340"/>
      </w:pPr>
      <w:rPr>
        <w:rFonts w:ascii="Symbol" w:hAnsi="Symbol" w:hint="default"/>
      </w:rPr>
    </w:lvl>
    <w:lvl w:ilvl="1">
      <w:start w:val="1"/>
      <w:numFmt w:val="bullet"/>
      <w:lvlText w:val="-"/>
      <w:lvlJc w:val="left"/>
      <w:pPr>
        <w:tabs>
          <w:tab w:val="num" w:pos="3288"/>
        </w:tabs>
        <w:ind w:left="3288" w:hanging="340"/>
      </w:pPr>
      <w:rPr>
        <w:rFonts w:ascii="Symbol" w:hAnsi="Symbol" w:hint="default"/>
      </w:rPr>
    </w:lvl>
    <w:lvl w:ilvl="2">
      <w:start w:val="1"/>
      <w:numFmt w:val="bullet"/>
      <w:lvlText w:val="-"/>
      <w:lvlJc w:val="left"/>
      <w:pPr>
        <w:tabs>
          <w:tab w:val="num" w:pos="3628"/>
        </w:tabs>
        <w:ind w:left="3628" w:hanging="340"/>
      </w:pPr>
      <w:rPr>
        <w:rFonts w:ascii="Symbol" w:hAnsi="Symbol" w:hint="default"/>
      </w:rPr>
    </w:lvl>
    <w:lvl w:ilvl="3">
      <w:start w:val="1"/>
      <w:numFmt w:val="decimal"/>
      <w:lvlText w:val="(%4)"/>
      <w:lvlJc w:val="left"/>
      <w:pPr>
        <w:ind w:left="1780" w:hanging="360"/>
      </w:pPr>
    </w:lvl>
    <w:lvl w:ilvl="4">
      <w:start w:val="1"/>
      <w:numFmt w:val="lowerLetter"/>
      <w:lvlText w:val="(%5)"/>
      <w:lvlJc w:val="left"/>
      <w:pPr>
        <w:ind w:left="2140" w:hanging="360"/>
      </w:pPr>
    </w:lvl>
    <w:lvl w:ilvl="5">
      <w:start w:val="1"/>
      <w:numFmt w:val="lowerRoman"/>
      <w:lvlText w:val="(%6)"/>
      <w:lvlJc w:val="left"/>
      <w:pPr>
        <w:ind w:left="2500" w:hanging="360"/>
      </w:pPr>
    </w:lvl>
    <w:lvl w:ilvl="6">
      <w:start w:val="1"/>
      <w:numFmt w:val="decimal"/>
      <w:lvlText w:val="%7."/>
      <w:lvlJc w:val="left"/>
      <w:pPr>
        <w:ind w:left="2860" w:hanging="360"/>
      </w:pPr>
    </w:lvl>
    <w:lvl w:ilvl="7">
      <w:start w:val="1"/>
      <w:numFmt w:val="lowerLetter"/>
      <w:lvlText w:val="%8."/>
      <w:lvlJc w:val="left"/>
      <w:pPr>
        <w:ind w:left="3220" w:hanging="360"/>
      </w:pPr>
    </w:lvl>
    <w:lvl w:ilvl="8">
      <w:start w:val="1"/>
      <w:numFmt w:val="lowerRoman"/>
      <w:lvlText w:val="%9."/>
      <w:lvlJc w:val="left"/>
      <w:pPr>
        <w:ind w:left="3580" w:hanging="360"/>
      </w:pPr>
    </w:lvl>
  </w:abstractNum>
  <w:abstractNum w:abstractNumId="14" w15:restartNumberingAfterBreak="0">
    <w:nsid w:val="06FB0A3D"/>
    <w:multiLevelType w:val="multilevel"/>
    <w:tmpl w:val="9E50E438"/>
    <w:styleLink w:val="OpsommingbolletjeCEDelft"/>
    <w:lvl w:ilvl="0">
      <w:start w:val="1"/>
      <w:numFmt w:val="bullet"/>
      <w:pStyle w:val="Opsommingbolletje1eniveauCEDelft"/>
      <w:lvlText w:val="•"/>
      <w:lvlJc w:val="left"/>
      <w:pPr>
        <w:ind w:left="284" w:hanging="284"/>
      </w:pPr>
      <w:rPr>
        <w:rFonts w:hint="default"/>
        <w:color w:val="auto"/>
      </w:rPr>
    </w:lvl>
    <w:lvl w:ilvl="1">
      <w:start w:val="1"/>
      <w:numFmt w:val="bullet"/>
      <w:pStyle w:val="Opsommingbolletje2eniveauCEDelft"/>
      <w:lvlText w:val="•"/>
      <w:lvlJc w:val="left"/>
      <w:pPr>
        <w:ind w:left="568" w:hanging="284"/>
      </w:pPr>
      <w:rPr>
        <w:rFonts w:ascii="Calibri" w:hAnsi="Calibri" w:hint="default"/>
        <w:color w:val="auto"/>
      </w:rPr>
    </w:lvl>
    <w:lvl w:ilvl="2">
      <w:start w:val="1"/>
      <w:numFmt w:val="bullet"/>
      <w:pStyle w:val="Opsommingbolletje3eniveauCEDelft"/>
      <w:lvlText w:val="•"/>
      <w:lvlJc w:val="left"/>
      <w:pPr>
        <w:ind w:left="852" w:hanging="284"/>
      </w:pPr>
      <w:rPr>
        <w:rFonts w:ascii="Calibri" w:hAnsi="Calibri" w:hint="default"/>
        <w:color w:val="auto"/>
      </w:rPr>
    </w:lvl>
    <w:lvl w:ilvl="3">
      <w:start w:val="1"/>
      <w:numFmt w:val="bullet"/>
      <w:lvlText w:val="•"/>
      <w:lvlJc w:val="left"/>
      <w:pPr>
        <w:ind w:left="1136" w:hanging="284"/>
      </w:pPr>
      <w:rPr>
        <w:rFonts w:ascii="Calibri" w:hAnsi="Calibri"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
      <w:lvlJc w:val="left"/>
      <w:pPr>
        <w:ind w:left="1704" w:hanging="284"/>
      </w:pPr>
      <w:rPr>
        <w:rFonts w:ascii="Calibri" w:hAnsi="Calibri" w:hint="default"/>
        <w:color w:val="auto"/>
      </w:rPr>
    </w:lvl>
    <w:lvl w:ilvl="6">
      <w:start w:val="1"/>
      <w:numFmt w:val="bullet"/>
      <w:lvlText w:val="•"/>
      <w:lvlJc w:val="left"/>
      <w:pPr>
        <w:ind w:left="1988" w:hanging="284"/>
      </w:pPr>
      <w:rPr>
        <w:rFonts w:ascii="Calibri" w:hAnsi="Calibri"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
      <w:lvlJc w:val="left"/>
      <w:pPr>
        <w:ind w:left="2556" w:hanging="284"/>
      </w:pPr>
      <w:rPr>
        <w:rFonts w:ascii="Calibri" w:hAnsi="Calibri" w:hint="default"/>
        <w:color w:val="auto"/>
      </w:rPr>
    </w:lvl>
  </w:abstractNum>
  <w:abstractNum w:abstractNumId="15" w15:restartNumberingAfterBreak="0">
    <w:nsid w:val="08FF5C82"/>
    <w:multiLevelType w:val="multilevel"/>
    <w:tmpl w:val="EB5E34BA"/>
    <w:styleLink w:val="OpmaakprofielMetopsommingstekens"/>
    <w:lvl w:ilvl="0">
      <w:start w:val="1"/>
      <w:numFmt w:val="bullet"/>
      <w:lvlText w:val=""/>
      <w:lvlJc w:val="left"/>
      <w:pPr>
        <w:tabs>
          <w:tab w:val="num" w:pos="2608"/>
        </w:tabs>
        <w:ind w:left="2608" w:hanging="340"/>
      </w:pPr>
      <w:rPr>
        <w:rFonts w:ascii="Symbol" w:hAnsi="Symbol" w:hint="default"/>
      </w:rPr>
    </w:lvl>
    <w:lvl w:ilvl="1">
      <w:start w:val="1"/>
      <w:numFmt w:val="bullet"/>
      <w:lvlText w:val="o"/>
      <w:lvlJc w:val="left"/>
      <w:pPr>
        <w:tabs>
          <w:tab w:val="num" w:pos="3708"/>
        </w:tabs>
        <w:ind w:left="3708" w:hanging="360"/>
      </w:pPr>
      <w:rPr>
        <w:rFonts w:ascii="Courier New" w:hAnsi="Courier New" w:cs="Courier New" w:hint="default"/>
      </w:rPr>
    </w:lvl>
    <w:lvl w:ilvl="2">
      <w:start w:val="1"/>
      <w:numFmt w:val="bullet"/>
      <w:lvlText w:val=""/>
      <w:lvlJc w:val="left"/>
      <w:pPr>
        <w:tabs>
          <w:tab w:val="num" w:pos="4428"/>
        </w:tabs>
        <w:ind w:left="4428" w:hanging="360"/>
      </w:pPr>
      <w:rPr>
        <w:rFonts w:ascii="Wingdings" w:hAnsi="Wingdings" w:hint="default"/>
      </w:rPr>
    </w:lvl>
    <w:lvl w:ilvl="3">
      <w:start w:val="1"/>
      <w:numFmt w:val="bullet"/>
      <w:lvlText w:val=""/>
      <w:lvlJc w:val="left"/>
      <w:pPr>
        <w:tabs>
          <w:tab w:val="num" w:pos="5148"/>
        </w:tabs>
        <w:ind w:left="5148" w:hanging="360"/>
      </w:pPr>
      <w:rPr>
        <w:rFonts w:ascii="Symbol" w:hAnsi="Symbol" w:hint="default"/>
      </w:rPr>
    </w:lvl>
    <w:lvl w:ilvl="4">
      <w:start w:val="1"/>
      <w:numFmt w:val="bullet"/>
      <w:lvlText w:val="o"/>
      <w:lvlJc w:val="left"/>
      <w:pPr>
        <w:tabs>
          <w:tab w:val="num" w:pos="5868"/>
        </w:tabs>
        <w:ind w:left="5868" w:hanging="360"/>
      </w:pPr>
      <w:rPr>
        <w:rFonts w:ascii="Courier New" w:hAnsi="Courier New" w:cs="Courier New" w:hint="default"/>
      </w:rPr>
    </w:lvl>
    <w:lvl w:ilvl="5">
      <w:start w:val="1"/>
      <w:numFmt w:val="bullet"/>
      <w:lvlText w:val=""/>
      <w:lvlJc w:val="left"/>
      <w:pPr>
        <w:tabs>
          <w:tab w:val="num" w:pos="6588"/>
        </w:tabs>
        <w:ind w:left="6588" w:hanging="360"/>
      </w:pPr>
      <w:rPr>
        <w:rFonts w:ascii="Wingdings" w:hAnsi="Wingdings" w:hint="default"/>
      </w:rPr>
    </w:lvl>
    <w:lvl w:ilvl="6">
      <w:start w:val="1"/>
      <w:numFmt w:val="bullet"/>
      <w:lvlText w:val=""/>
      <w:lvlJc w:val="left"/>
      <w:pPr>
        <w:tabs>
          <w:tab w:val="num" w:pos="7308"/>
        </w:tabs>
        <w:ind w:left="7308" w:hanging="360"/>
      </w:pPr>
      <w:rPr>
        <w:rFonts w:ascii="Symbol" w:hAnsi="Symbol" w:hint="default"/>
      </w:rPr>
    </w:lvl>
    <w:lvl w:ilvl="7">
      <w:start w:val="1"/>
      <w:numFmt w:val="bullet"/>
      <w:lvlText w:val="o"/>
      <w:lvlJc w:val="left"/>
      <w:pPr>
        <w:tabs>
          <w:tab w:val="num" w:pos="8028"/>
        </w:tabs>
        <w:ind w:left="8028" w:hanging="360"/>
      </w:pPr>
      <w:rPr>
        <w:rFonts w:ascii="Courier New" w:hAnsi="Courier New" w:cs="Courier New" w:hint="default"/>
      </w:rPr>
    </w:lvl>
    <w:lvl w:ilvl="8">
      <w:start w:val="1"/>
      <w:numFmt w:val="bullet"/>
      <w:lvlText w:val=""/>
      <w:lvlJc w:val="left"/>
      <w:pPr>
        <w:tabs>
          <w:tab w:val="num" w:pos="8748"/>
        </w:tabs>
        <w:ind w:left="8748" w:hanging="360"/>
      </w:pPr>
      <w:rPr>
        <w:rFonts w:ascii="Wingdings" w:hAnsi="Wingdings" w:hint="default"/>
      </w:rPr>
    </w:lvl>
  </w:abstractNum>
  <w:abstractNum w:abstractNumId="16" w15:restartNumberingAfterBreak="0">
    <w:nsid w:val="0A896E22"/>
    <w:multiLevelType w:val="multilevel"/>
    <w:tmpl w:val="986610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AD963D6"/>
    <w:multiLevelType w:val="hybridMultilevel"/>
    <w:tmpl w:val="87F4F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0BC24928"/>
    <w:multiLevelType w:val="multilevel"/>
    <w:tmpl w:val="B4BACAD8"/>
    <w:styleLink w:val="OpsommingstreepjeCEDelft"/>
    <w:lvl w:ilvl="0">
      <w:start w:val="1"/>
      <w:numFmt w:val="bullet"/>
      <w:pStyle w:val="Opsommingstreepje1eniveauCEDelft"/>
      <w:lvlText w:val="­"/>
      <w:lvlJc w:val="left"/>
      <w:pPr>
        <w:ind w:left="284" w:hanging="284"/>
      </w:pPr>
      <w:rPr>
        <w:rFonts w:ascii="Calibri" w:hAnsi="Calibri" w:hint="default"/>
      </w:rPr>
    </w:lvl>
    <w:lvl w:ilvl="1">
      <w:start w:val="1"/>
      <w:numFmt w:val="bullet"/>
      <w:pStyle w:val="Opsommingstreepje2eniveauCEDelft"/>
      <w:lvlText w:val="­"/>
      <w:lvlJc w:val="left"/>
      <w:pPr>
        <w:ind w:left="568" w:hanging="284"/>
      </w:pPr>
      <w:rPr>
        <w:rFonts w:ascii="Calibri" w:hAnsi="Calibri" w:hint="default"/>
      </w:rPr>
    </w:lvl>
    <w:lvl w:ilvl="2">
      <w:start w:val="1"/>
      <w:numFmt w:val="bullet"/>
      <w:pStyle w:val="Opsommingstreepje3eniveauCEDelft"/>
      <w:lvlText w:val="­"/>
      <w:lvlJc w:val="left"/>
      <w:pPr>
        <w:ind w:left="852" w:hanging="284"/>
      </w:pPr>
      <w:rPr>
        <w:rFonts w:ascii="Calibri" w:hAnsi="Calibri" w:hint="default"/>
      </w:rPr>
    </w:lvl>
    <w:lvl w:ilvl="3">
      <w:start w:val="1"/>
      <w:numFmt w:val="bullet"/>
      <w:lvlText w:val="­"/>
      <w:lvlJc w:val="left"/>
      <w:pPr>
        <w:ind w:left="1136" w:hanging="284"/>
      </w:pPr>
      <w:rPr>
        <w:rFonts w:ascii="Calibri" w:hAnsi="Calibri" w:hint="default"/>
      </w:rPr>
    </w:lvl>
    <w:lvl w:ilvl="4">
      <w:start w:val="1"/>
      <w:numFmt w:val="bullet"/>
      <w:lvlText w:val="­"/>
      <w:lvlJc w:val="left"/>
      <w:pPr>
        <w:ind w:left="1420" w:hanging="284"/>
      </w:pPr>
      <w:rPr>
        <w:rFonts w:ascii="Calibri" w:hAnsi="Calibri" w:hint="default"/>
      </w:rPr>
    </w:lvl>
    <w:lvl w:ilvl="5">
      <w:start w:val="1"/>
      <w:numFmt w:val="bullet"/>
      <w:lvlText w:val="­"/>
      <w:lvlJc w:val="left"/>
      <w:pPr>
        <w:ind w:left="1704" w:hanging="284"/>
      </w:pPr>
      <w:rPr>
        <w:rFonts w:ascii="Calibri" w:hAnsi="Calibri" w:hint="default"/>
      </w:rPr>
    </w:lvl>
    <w:lvl w:ilvl="6">
      <w:start w:val="1"/>
      <w:numFmt w:val="bullet"/>
      <w:lvlText w:val="­"/>
      <w:lvlJc w:val="left"/>
      <w:pPr>
        <w:ind w:left="1988" w:hanging="284"/>
      </w:pPr>
      <w:rPr>
        <w:rFonts w:ascii="Calibri" w:hAnsi="Calibri" w:hint="default"/>
      </w:rPr>
    </w:lvl>
    <w:lvl w:ilvl="7">
      <w:start w:val="1"/>
      <w:numFmt w:val="bullet"/>
      <w:lvlText w:val="­"/>
      <w:lvlJc w:val="left"/>
      <w:pPr>
        <w:ind w:left="2272" w:hanging="284"/>
      </w:pPr>
      <w:rPr>
        <w:rFonts w:ascii="Calibri" w:hAnsi="Calibri" w:hint="default"/>
      </w:rPr>
    </w:lvl>
    <w:lvl w:ilvl="8">
      <w:start w:val="1"/>
      <w:numFmt w:val="bullet"/>
      <w:lvlText w:val="­"/>
      <w:lvlJc w:val="left"/>
      <w:pPr>
        <w:ind w:left="2556" w:hanging="284"/>
      </w:pPr>
      <w:rPr>
        <w:rFonts w:ascii="Calibri" w:hAnsi="Calibri" w:hint="default"/>
      </w:rPr>
    </w:lvl>
  </w:abstractNum>
  <w:abstractNum w:abstractNumId="19" w15:restartNumberingAfterBreak="0">
    <w:nsid w:val="0C037F5E"/>
    <w:multiLevelType w:val="multilevel"/>
    <w:tmpl w:val="9E50E438"/>
    <w:numStyleLink w:val="OpsommingbolletjeCEDelft"/>
  </w:abstractNum>
  <w:abstractNum w:abstractNumId="20" w15:restartNumberingAfterBreak="0">
    <w:nsid w:val="0D65179D"/>
    <w:multiLevelType w:val="hybridMultilevel"/>
    <w:tmpl w:val="38F69B7A"/>
    <w:lvl w:ilvl="0" w:tplc="7110D294">
      <w:start w:val="1"/>
      <w:numFmt w:val="decimal"/>
      <w:pStyle w:val="Tabel"/>
      <w:lvlText w:val="Tabel %1"/>
      <w:lvlJc w:val="left"/>
      <w:pPr>
        <w:tabs>
          <w:tab w:val="num" w:pos="1026"/>
        </w:tabs>
        <w:ind w:left="-1134" w:firstLine="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1" w15:restartNumberingAfterBreak="0">
    <w:nsid w:val="10B933AC"/>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11E353F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5C014FE"/>
    <w:multiLevelType w:val="multilevel"/>
    <w:tmpl w:val="F6EA2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C40A42"/>
    <w:multiLevelType w:val="multilevel"/>
    <w:tmpl w:val="DAE8A31E"/>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70A5E0E"/>
    <w:multiLevelType w:val="multilevel"/>
    <w:tmpl w:val="778EFBB8"/>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9FD10EC"/>
    <w:multiLevelType w:val="multilevel"/>
    <w:tmpl w:val="8BC80258"/>
    <w:lvl w:ilvl="0">
      <w:start w:val="1"/>
      <w:numFmt w:val="upperLetter"/>
      <w:pStyle w:val="BijlageOffertekleinHoofdstuk"/>
      <w:lvlText w:val="Bijlage %1"/>
      <w:lvlJc w:val="right"/>
      <w:pPr>
        <w:tabs>
          <w:tab w:val="num" w:pos="2268"/>
        </w:tabs>
        <w:ind w:left="2268" w:hanging="340"/>
      </w:pPr>
      <w:rPr>
        <w:rFonts w:ascii="Trebuchet MS" w:hAnsi="Trebuchet MS" w:cs="Times New Roman" w:hint="default"/>
        <w:b/>
        <w:bCs w:val="0"/>
        <w:i w:val="0"/>
        <w:iCs w:val="0"/>
        <w:caps w:val="0"/>
        <w:smallCaps w:val="0"/>
        <w:strike w:val="0"/>
        <w:dstrike w:val="0"/>
        <w:noProof w:val="0"/>
        <w:vanish w:val="0"/>
        <w:color w:val="009EE0"/>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ijlageOffertekleinParagraaf"/>
      <w:lvlText w:val="%1.%2"/>
      <w:lvlJc w:val="right"/>
      <w:pPr>
        <w:tabs>
          <w:tab w:val="num" w:pos="2268"/>
        </w:tabs>
        <w:ind w:left="2268" w:hanging="142"/>
      </w:pPr>
      <w:rPr>
        <w:rFonts w:ascii="Trebuchet MS" w:hAnsi="Trebuchet MS" w:hint="default"/>
        <w:b/>
        <w:i w:val="0"/>
        <w:color w:val="auto"/>
        <w:sz w:val="22"/>
      </w:rPr>
    </w:lvl>
    <w:lvl w:ilvl="2">
      <w:start w:val="1"/>
      <w:numFmt w:val="none"/>
      <w:lvlText w:val=""/>
      <w:lvlJc w:val="right"/>
      <w:pPr>
        <w:tabs>
          <w:tab w:val="num" w:pos="2268"/>
        </w:tabs>
        <w:ind w:left="2268" w:hanging="340"/>
      </w:pPr>
      <w:rPr>
        <w:rFonts w:hint="default"/>
      </w:rPr>
    </w:lvl>
    <w:lvl w:ilvl="3">
      <w:start w:val="1"/>
      <w:numFmt w:val="none"/>
      <w:lvlText w:val=""/>
      <w:lvlJc w:val="left"/>
      <w:pPr>
        <w:tabs>
          <w:tab w:val="num" w:pos="-128"/>
        </w:tabs>
        <w:ind w:left="-128" w:hanging="864"/>
      </w:pPr>
      <w:rPr>
        <w:rFonts w:hint="default"/>
      </w:rPr>
    </w:lvl>
    <w:lvl w:ilvl="4">
      <w:start w:val="1"/>
      <w:numFmt w:val="none"/>
      <w:lvlText w:val=""/>
      <w:lvlJc w:val="left"/>
      <w:pPr>
        <w:tabs>
          <w:tab w:val="num" w:pos="16"/>
        </w:tabs>
        <w:ind w:left="16" w:hanging="1008"/>
      </w:pPr>
      <w:rPr>
        <w:rFonts w:hint="default"/>
      </w:rPr>
    </w:lvl>
    <w:lvl w:ilvl="5">
      <w:start w:val="1"/>
      <w:numFmt w:val="none"/>
      <w:lvlText w:val=""/>
      <w:lvlJc w:val="left"/>
      <w:pPr>
        <w:tabs>
          <w:tab w:val="num" w:pos="160"/>
        </w:tabs>
        <w:ind w:left="160" w:hanging="1152"/>
      </w:pPr>
      <w:rPr>
        <w:rFonts w:hint="default"/>
      </w:rPr>
    </w:lvl>
    <w:lvl w:ilvl="6">
      <w:start w:val="1"/>
      <w:numFmt w:val="none"/>
      <w:lvlText w:val=""/>
      <w:lvlJc w:val="left"/>
      <w:pPr>
        <w:tabs>
          <w:tab w:val="num" w:pos="304"/>
        </w:tabs>
        <w:ind w:left="304" w:hanging="1296"/>
      </w:pPr>
      <w:rPr>
        <w:rFonts w:hint="default"/>
      </w:rPr>
    </w:lvl>
    <w:lvl w:ilvl="7">
      <w:start w:val="1"/>
      <w:numFmt w:val="none"/>
      <w:lvlText w:val=""/>
      <w:lvlJc w:val="left"/>
      <w:pPr>
        <w:tabs>
          <w:tab w:val="num" w:pos="448"/>
        </w:tabs>
        <w:ind w:left="448" w:hanging="1440"/>
      </w:pPr>
      <w:rPr>
        <w:rFonts w:hint="default"/>
      </w:rPr>
    </w:lvl>
    <w:lvl w:ilvl="8">
      <w:start w:val="1"/>
      <w:numFmt w:val="none"/>
      <w:lvlText w:val=""/>
      <w:lvlJc w:val="left"/>
      <w:pPr>
        <w:tabs>
          <w:tab w:val="num" w:pos="592"/>
        </w:tabs>
        <w:ind w:left="592" w:hanging="1584"/>
      </w:pPr>
      <w:rPr>
        <w:rFonts w:hint="default"/>
      </w:rPr>
    </w:lvl>
  </w:abstractNum>
  <w:abstractNum w:abstractNumId="27" w15:restartNumberingAfterBreak="0">
    <w:nsid w:val="2D665843"/>
    <w:multiLevelType w:val="multilevel"/>
    <w:tmpl w:val="3766B3F2"/>
    <w:styleLink w:val="BijlagenummeringCEDelft"/>
    <w:lvl w:ilvl="0">
      <w:start w:val="1"/>
      <w:numFmt w:val="upperLetter"/>
      <w:pStyle w:val="Bijlagekop1CEDelft"/>
      <w:lvlText w:val="%1"/>
      <w:lvlJc w:val="left"/>
      <w:pPr>
        <w:ind w:left="0" w:hanging="794"/>
      </w:pPr>
      <w:rPr>
        <w:rFonts w:hint="default"/>
      </w:rPr>
    </w:lvl>
    <w:lvl w:ilvl="1">
      <w:start w:val="1"/>
      <w:numFmt w:val="decimal"/>
      <w:pStyle w:val="Bijlagekop2CEDelft"/>
      <w:lvlText w:val="%1.%2"/>
      <w:lvlJc w:val="left"/>
      <w:pPr>
        <w:ind w:left="0" w:hanging="794"/>
      </w:pPr>
      <w:rPr>
        <w:rFonts w:hint="default"/>
      </w:rPr>
    </w:lvl>
    <w:lvl w:ilvl="2">
      <w:start w:val="1"/>
      <w:numFmt w:val="decimal"/>
      <w:pStyle w:val="Bijlagekop3CEDelft"/>
      <w:lvlText w:val="%1.%2.%3"/>
      <w:lvlJc w:val="left"/>
      <w:pPr>
        <w:ind w:left="0" w:hanging="794"/>
      </w:pPr>
      <w:rPr>
        <w:rFonts w:hint="default"/>
      </w:rPr>
    </w:lvl>
    <w:lvl w:ilvl="3">
      <w:start w:val="1"/>
      <w:numFmt w:val="none"/>
      <w:lvlText w:val=""/>
      <w:lvlJc w:val="left"/>
      <w:pPr>
        <w:ind w:left="284" w:hanging="284"/>
      </w:pPr>
      <w:rPr>
        <w:rFonts w:hint="default"/>
      </w:rPr>
    </w:lvl>
    <w:lvl w:ilvl="4">
      <w:start w:val="1"/>
      <w:numFmt w:val="none"/>
      <w:lvlText w:val=""/>
      <w:lvlJc w:val="left"/>
      <w:pPr>
        <w:ind w:left="284" w:hanging="284"/>
      </w:pPr>
      <w:rPr>
        <w:rFonts w:hint="default"/>
      </w:rPr>
    </w:lvl>
    <w:lvl w:ilvl="5">
      <w:start w:val="1"/>
      <w:numFmt w:val="none"/>
      <w:lvlText w:val=""/>
      <w:lvlJc w:val="left"/>
      <w:pPr>
        <w:ind w:left="284" w:hanging="284"/>
      </w:pPr>
      <w:rPr>
        <w:rFonts w:hint="default"/>
      </w:rPr>
    </w:lvl>
    <w:lvl w:ilvl="6">
      <w:start w:val="1"/>
      <w:numFmt w:val="none"/>
      <w:lvlText w:val=""/>
      <w:lvlJc w:val="left"/>
      <w:pPr>
        <w:ind w:left="284" w:hanging="284"/>
      </w:pPr>
      <w:rPr>
        <w:rFonts w:hint="default"/>
      </w:rPr>
    </w:lvl>
    <w:lvl w:ilvl="7">
      <w:start w:val="1"/>
      <w:numFmt w:val="none"/>
      <w:lvlText w:val=""/>
      <w:lvlJc w:val="left"/>
      <w:pPr>
        <w:ind w:left="284" w:hanging="284"/>
      </w:pPr>
      <w:rPr>
        <w:rFonts w:hint="default"/>
      </w:rPr>
    </w:lvl>
    <w:lvl w:ilvl="8">
      <w:start w:val="1"/>
      <w:numFmt w:val="none"/>
      <w:lvlText w:val=""/>
      <w:lvlJc w:val="left"/>
      <w:pPr>
        <w:ind w:left="284" w:hanging="284"/>
      </w:pPr>
      <w:rPr>
        <w:rFonts w:hint="default"/>
      </w:rPr>
    </w:lvl>
  </w:abstractNum>
  <w:abstractNum w:abstractNumId="28" w15:restartNumberingAfterBreak="0">
    <w:nsid w:val="2D7E06B0"/>
    <w:multiLevelType w:val="multilevel"/>
    <w:tmpl w:val="9200769E"/>
    <w:styleLink w:val="OpsommingkleineletterCEDelft"/>
    <w:lvl w:ilvl="0">
      <w:start w:val="1"/>
      <w:numFmt w:val="lowerLetter"/>
      <w:pStyle w:val="Opsommingkleineletter1eniveauCEDelft"/>
      <w:lvlText w:val="%1"/>
      <w:lvlJc w:val="left"/>
      <w:pPr>
        <w:ind w:left="284" w:hanging="284"/>
      </w:pPr>
      <w:rPr>
        <w:rFonts w:hint="default"/>
      </w:rPr>
    </w:lvl>
    <w:lvl w:ilvl="1">
      <w:start w:val="1"/>
      <w:numFmt w:val="lowerLetter"/>
      <w:pStyle w:val="Opsommingkleineletter2eniveauCEDelft"/>
      <w:lvlText w:val="%2"/>
      <w:lvlJc w:val="left"/>
      <w:pPr>
        <w:ind w:left="568" w:hanging="284"/>
      </w:pPr>
      <w:rPr>
        <w:rFonts w:hint="default"/>
      </w:rPr>
    </w:lvl>
    <w:lvl w:ilvl="2">
      <w:start w:val="1"/>
      <w:numFmt w:val="lowerLetter"/>
      <w:pStyle w:val="Opsommingkleineletter3eniveauCEDelft"/>
      <w:lvlText w:val="%3"/>
      <w:lvlJc w:val="left"/>
      <w:pPr>
        <w:ind w:left="852" w:hanging="284"/>
      </w:pPr>
      <w:rPr>
        <w:rFonts w:hint="default"/>
      </w:rPr>
    </w:lvl>
    <w:lvl w:ilvl="3">
      <w:start w:val="1"/>
      <w:numFmt w:val="lowerLetter"/>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Letter"/>
      <w:lvlText w:val="%6"/>
      <w:lvlJc w:val="left"/>
      <w:pPr>
        <w:ind w:left="1704" w:hanging="284"/>
      </w:pPr>
      <w:rPr>
        <w:rFonts w:hint="default"/>
      </w:rPr>
    </w:lvl>
    <w:lvl w:ilvl="6">
      <w:start w:val="1"/>
      <w:numFmt w:val="lowerLetter"/>
      <w:lvlText w:val="%7"/>
      <w:lvlJc w:val="left"/>
      <w:pPr>
        <w:ind w:left="1985" w:hanging="284"/>
      </w:pPr>
      <w:rPr>
        <w:rFonts w:hint="default"/>
      </w:rPr>
    </w:lvl>
    <w:lvl w:ilvl="7">
      <w:start w:val="1"/>
      <w:numFmt w:val="lowerLetter"/>
      <w:lvlText w:val="%8"/>
      <w:lvlJc w:val="left"/>
      <w:pPr>
        <w:ind w:left="2268" w:hanging="283"/>
      </w:pPr>
      <w:rPr>
        <w:rFonts w:hint="default"/>
      </w:rPr>
    </w:lvl>
    <w:lvl w:ilvl="8">
      <w:start w:val="1"/>
      <w:numFmt w:val="lowerLetter"/>
      <w:lvlText w:val="%9"/>
      <w:lvlJc w:val="left"/>
      <w:pPr>
        <w:ind w:left="2552" w:hanging="284"/>
      </w:pPr>
      <w:rPr>
        <w:rFonts w:hint="default"/>
      </w:rPr>
    </w:lvl>
  </w:abstractNum>
  <w:abstractNum w:abstractNumId="29" w15:restartNumberingAfterBreak="0">
    <w:nsid w:val="2EC1686B"/>
    <w:multiLevelType w:val="hybridMultilevel"/>
    <w:tmpl w:val="D236ED6E"/>
    <w:lvl w:ilvl="0" w:tplc="CDE2CBD2">
      <w:numFmt w:val="bullet"/>
      <w:lvlText w:val="-"/>
      <w:lvlJc w:val="left"/>
      <w:pPr>
        <w:ind w:left="360" w:hanging="360"/>
      </w:pPr>
      <w:rPr>
        <w:rFonts w:ascii="Calibri" w:eastAsiaTheme="minorHAnsi" w:hAnsi="Calibri" w:cs="Calibri"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2F6D1481"/>
    <w:multiLevelType w:val="multilevel"/>
    <w:tmpl w:val="5CBE547A"/>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33352BE4"/>
    <w:multiLevelType w:val="hybridMultilevel"/>
    <w:tmpl w:val="A4FCFBD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32" w15:restartNumberingAfterBreak="0">
    <w:nsid w:val="35942F80"/>
    <w:multiLevelType w:val="multilevel"/>
    <w:tmpl w:val="DCCE8E52"/>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35FE2038"/>
    <w:multiLevelType w:val="multilevel"/>
    <w:tmpl w:val="50924A06"/>
    <w:lvl w:ilvl="0">
      <w:start w:val="1"/>
      <w:numFmt w:val="upperLetter"/>
      <w:pStyle w:val="BijlageHoofdstuk"/>
      <w:lvlText w:val="Bijlage %1"/>
      <w:lvlJc w:val="right"/>
      <w:pPr>
        <w:tabs>
          <w:tab w:val="num" w:pos="2268"/>
        </w:tabs>
        <w:ind w:left="2268" w:hanging="340"/>
      </w:pPr>
      <w:rPr>
        <w:rFonts w:ascii="Trebuchet MS" w:hAnsi="Trebuchet MS" w:hint="default"/>
        <w:sz w:val="48"/>
      </w:rPr>
    </w:lvl>
    <w:lvl w:ilvl="1">
      <w:start w:val="1"/>
      <w:numFmt w:val="decimal"/>
      <w:pStyle w:val="BijlageParagraaf"/>
      <w:lvlText w:val="%1.%2"/>
      <w:lvlJc w:val="right"/>
      <w:pPr>
        <w:tabs>
          <w:tab w:val="num" w:pos="2268"/>
        </w:tabs>
        <w:ind w:left="2268" w:hanging="340"/>
      </w:pPr>
      <w:rPr>
        <w:rFonts w:hint="default"/>
      </w:rPr>
    </w:lvl>
    <w:lvl w:ilvl="2">
      <w:start w:val="1"/>
      <w:numFmt w:val="decimal"/>
      <w:pStyle w:val="BijlageSubparagraaf"/>
      <w:lvlText w:val="%1.%2.%3"/>
      <w:lvlJc w:val="right"/>
      <w:pPr>
        <w:tabs>
          <w:tab w:val="num" w:pos="2268"/>
        </w:tabs>
        <w:ind w:left="2268" w:hanging="340"/>
      </w:pPr>
      <w:rPr>
        <w:rFonts w:hint="default"/>
      </w:rPr>
    </w:lvl>
    <w:lvl w:ilvl="3">
      <w:start w:val="1"/>
      <w:numFmt w:val="decimal"/>
      <w:lvlText w:val="%1.%2.%3.%4"/>
      <w:lvlJc w:val="left"/>
      <w:pPr>
        <w:tabs>
          <w:tab w:val="num" w:pos="-128"/>
        </w:tabs>
        <w:ind w:left="-128" w:hanging="864"/>
      </w:pPr>
      <w:rPr>
        <w:rFonts w:hint="default"/>
      </w:rPr>
    </w:lvl>
    <w:lvl w:ilvl="4">
      <w:start w:val="1"/>
      <w:numFmt w:val="decimal"/>
      <w:lvlText w:val="%1.%2.%3.%4.%5"/>
      <w:lvlJc w:val="left"/>
      <w:pPr>
        <w:tabs>
          <w:tab w:val="num" w:pos="16"/>
        </w:tabs>
        <w:ind w:left="16" w:hanging="1008"/>
      </w:pPr>
      <w:rPr>
        <w:rFonts w:hint="default"/>
      </w:rPr>
    </w:lvl>
    <w:lvl w:ilvl="5">
      <w:start w:val="1"/>
      <w:numFmt w:val="decimal"/>
      <w:lvlText w:val="%1.%2.%3.%4.%5.%6"/>
      <w:lvlJc w:val="left"/>
      <w:pPr>
        <w:tabs>
          <w:tab w:val="num" w:pos="160"/>
        </w:tabs>
        <w:ind w:left="160" w:hanging="1152"/>
      </w:pPr>
      <w:rPr>
        <w:rFonts w:hint="default"/>
      </w:rPr>
    </w:lvl>
    <w:lvl w:ilvl="6">
      <w:start w:val="1"/>
      <w:numFmt w:val="decimal"/>
      <w:lvlText w:val="%1.%2.%3.%4.%5.%6.%7"/>
      <w:lvlJc w:val="left"/>
      <w:pPr>
        <w:tabs>
          <w:tab w:val="num" w:pos="304"/>
        </w:tabs>
        <w:ind w:left="304" w:hanging="1296"/>
      </w:pPr>
      <w:rPr>
        <w:rFonts w:hint="default"/>
      </w:rPr>
    </w:lvl>
    <w:lvl w:ilvl="7">
      <w:start w:val="1"/>
      <w:numFmt w:val="decimal"/>
      <w:lvlText w:val="%1.%2.%3.%4.%5.%6.%7.%8"/>
      <w:lvlJc w:val="left"/>
      <w:pPr>
        <w:tabs>
          <w:tab w:val="num" w:pos="448"/>
        </w:tabs>
        <w:ind w:left="448" w:hanging="1440"/>
      </w:pPr>
      <w:rPr>
        <w:rFonts w:hint="default"/>
      </w:rPr>
    </w:lvl>
    <w:lvl w:ilvl="8">
      <w:start w:val="1"/>
      <w:numFmt w:val="decimal"/>
      <w:lvlText w:val="%1.%2.%3.%4.%5.%6.%7.%8.%9"/>
      <w:lvlJc w:val="left"/>
      <w:pPr>
        <w:tabs>
          <w:tab w:val="num" w:pos="592"/>
        </w:tabs>
        <w:ind w:left="592" w:hanging="1584"/>
      </w:pPr>
      <w:rPr>
        <w:rFonts w:hint="default"/>
      </w:rPr>
    </w:lvl>
  </w:abstractNum>
  <w:abstractNum w:abstractNumId="34" w15:restartNumberingAfterBreak="0">
    <w:nsid w:val="360C281B"/>
    <w:multiLevelType w:val="hybridMultilevel"/>
    <w:tmpl w:val="7A64EC4A"/>
    <w:lvl w:ilvl="0" w:tplc="307ED22E">
      <w:start w:val="1"/>
      <w:numFmt w:val="lowerLetter"/>
      <w:pStyle w:val="A-paragraafgenummerd"/>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5" w15:restartNumberingAfterBreak="0">
    <w:nsid w:val="382513C2"/>
    <w:multiLevelType w:val="multilevel"/>
    <w:tmpl w:val="41409A46"/>
    <w:numStyleLink w:val="OpsommingtekenCEDelft"/>
  </w:abstractNum>
  <w:abstractNum w:abstractNumId="36" w15:restartNumberingAfterBreak="0">
    <w:nsid w:val="398A2A0C"/>
    <w:multiLevelType w:val="multilevel"/>
    <w:tmpl w:val="BD0E6EAA"/>
    <w:styleLink w:val="OpsommingnummerCEDelft"/>
    <w:lvl w:ilvl="0">
      <w:start w:val="1"/>
      <w:numFmt w:val="decimal"/>
      <w:pStyle w:val="Opsommingnummer1eniveauCEDelft"/>
      <w:lvlText w:val="%1."/>
      <w:lvlJc w:val="left"/>
      <w:pPr>
        <w:ind w:left="284" w:hanging="284"/>
      </w:pPr>
      <w:rPr>
        <w:rFonts w:hint="default"/>
      </w:rPr>
    </w:lvl>
    <w:lvl w:ilvl="1">
      <w:start w:val="1"/>
      <w:numFmt w:val="decimal"/>
      <w:pStyle w:val="Opsommingnummer2eniveauCEDelft"/>
      <w:lvlText w:val="%2."/>
      <w:lvlJc w:val="left"/>
      <w:pPr>
        <w:ind w:left="568" w:hanging="284"/>
      </w:pPr>
      <w:rPr>
        <w:rFonts w:hint="default"/>
      </w:rPr>
    </w:lvl>
    <w:lvl w:ilvl="2">
      <w:start w:val="1"/>
      <w:numFmt w:val="decimal"/>
      <w:pStyle w:val="Opsommingnummer3eniveauCEDelft"/>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decimal"/>
      <w:lvlText w:val="%5."/>
      <w:lvlJc w:val="left"/>
      <w:pPr>
        <w:ind w:left="1420" w:hanging="284"/>
      </w:pPr>
      <w:rPr>
        <w:rFonts w:hint="default"/>
      </w:rPr>
    </w:lvl>
    <w:lvl w:ilvl="5">
      <w:start w:val="1"/>
      <w:numFmt w:val="decimal"/>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decimal"/>
      <w:lvlText w:val="%8."/>
      <w:lvlJc w:val="left"/>
      <w:pPr>
        <w:ind w:left="2272" w:hanging="284"/>
      </w:pPr>
      <w:rPr>
        <w:rFonts w:hint="default"/>
      </w:rPr>
    </w:lvl>
    <w:lvl w:ilvl="8">
      <w:start w:val="1"/>
      <w:numFmt w:val="decimal"/>
      <w:lvlText w:val="%9."/>
      <w:lvlJc w:val="left"/>
      <w:pPr>
        <w:ind w:left="2556" w:hanging="284"/>
      </w:pPr>
      <w:rPr>
        <w:rFonts w:hint="default"/>
      </w:rPr>
    </w:lvl>
  </w:abstractNum>
  <w:abstractNum w:abstractNumId="37" w15:restartNumberingAfterBreak="0">
    <w:nsid w:val="3AA21F0A"/>
    <w:multiLevelType w:val="multilevel"/>
    <w:tmpl w:val="BB4A7AC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3B555B4A"/>
    <w:multiLevelType w:val="multilevel"/>
    <w:tmpl w:val="D8B6406A"/>
    <w:lvl w:ilvl="0">
      <w:start w:val="1"/>
      <w:numFmt w:val="decimal"/>
      <w:pStyle w:val="OfferteKleinHoofdstuk"/>
      <w:lvlText w:val="%1"/>
      <w:lvlJc w:val="right"/>
      <w:pPr>
        <w:tabs>
          <w:tab w:val="num" w:pos="2268"/>
        </w:tabs>
        <w:ind w:left="2268" w:hanging="340"/>
      </w:pPr>
      <w:rPr>
        <w:rFonts w:ascii="Trebuchet MS" w:hAnsi="Trebuchet MS" w:hint="default"/>
        <w:b/>
        <w:i w:val="0"/>
        <w:color w:val="009EE0"/>
        <w:sz w:val="28"/>
      </w:rPr>
    </w:lvl>
    <w:lvl w:ilvl="1">
      <w:start w:val="1"/>
      <w:numFmt w:val="decimal"/>
      <w:pStyle w:val="Offertekleinparagraaf"/>
      <w:lvlText w:val="%1.%2"/>
      <w:lvlJc w:val="right"/>
      <w:pPr>
        <w:tabs>
          <w:tab w:val="num" w:pos="2268"/>
        </w:tabs>
        <w:ind w:left="2268" w:hanging="142"/>
      </w:pPr>
      <w:rPr>
        <w:rFonts w:hint="default"/>
      </w:rPr>
    </w:lvl>
    <w:lvl w:ilvl="2">
      <w:start w:val="1"/>
      <w:numFmt w:val="none"/>
      <w:lvlText w:val=""/>
      <w:lvlJc w:val="right"/>
      <w:pPr>
        <w:tabs>
          <w:tab w:val="num" w:pos="2268"/>
        </w:tabs>
        <w:ind w:left="2268" w:hanging="340"/>
      </w:pPr>
      <w:rPr>
        <w:rFonts w:hint="default"/>
      </w:rPr>
    </w:lvl>
    <w:lvl w:ilvl="3">
      <w:start w:val="1"/>
      <w:numFmt w:val="none"/>
      <w:lvlText w:val=""/>
      <w:lvlJc w:val="left"/>
      <w:pPr>
        <w:tabs>
          <w:tab w:val="num" w:pos="2608"/>
        </w:tabs>
        <w:ind w:left="2608" w:hanging="340"/>
      </w:pPr>
      <w:rPr>
        <w:rFonts w:ascii="Trebuchet MS" w:hAnsi="Trebuchet MS" w:hint="default"/>
        <w:sz w:val="20"/>
      </w:rPr>
    </w:lvl>
    <w:lvl w:ilvl="4">
      <w:start w:val="1"/>
      <w:numFmt w:val="none"/>
      <w:lvlText w:val=""/>
      <w:lvlJc w:val="left"/>
      <w:pPr>
        <w:tabs>
          <w:tab w:val="num" w:pos="72"/>
        </w:tabs>
        <w:ind w:left="72" w:hanging="1008"/>
      </w:pPr>
      <w:rPr>
        <w:rFonts w:hint="default"/>
      </w:rPr>
    </w:lvl>
    <w:lvl w:ilvl="5">
      <w:start w:val="1"/>
      <w:numFmt w:val="none"/>
      <w:lvlText w:val=""/>
      <w:lvlJc w:val="left"/>
      <w:pPr>
        <w:tabs>
          <w:tab w:val="num" w:pos="216"/>
        </w:tabs>
        <w:ind w:left="216" w:hanging="1152"/>
      </w:pPr>
      <w:rPr>
        <w:rFonts w:hint="default"/>
      </w:rPr>
    </w:lvl>
    <w:lvl w:ilvl="6">
      <w:start w:val="1"/>
      <w:numFmt w:val="none"/>
      <w:lvlText w:val=""/>
      <w:lvlJc w:val="left"/>
      <w:pPr>
        <w:tabs>
          <w:tab w:val="num" w:pos="360"/>
        </w:tabs>
        <w:ind w:left="360" w:hanging="1296"/>
      </w:pPr>
      <w:rPr>
        <w:rFonts w:hint="default"/>
      </w:rPr>
    </w:lvl>
    <w:lvl w:ilvl="7">
      <w:start w:val="1"/>
      <w:numFmt w:val="none"/>
      <w:lvlText w:val=""/>
      <w:lvlJc w:val="left"/>
      <w:pPr>
        <w:tabs>
          <w:tab w:val="num" w:pos="504"/>
        </w:tabs>
        <w:ind w:left="504" w:hanging="1440"/>
      </w:pPr>
      <w:rPr>
        <w:rFonts w:hint="default"/>
      </w:rPr>
    </w:lvl>
    <w:lvl w:ilvl="8">
      <w:start w:val="1"/>
      <w:numFmt w:val="none"/>
      <w:lvlText w:val=""/>
      <w:lvlJc w:val="left"/>
      <w:pPr>
        <w:tabs>
          <w:tab w:val="num" w:pos="648"/>
        </w:tabs>
        <w:ind w:left="648" w:hanging="1584"/>
      </w:pPr>
      <w:rPr>
        <w:rFonts w:hint="default"/>
      </w:rPr>
    </w:lvl>
  </w:abstractNum>
  <w:abstractNum w:abstractNumId="39" w15:restartNumberingAfterBreak="0">
    <w:nsid w:val="3DAA5809"/>
    <w:multiLevelType w:val="hybridMultilevel"/>
    <w:tmpl w:val="161451E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40EF61F8"/>
    <w:multiLevelType w:val="multilevel"/>
    <w:tmpl w:val="97B2173E"/>
    <w:styleLink w:val="KopnummeringCEDelft"/>
    <w:lvl w:ilvl="0">
      <w:start w:val="1"/>
      <w:numFmt w:val="decimal"/>
      <w:pStyle w:val="Kop1"/>
      <w:lvlText w:val="%1"/>
      <w:lvlJc w:val="left"/>
      <w:pPr>
        <w:ind w:left="0" w:hanging="794"/>
      </w:pPr>
      <w:rPr>
        <w:rFonts w:hint="default"/>
      </w:rPr>
    </w:lvl>
    <w:lvl w:ilvl="1">
      <w:start w:val="1"/>
      <w:numFmt w:val="decimal"/>
      <w:pStyle w:val="Kop2"/>
      <w:lvlText w:val="%1.%2"/>
      <w:lvlJc w:val="left"/>
      <w:pPr>
        <w:ind w:left="0" w:hanging="794"/>
      </w:pPr>
      <w:rPr>
        <w:rFonts w:hint="default"/>
      </w:rPr>
    </w:lvl>
    <w:lvl w:ilvl="2">
      <w:start w:val="1"/>
      <w:numFmt w:val="decimal"/>
      <w:pStyle w:val="Kop3"/>
      <w:lvlText w:val="%1.%2.%3"/>
      <w:lvlJc w:val="left"/>
      <w:pPr>
        <w:ind w:left="0" w:hanging="794"/>
      </w:pPr>
      <w:rPr>
        <w:rFonts w:hint="default"/>
      </w:rPr>
    </w:lvl>
    <w:lvl w:ilvl="3">
      <w:start w:val="1"/>
      <w:numFmt w:val="decimal"/>
      <w:pStyle w:val="Kop4"/>
      <w:lvlText w:val="%1.%2.%3.%4"/>
      <w:lvlJc w:val="left"/>
      <w:pPr>
        <w:ind w:left="851" w:hanging="851"/>
      </w:pPr>
      <w:rPr>
        <w:rFonts w:hint="default"/>
      </w:rPr>
    </w:lvl>
    <w:lvl w:ilvl="4">
      <w:start w:val="1"/>
      <w:numFmt w:val="decimal"/>
      <w:pStyle w:val="Kop5"/>
      <w:lvlText w:val="%1.%2.%3.%4.%5"/>
      <w:lvlJc w:val="left"/>
      <w:pPr>
        <w:ind w:left="851" w:hanging="851"/>
      </w:pPr>
      <w:rPr>
        <w:rFonts w:hint="default"/>
      </w:rPr>
    </w:lvl>
    <w:lvl w:ilvl="5">
      <w:start w:val="1"/>
      <w:numFmt w:val="decimal"/>
      <w:pStyle w:val="Kop6"/>
      <w:lvlText w:val="%1.%2.%3.%4.%5.%6"/>
      <w:lvlJc w:val="left"/>
      <w:pPr>
        <w:ind w:left="992" w:hanging="992"/>
      </w:pPr>
      <w:rPr>
        <w:rFonts w:hint="default"/>
      </w:rPr>
    </w:lvl>
    <w:lvl w:ilvl="6">
      <w:start w:val="1"/>
      <w:numFmt w:val="decimal"/>
      <w:pStyle w:val="Kop7"/>
      <w:lvlText w:val="%1.%2.%3.%4.%5.%6.%7"/>
      <w:lvlJc w:val="left"/>
      <w:pPr>
        <w:ind w:left="1134" w:hanging="1134"/>
      </w:pPr>
      <w:rPr>
        <w:rFonts w:hint="default"/>
      </w:rPr>
    </w:lvl>
    <w:lvl w:ilvl="7">
      <w:start w:val="1"/>
      <w:numFmt w:val="decimal"/>
      <w:pStyle w:val="Kop8"/>
      <w:lvlText w:val="%1.%2.%3.%4.%5.%6.%7.%8"/>
      <w:lvlJc w:val="left"/>
      <w:pPr>
        <w:ind w:left="1276" w:hanging="1276"/>
      </w:pPr>
      <w:rPr>
        <w:rFonts w:hint="default"/>
      </w:rPr>
    </w:lvl>
    <w:lvl w:ilvl="8">
      <w:start w:val="1"/>
      <w:numFmt w:val="decimal"/>
      <w:pStyle w:val="Kop9"/>
      <w:lvlText w:val="%1.%2.%3.%4.%5.%6.%7.%8.%9"/>
      <w:lvlJc w:val="left"/>
      <w:pPr>
        <w:ind w:left="1418" w:hanging="1418"/>
      </w:pPr>
      <w:rPr>
        <w:rFonts w:hint="default"/>
      </w:rPr>
    </w:lvl>
  </w:abstractNum>
  <w:abstractNum w:abstractNumId="41" w15:restartNumberingAfterBreak="0">
    <w:nsid w:val="411864A2"/>
    <w:multiLevelType w:val="multilevel"/>
    <w:tmpl w:val="B568EB30"/>
    <w:styleLink w:val="lijstnum4"/>
    <w:lvl w:ilvl="0">
      <w:start w:val="1"/>
      <w:numFmt w:val="decimal"/>
      <w:lvlText w:val="%1"/>
      <w:lvlJc w:val="left"/>
      <w:pPr>
        <w:tabs>
          <w:tab w:val="num" w:pos="2608"/>
        </w:tabs>
        <w:ind w:left="2608" w:hanging="340"/>
      </w:pPr>
      <w:rPr>
        <w:rFonts w:ascii="Trebuchet MS" w:hAnsi="Trebuchet MS" w:hint="default"/>
        <w:sz w:val="20"/>
      </w:rPr>
    </w:lvl>
    <w:lvl w:ilvl="1">
      <w:start w:val="1"/>
      <w:numFmt w:val="lowerLetter"/>
      <w:lvlText w:val="%2"/>
      <w:lvlJc w:val="left"/>
      <w:pPr>
        <w:tabs>
          <w:tab w:val="num" w:pos="2948"/>
        </w:tabs>
        <w:ind w:left="2948" w:hanging="340"/>
      </w:pPr>
      <w:rPr>
        <w:rFonts w:hint="default"/>
      </w:rPr>
    </w:lvl>
    <w:lvl w:ilvl="2">
      <w:start w:val="1"/>
      <w:numFmt w:val="bullet"/>
      <w:lvlText w:val=""/>
      <w:lvlJc w:val="left"/>
      <w:pPr>
        <w:tabs>
          <w:tab w:val="num" w:pos="3289"/>
        </w:tabs>
        <w:ind w:left="3289" w:hanging="341"/>
      </w:pPr>
      <w:rPr>
        <w:rFonts w:ascii="Symbol" w:hAnsi="Symbol"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 w15:restartNumberingAfterBreak="0">
    <w:nsid w:val="44146656"/>
    <w:multiLevelType w:val="hybridMultilevel"/>
    <w:tmpl w:val="76B804EC"/>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43" w15:restartNumberingAfterBreak="0">
    <w:nsid w:val="46A60AA0"/>
    <w:multiLevelType w:val="multilevel"/>
    <w:tmpl w:val="C9FA2D30"/>
    <w:styleLink w:val="OpsommingopenrondjeCEDelft"/>
    <w:lvl w:ilvl="0">
      <w:start w:val="1"/>
      <w:numFmt w:val="bullet"/>
      <w:pStyle w:val="Opsommingopenrondje1eniveauCEDelft"/>
      <w:lvlText w:val="○"/>
      <w:lvlJc w:val="left"/>
      <w:pPr>
        <w:ind w:left="284" w:hanging="284"/>
      </w:pPr>
      <w:rPr>
        <w:rFonts w:hint="default"/>
      </w:rPr>
    </w:lvl>
    <w:lvl w:ilvl="1">
      <w:start w:val="1"/>
      <w:numFmt w:val="bullet"/>
      <w:pStyle w:val="Opsommingopenrondje2eniveauCEDelft"/>
      <w:lvlText w:val="○"/>
      <w:lvlJc w:val="left"/>
      <w:pPr>
        <w:ind w:left="568" w:hanging="284"/>
      </w:pPr>
      <w:rPr>
        <w:rFonts w:hint="default"/>
      </w:rPr>
    </w:lvl>
    <w:lvl w:ilvl="2">
      <w:start w:val="1"/>
      <w:numFmt w:val="bullet"/>
      <w:pStyle w:val="Opsommingopenrondje3eniveauCEDelft"/>
      <w:lvlText w:val="○"/>
      <w:lvlJc w:val="left"/>
      <w:pPr>
        <w:ind w:left="852" w:hanging="284"/>
      </w:pPr>
      <w:rPr>
        <w:rFonts w:hint="default"/>
      </w:rPr>
    </w:lvl>
    <w:lvl w:ilvl="3">
      <w:start w:val="1"/>
      <w:numFmt w:val="bullet"/>
      <w:lvlText w:val="○"/>
      <w:lvlJc w:val="left"/>
      <w:pPr>
        <w:ind w:left="1136" w:hanging="284"/>
      </w:pPr>
      <w:rPr>
        <w:rFonts w:hint="default"/>
      </w:rPr>
    </w:lvl>
    <w:lvl w:ilvl="4">
      <w:start w:val="1"/>
      <w:numFmt w:val="bullet"/>
      <w:lvlText w:val="○"/>
      <w:lvlJc w:val="left"/>
      <w:pPr>
        <w:ind w:left="1420" w:hanging="284"/>
      </w:pPr>
      <w:rPr>
        <w:rFonts w:hint="default"/>
      </w:rPr>
    </w:lvl>
    <w:lvl w:ilvl="5">
      <w:start w:val="1"/>
      <w:numFmt w:val="bullet"/>
      <w:lvlText w:val="○"/>
      <w:lvlJc w:val="left"/>
      <w:pPr>
        <w:ind w:left="1704" w:hanging="284"/>
      </w:pPr>
      <w:rPr>
        <w:rFonts w:hint="default"/>
      </w:rPr>
    </w:lvl>
    <w:lvl w:ilvl="6">
      <w:start w:val="1"/>
      <w:numFmt w:val="bullet"/>
      <w:lvlText w:val="○"/>
      <w:lvlJc w:val="left"/>
      <w:pPr>
        <w:ind w:left="1988" w:hanging="284"/>
      </w:pPr>
      <w:rPr>
        <w:rFonts w:hint="default"/>
      </w:rPr>
    </w:lvl>
    <w:lvl w:ilvl="7">
      <w:start w:val="1"/>
      <w:numFmt w:val="bullet"/>
      <w:lvlText w:val="○"/>
      <w:lvlJc w:val="left"/>
      <w:pPr>
        <w:ind w:left="2272" w:hanging="284"/>
      </w:pPr>
      <w:rPr>
        <w:rFonts w:hint="default"/>
      </w:rPr>
    </w:lvl>
    <w:lvl w:ilvl="8">
      <w:start w:val="1"/>
      <w:numFmt w:val="bullet"/>
      <w:lvlText w:val="○"/>
      <w:lvlJc w:val="left"/>
      <w:pPr>
        <w:ind w:left="2556" w:hanging="284"/>
      </w:pPr>
      <w:rPr>
        <w:rFonts w:hint="default"/>
      </w:rPr>
    </w:lvl>
  </w:abstractNum>
  <w:abstractNum w:abstractNumId="44" w15:restartNumberingAfterBreak="0">
    <w:nsid w:val="49E04A53"/>
    <w:multiLevelType w:val="multilevel"/>
    <w:tmpl w:val="7FB6E594"/>
    <w:styleLink w:val="AgendapuntlijstCEDelft"/>
    <w:lvl w:ilvl="0">
      <w:start w:val="1"/>
      <w:numFmt w:val="decimal"/>
      <w:pStyle w:val="AgendapuntCEDelft"/>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5" w15:restartNumberingAfterBreak="0">
    <w:nsid w:val="4C372459"/>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1C36DA4"/>
    <w:multiLevelType w:val="hybridMultilevel"/>
    <w:tmpl w:val="EAE2749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15:restartNumberingAfterBreak="0">
    <w:nsid w:val="52705406"/>
    <w:multiLevelType w:val="hybridMultilevel"/>
    <w:tmpl w:val="48CABEBC"/>
    <w:lvl w:ilvl="0" w:tplc="303E0DE4">
      <w:start w:val="3"/>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537D2218"/>
    <w:multiLevelType w:val="multilevel"/>
    <w:tmpl w:val="73180232"/>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54906013"/>
    <w:multiLevelType w:val="multilevel"/>
    <w:tmpl w:val="30BC2A06"/>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584A5F03"/>
    <w:multiLevelType w:val="multilevel"/>
    <w:tmpl w:val="EC32DB0A"/>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5E12130A"/>
    <w:multiLevelType w:val="multilevel"/>
    <w:tmpl w:val="25BCF364"/>
    <w:styleLink w:val="OpmaakprofielMeerdereniveaus"/>
    <w:lvl w:ilvl="0">
      <w:start w:val="1"/>
      <w:numFmt w:val="decimal"/>
      <w:lvlText w:val="%1."/>
      <w:lvlJc w:val="left"/>
      <w:pPr>
        <w:tabs>
          <w:tab w:val="num" w:pos="340"/>
        </w:tabs>
        <w:ind w:left="680" w:hanging="680"/>
      </w:pPr>
      <w:rPr>
        <w:rFonts w:ascii="Trebuchet MS" w:hAnsi="Trebuchet MS" w:hint="default"/>
      </w:rPr>
    </w:lvl>
    <w:lvl w:ilvl="1">
      <w:start w:val="1"/>
      <w:numFmt w:val="lowerLetter"/>
      <w:lvlText w:val="%2"/>
      <w:lvlJc w:val="left"/>
      <w:pPr>
        <w:tabs>
          <w:tab w:val="num" w:pos="720"/>
        </w:tabs>
        <w:ind w:left="720" w:hanging="363"/>
      </w:pPr>
      <w:rPr>
        <w:rFonts w:hint="default"/>
      </w:rPr>
    </w:lvl>
    <w:lvl w:ilvl="2">
      <w:start w:val="1"/>
      <w:numFmt w:val="bullet"/>
      <w:lvlText w:val="-"/>
      <w:lvlJc w:val="left"/>
      <w:pPr>
        <w:tabs>
          <w:tab w:val="num" w:pos="1077"/>
        </w:tabs>
        <w:ind w:left="1077" w:hanging="357"/>
      </w:pPr>
      <w:rPr>
        <w:rFonts w:ascii="Symbol" w:hAnsi="Symbol"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52" w15:restartNumberingAfterBreak="0">
    <w:nsid w:val="5E901558"/>
    <w:multiLevelType w:val="multilevel"/>
    <w:tmpl w:val="ADC8864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5F977539"/>
    <w:multiLevelType w:val="multilevel"/>
    <w:tmpl w:val="CF2C7CCA"/>
    <w:styleLink w:val="OpmaakprofielGenummerd"/>
    <w:lvl w:ilvl="0">
      <w:start w:val="1"/>
      <w:numFmt w:val="decimal"/>
      <w:lvlText w:val="%1."/>
      <w:lvlJc w:val="left"/>
      <w:pPr>
        <w:tabs>
          <w:tab w:val="num" w:pos="2608"/>
        </w:tabs>
        <w:ind w:left="2608" w:hanging="340"/>
      </w:pPr>
      <w:rPr>
        <w:rFonts w:ascii="Trebuchet MS" w:hAnsi="Trebuchet MS" w:hint="default"/>
      </w:rPr>
    </w:lvl>
    <w:lvl w:ilvl="1">
      <w:start w:val="1"/>
      <w:numFmt w:val="lowerLetter"/>
      <w:lvlText w:val="%2."/>
      <w:lvlJc w:val="left"/>
      <w:pPr>
        <w:tabs>
          <w:tab w:val="num" w:pos="3708"/>
        </w:tabs>
        <w:ind w:left="3708" w:hanging="360"/>
      </w:pPr>
      <w:rPr>
        <w:rFonts w:hint="default"/>
      </w:rPr>
    </w:lvl>
    <w:lvl w:ilvl="2">
      <w:start w:val="1"/>
      <w:numFmt w:val="lowerRoman"/>
      <w:lvlText w:val="%3."/>
      <w:lvlJc w:val="right"/>
      <w:pPr>
        <w:tabs>
          <w:tab w:val="num" w:pos="4428"/>
        </w:tabs>
        <w:ind w:left="4428" w:hanging="180"/>
      </w:pPr>
      <w:rPr>
        <w:rFonts w:hint="default"/>
      </w:rPr>
    </w:lvl>
    <w:lvl w:ilvl="3">
      <w:start w:val="1"/>
      <w:numFmt w:val="decimal"/>
      <w:lvlText w:val="%4."/>
      <w:lvlJc w:val="left"/>
      <w:pPr>
        <w:tabs>
          <w:tab w:val="num" w:pos="5148"/>
        </w:tabs>
        <w:ind w:left="5148" w:hanging="360"/>
      </w:pPr>
      <w:rPr>
        <w:rFonts w:hint="default"/>
      </w:rPr>
    </w:lvl>
    <w:lvl w:ilvl="4">
      <w:start w:val="1"/>
      <w:numFmt w:val="lowerLetter"/>
      <w:lvlText w:val="%5."/>
      <w:lvlJc w:val="left"/>
      <w:pPr>
        <w:tabs>
          <w:tab w:val="num" w:pos="5868"/>
        </w:tabs>
        <w:ind w:left="5868" w:hanging="360"/>
      </w:pPr>
      <w:rPr>
        <w:rFonts w:hint="default"/>
      </w:rPr>
    </w:lvl>
    <w:lvl w:ilvl="5">
      <w:start w:val="1"/>
      <w:numFmt w:val="lowerRoman"/>
      <w:lvlText w:val="%6."/>
      <w:lvlJc w:val="right"/>
      <w:pPr>
        <w:tabs>
          <w:tab w:val="num" w:pos="6588"/>
        </w:tabs>
        <w:ind w:left="6588" w:hanging="180"/>
      </w:pPr>
      <w:rPr>
        <w:rFonts w:hint="default"/>
      </w:rPr>
    </w:lvl>
    <w:lvl w:ilvl="6">
      <w:start w:val="1"/>
      <w:numFmt w:val="decimal"/>
      <w:lvlText w:val="%7."/>
      <w:lvlJc w:val="left"/>
      <w:pPr>
        <w:tabs>
          <w:tab w:val="num" w:pos="7308"/>
        </w:tabs>
        <w:ind w:left="7308" w:hanging="360"/>
      </w:pPr>
      <w:rPr>
        <w:rFonts w:hint="default"/>
      </w:rPr>
    </w:lvl>
    <w:lvl w:ilvl="7">
      <w:start w:val="1"/>
      <w:numFmt w:val="lowerLetter"/>
      <w:lvlText w:val="%8."/>
      <w:lvlJc w:val="left"/>
      <w:pPr>
        <w:tabs>
          <w:tab w:val="num" w:pos="8028"/>
        </w:tabs>
        <w:ind w:left="8028" w:hanging="360"/>
      </w:pPr>
      <w:rPr>
        <w:rFonts w:hint="default"/>
      </w:rPr>
    </w:lvl>
    <w:lvl w:ilvl="8">
      <w:start w:val="1"/>
      <w:numFmt w:val="lowerRoman"/>
      <w:lvlText w:val="%9."/>
      <w:lvlJc w:val="right"/>
      <w:pPr>
        <w:tabs>
          <w:tab w:val="num" w:pos="8748"/>
        </w:tabs>
        <w:ind w:left="8748" w:hanging="180"/>
      </w:pPr>
      <w:rPr>
        <w:rFonts w:hint="default"/>
      </w:rPr>
    </w:lvl>
  </w:abstractNum>
  <w:abstractNum w:abstractNumId="54" w15:restartNumberingAfterBreak="0">
    <w:nsid w:val="63F335A0"/>
    <w:multiLevelType w:val="multilevel"/>
    <w:tmpl w:val="41409A46"/>
    <w:styleLink w:val="OpsommingtekenCEDelft"/>
    <w:lvl w:ilvl="0">
      <w:start w:val="1"/>
      <w:numFmt w:val="bullet"/>
      <w:pStyle w:val="Opsommingteken1eniveauCEDelft"/>
      <w:lvlText w:val="‐"/>
      <w:lvlJc w:val="left"/>
      <w:pPr>
        <w:ind w:left="284" w:hanging="284"/>
      </w:pPr>
      <w:rPr>
        <w:rFonts w:ascii="Calibri" w:hAnsi="Calibri" w:hint="default"/>
      </w:rPr>
    </w:lvl>
    <w:lvl w:ilvl="1">
      <w:start w:val="1"/>
      <w:numFmt w:val="bullet"/>
      <w:pStyle w:val="Opsommingteken2eniveauCEDelft"/>
      <w:lvlText w:val="•"/>
      <w:lvlJc w:val="left"/>
      <w:pPr>
        <w:ind w:left="568" w:hanging="284"/>
      </w:pPr>
      <w:rPr>
        <w:rFonts w:ascii="Calibri" w:hAnsi="Calibri" w:hint="default"/>
        <w:color w:val="auto"/>
      </w:rPr>
    </w:lvl>
    <w:lvl w:ilvl="2">
      <w:start w:val="1"/>
      <w:numFmt w:val="bullet"/>
      <w:pStyle w:val="Opsommingteken3eniveauCEDelft"/>
      <w:lvlText w:val="◦"/>
      <w:lvlJc w:val="left"/>
      <w:pPr>
        <w:ind w:left="852" w:hanging="284"/>
      </w:pPr>
      <w:rPr>
        <w:rFonts w:ascii="Calibri" w:hAnsi="Calibri" w:hint="default"/>
      </w:rPr>
    </w:lvl>
    <w:lvl w:ilvl="3">
      <w:start w:val="1"/>
      <w:numFmt w:val="bullet"/>
      <w:lvlText w:val="»"/>
      <w:lvlJc w:val="left"/>
      <w:pPr>
        <w:ind w:left="1136" w:hanging="284"/>
      </w:pPr>
      <w:rPr>
        <w:rFonts w:hint="default"/>
      </w:rPr>
    </w:lvl>
    <w:lvl w:ilvl="4">
      <w:start w:val="1"/>
      <w:numFmt w:val="bullet"/>
      <w:lvlText w:val="-"/>
      <w:lvlJc w:val="left"/>
      <w:pPr>
        <w:ind w:left="1420" w:hanging="284"/>
      </w:pPr>
      <w:rPr>
        <w:rFonts w:hint="default"/>
      </w:rPr>
    </w:lvl>
    <w:lvl w:ilvl="5">
      <w:start w:val="1"/>
      <w:numFmt w:val="bullet"/>
      <w:lvlText w:val="-"/>
      <w:lvlJc w:val="left"/>
      <w:pPr>
        <w:ind w:left="1704" w:hanging="284"/>
      </w:pPr>
      <w:rPr>
        <w:rFonts w:hint="default"/>
        <w:color w:val="000000" w:themeColor="text1"/>
      </w:rPr>
    </w:lvl>
    <w:lvl w:ilvl="6">
      <w:start w:val="1"/>
      <w:numFmt w:val="bullet"/>
      <w:lvlText w:val="-"/>
      <w:lvlJc w:val="left"/>
      <w:pPr>
        <w:ind w:left="1988" w:hanging="284"/>
      </w:pPr>
      <w:rPr>
        <w:rFonts w:hint="default"/>
        <w:color w:val="000000" w:themeColor="text1"/>
      </w:rPr>
    </w:lvl>
    <w:lvl w:ilvl="7">
      <w:start w:val="1"/>
      <w:numFmt w:val="bullet"/>
      <w:lvlText w:val="-"/>
      <w:lvlJc w:val="left"/>
      <w:pPr>
        <w:ind w:left="2272" w:hanging="284"/>
      </w:pPr>
      <w:rPr>
        <w:rFonts w:hint="default"/>
        <w:color w:val="000000" w:themeColor="text1"/>
      </w:rPr>
    </w:lvl>
    <w:lvl w:ilvl="8">
      <w:start w:val="1"/>
      <w:numFmt w:val="bullet"/>
      <w:lvlText w:val="-"/>
      <w:lvlJc w:val="left"/>
      <w:pPr>
        <w:ind w:left="2556" w:hanging="284"/>
      </w:pPr>
      <w:rPr>
        <w:rFonts w:hint="default"/>
        <w:color w:val="000000" w:themeColor="text1"/>
      </w:rPr>
    </w:lvl>
  </w:abstractNum>
  <w:abstractNum w:abstractNumId="55" w15:restartNumberingAfterBreak="0">
    <w:nsid w:val="645D0D39"/>
    <w:multiLevelType w:val="multilevel"/>
    <w:tmpl w:val="87B4A5D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4C5361F"/>
    <w:multiLevelType w:val="multilevel"/>
    <w:tmpl w:val="7C183216"/>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CAB1E63"/>
    <w:multiLevelType w:val="multilevel"/>
    <w:tmpl w:val="7FB6E594"/>
    <w:numStyleLink w:val="AgendapuntlijstCEDelft"/>
  </w:abstractNum>
  <w:abstractNum w:abstractNumId="58" w15:restartNumberingAfterBreak="0">
    <w:nsid w:val="6D3425D4"/>
    <w:multiLevelType w:val="multilevel"/>
    <w:tmpl w:val="C9E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D4A79E7"/>
    <w:multiLevelType w:val="hybridMultilevel"/>
    <w:tmpl w:val="EF0C26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60" w15:restartNumberingAfterBreak="0">
    <w:nsid w:val="6E4174E6"/>
    <w:multiLevelType w:val="hybridMultilevel"/>
    <w:tmpl w:val="C2EEBBD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1" w15:restartNumberingAfterBreak="0">
    <w:nsid w:val="6E7370EC"/>
    <w:multiLevelType w:val="multilevel"/>
    <w:tmpl w:val="9200769E"/>
    <w:numStyleLink w:val="OpsommingkleineletterCEDelft"/>
  </w:abstractNum>
  <w:abstractNum w:abstractNumId="62" w15:restartNumberingAfterBreak="0">
    <w:nsid w:val="70EC4E8C"/>
    <w:multiLevelType w:val="multilevel"/>
    <w:tmpl w:val="C9FA2D30"/>
    <w:numStyleLink w:val="OpsommingopenrondjeCEDelft"/>
  </w:abstractNum>
  <w:abstractNum w:abstractNumId="63" w15:restartNumberingAfterBreak="0">
    <w:nsid w:val="73AB264B"/>
    <w:multiLevelType w:val="multilevel"/>
    <w:tmpl w:val="4282CF3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756872EA"/>
    <w:multiLevelType w:val="multilevel"/>
    <w:tmpl w:val="97B2173E"/>
    <w:numStyleLink w:val="KopnummeringCEDelft"/>
  </w:abstractNum>
  <w:abstractNum w:abstractNumId="65" w15:restartNumberingAfterBreak="0">
    <w:nsid w:val="76A145D1"/>
    <w:multiLevelType w:val="hybridMultilevel"/>
    <w:tmpl w:val="80C47EAA"/>
    <w:lvl w:ilvl="0" w:tplc="E4C03E68">
      <w:start w:val="950"/>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15:restartNumberingAfterBreak="0">
    <w:nsid w:val="77460B8A"/>
    <w:multiLevelType w:val="multilevel"/>
    <w:tmpl w:val="3766B3F2"/>
    <w:numStyleLink w:val="BijlagenummeringCEDelft"/>
  </w:abstractNum>
  <w:num w:numId="1">
    <w:abstractNumId w:val="14"/>
  </w:num>
  <w:num w:numId="2">
    <w:abstractNumId w:val="36"/>
  </w:num>
  <w:num w:numId="3">
    <w:abstractNumId w:val="43"/>
  </w:num>
  <w:num w:numId="4">
    <w:abstractNumId w:val="18"/>
  </w:num>
  <w:num w:numId="5">
    <w:abstractNumId w:val="45"/>
  </w:num>
  <w:num w:numId="6">
    <w:abstractNumId w:val="22"/>
  </w:num>
  <w:num w:numId="7">
    <w:abstractNumId w:val="21"/>
  </w:num>
  <w:num w:numId="8">
    <w:abstractNumId w:val="28"/>
  </w:num>
  <w:num w:numId="9">
    <w:abstractNumId w:val="40"/>
  </w:num>
  <w:num w:numId="10">
    <w:abstractNumId w:val="54"/>
  </w:num>
  <w:num w:numId="11">
    <w:abstractNumId w:val="27"/>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61"/>
  </w:num>
  <w:num w:numId="23">
    <w:abstractNumId w:val="44"/>
  </w:num>
  <w:num w:numId="24">
    <w:abstractNumId w:val="57"/>
  </w:num>
  <w:num w:numId="25">
    <w:abstractNumId w:val="62"/>
  </w:num>
  <w:num w:numId="26">
    <w:abstractNumId w:val="19"/>
  </w:num>
  <w:num w:numId="27">
    <w:abstractNumId w:val="18"/>
  </w:num>
  <w:num w:numId="28">
    <w:abstractNumId w:val="35"/>
  </w:num>
  <w:num w:numId="29">
    <w:abstractNumId w:val="64"/>
  </w:num>
  <w:num w:numId="30">
    <w:abstractNumId w:val="66"/>
  </w:num>
  <w:num w:numId="31">
    <w:abstractNumId w:val="20"/>
  </w:num>
  <w:num w:numId="32">
    <w:abstractNumId w:val="51"/>
  </w:num>
  <w:num w:numId="33">
    <w:abstractNumId w:val="15"/>
  </w:num>
  <w:num w:numId="34">
    <w:abstractNumId w:val="53"/>
  </w:num>
  <w:num w:numId="35">
    <w:abstractNumId w:val="33"/>
  </w:num>
  <w:num w:numId="36">
    <w:abstractNumId w:val="41"/>
  </w:num>
  <w:num w:numId="37">
    <w:abstractNumId w:val="26"/>
  </w:num>
  <w:num w:numId="38">
    <w:abstractNumId w:val="10"/>
  </w:num>
  <w:num w:numId="39">
    <w:abstractNumId w:val="25"/>
  </w:num>
  <w:num w:numId="40">
    <w:abstractNumId w:val="32"/>
  </w:num>
  <w:num w:numId="41">
    <w:abstractNumId w:val="48"/>
  </w:num>
  <w:num w:numId="42">
    <w:abstractNumId w:val="11"/>
  </w:num>
  <w:num w:numId="43">
    <w:abstractNumId w:val="13"/>
  </w:num>
  <w:num w:numId="44">
    <w:abstractNumId w:val="24"/>
  </w:num>
  <w:num w:numId="45">
    <w:abstractNumId w:val="50"/>
  </w:num>
  <w:num w:numId="46">
    <w:abstractNumId w:val="52"/>
  </w:num>
  <w:num w:numId="47">
    <w:abstractNumId w:val="56"/>
  </w:num>
  <w:num w:numId="48">
    <w:abstractNumId w:val="55"/>
  </w:num>
  <w:num w:numId="49">
    <w:abstractNumId w:val="30"/>
  </w:num>
  <w:num w:numId="50">
    <w:abstractNumId w:val="63"/>
  </w:num>
  <w:num w:numId="51">
    <w:abstractNumId w:val="38"/>
  </w:num>
  <w:num w:numId="52">
    <w:abstractNumId w:val="49"/>
  </w:num>
  <w:num w:numId="53">
    <w:abstractNumId w:val="37"/>
  </w:num>
  <w:num w:numId="54">
    <w:abstractNumId w:val="60"/>
  </w:num>
  <w:num w:numId="55">
    <w:abstractNumId w:val="39"/>
  </w:num>
  <w:num w:numId="56">
    <w:abstractNumId w:val="34"/>
  </w:num>
  <w:num w:numId="57">
    <w:abstractNumId w:val="23"/>
    <w:lvlOverride w:ilvl="0">
      <w:startOverride w:val="1"/>
    </w:lvlOverride>
  </w:num>
  <w:num w:numId="58">
    <w:abstractNumId w:val="34"/>
    <w:lvlOverride w:ilvl="0">
      <w:startOverride w:val="1"/>
    </w:lvlOverride>
  </w:num>
  <w:num w:numId="59">
    <w:abstractNumId w:val="59"/>
  </w:num>
  <w:num w:numId="60">
    <w:abstractNumId w:val="42"/>
  </w:num>
  <w:num w:numId="61">
    <w:abstractNumId w:val="17"/>
  </w:num>
  <w:num w:numId="62">
    <w:abstractNumId w:val="12"/>
  </w:num>
  <w:num w:numId="63">
    <w:abstractNumId w:val="16"/>
  </w:num>
  <w:num w:numId="64">
    <w:abstractNumId w:val="29"/>
  </w:num>
  <w:num w:numId="65">
    <w:abstractNumId w:val="46"/>
  </w:num>
  <w:num w:numId="66">
    <w:abstractNumId w:val="31"/>
  </w:num>
  <w:num w:numId="67">
    <w:abstractNumId w:val="34"/>
    <w:lvlOverride w:ilvl="0">
      <w:startOverride w:val="1"/>
    </w:lvlOverride>
  </w:num>
  <w:num w:numId="68">
    <w:abstractNumId w:val="65"/>
  </w:num>
  <w:num w:numId="69">
    <w:abstractNumId w:val="47"/>
  </w:num>
  <w:num w:numId="70">
    <w:abstractNumId w:val="34"/>
    <w:lvlOverride w:ilvl="0">
      <w:startOverride w:val="1"/>
    </w:lvlOverride>
  </w:num>
  <w:num w:numId="71">
    <w:abstractNumId w:val="58"/>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tja Kruit">
    <w15:presenceInfo w15:providerId="None" w15:userId="Katja Kruit"/>
  </w15:person>
  <w15:person w15:author="Benno Schepers">
    <w15:presenceInfo w15:providerId="None" w15:userId="Benno Schepers"/>
  </w15:person>
  <w15:person w15:author="Katja Kruit [2]">
    <w15:presenceInfo w15:providerId="Windows Live" w15:userId="d576aeb826355b98"/>
  </w15:person>
  <w15:person w15:author="Katja Kruit [3]">
    <w15:presenceInfo w15:providerId="AD" w15:userId="S-1-5-21-656680832-2431177673-95174929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nl-NL" w:vendorID="1" w:dllVersion="512" w:checkStyle="1"/>
  <w:proofState w:spelling="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trackRevisions/>
  <w:defaultTabStop w:val="709"/>
  <w:hyphenationZone w:val="425"/>
  <w:doNotHyphenateCaps/>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32F"/>
    <w:rsid w:val="00000E74"/>
    <w:rsid w:val="00004562"/>
    <w:rsid w:val="00004E75"/>
    <w:rsid w:val="00006237"/>
    <w:rsid w:val="000064D9"/>
    <w:rsid w:val="0000663D"/>
    <w:rsid w:val="00010D95"/>
    <w:rsid w:val="00011BFA"/>
    <w:rsid w:val="00012581"/>
    <w:rsid w:val="000128DA"/>
    <w:rsid w:val="00012AB3"/>
    <w:rsid w:val="00017EE0"/>
    <w:rsid w:val="000223AD"/>
    <w:rsid w:val="00023B07"/>
    <w:rsid w:val="00024619"/>
    <w:rsid w:val="0002562D"/>
    <w:rsid w:val="000270B9"/>
    <w:rsid w:val="0003377A"/>
    <w:rsid w:val="00034A87"/>
    <w:rsid w:val="00035232"/>
    <w:rsid w:val="0003556D"/>
    <w:rsid w:val="000406F4"/>
    <w:rsid w:val="000418EF"/>
    <w:rsid w:val="000431D0"/>
    <w:rsid w:val="000442B6"/>
    <w:rsid w:val="0004513F"/>
    <w:rsid w:val="000470EB"/>
    <w:rsid w:val="00047F79"/>
    <w:rsid w:val="000502A0"/>
    <w:rsid w:val="00050D4B"/>
    <w:rsid w:val="0005205D"/>
    <w:rsid w:val="00052426"/>
    <w:rsid w:val="00052FF4"/>
    <w:rsid w:val="00053E43"/>
    <w:rsid w:val="0005430B"/>
    <w:rsid w:val="0005502C"/>
    <w:rsid w:val="00055231"/>
    <w:rsid w:val="00056235"/>
    <w:rsid w:val="0005659E"/>
    <w:rsid w:val="0005732F"/>
    <w:rsid w:val="00060FB9"/>
    <w:rsid w:val="0006365C"/>
    <w:rsid w:val="00063A6A"/>
    <w:rsid w:val="000653F7"/>
    <w:rsid w:val="00065D99"/>
    <w:rsid w:val="00066DF0"/>
    <w:rsid w:val="00067BA9"/>
    <w:rsid w:val="00070182"/>
    <w:rsid w:val="00071D46"/>
    <w:rsid w:val="000724C0"/>
    <w:rsid w:val="00073697"/>
    <w:rsid w:val="00073A71"/>
    <w:rsid w:val="00074DAC"/>
    <w:rsid w:val="0007714E"/>
    <w:rsid w:val="00080350"/>
    <w:rsid w:val="00083E4B"/>
    <w:rsid w:val="00085F7D"/>
    <w:rsid w:val="000866D6"/>
    <w:rsid w:val="00087BDF"/>
    <w:rsid w:val="00092DB3"/>
    <w:rsid w:val="0009698A"/>
    <w:rsid w:val="000A00B5"/>
    <w:rsid w:val="000A00E7"/>
    <w:rsid w:val="000A03AC"/>
    <w:rsid w:val="000A1A95"/>
    <w:rsid w:val="000A1B78"/>
    <w:rsid w:val="000A6888"/>
    <w:rsid w:val="000B15EF"/>
    <w:rsid w:val="000B194F"/>
    <w:rsid w:val="000B2509"/>
    <w:rsid w:val="000B3F8C"/>
    <w:rsid w:val="000B4E08"/>
    <w:rsid w:val="000C0969"/>
    <w:rsid w:val="000C1A1A"/>
    <w:rsid w:val="000C1BBE"/>
    <w:rsid w:val="000C243D"/>
    <w:rsid w:val="000C78C9"/>
    <w:rsid w:val="000D3A53"/>
    <w:rsid w:val="000D6AB7"/>
    <w:rsid w:val="000E0799"/>
    <w:rsid w:val="000E0F3C"/>
    <w:rsid w:val="000E1539"/>
    <w:rsid w:val="000E55A1"/>
    <w:rsid w:val="000E6E43"/>
    <w:rsid w:val="000F213A"/>
    <w:rsid w:val="000F2D93"/>
    <w:rsid w:val="000F650E"/>
    <w:rsid w:val="001006E9"/>
    <w:rsid w:val="00100B98"/>
    <w:rsid w:val="001016CE"/>
    <w:rsid w:val="001046D0"/>
    <w:rsid w:val="0010509F"/>
    <w:rsid w:val="00106601"/>
    <w:rsid w:val="00110A9F"/>
    <w:rsid w:val="001170AE"/>
    <w:rsid w:val="00117C91"/>
    <w:rsid w:val="00122DED"/>
    <w:rsid w:val="00132265"/>
    <w:rsid w:val="00133A69"/>
    <w:rsid w:val="00134E43"/>
    <w:rsid w:val="00135A2A"/>
    <w:rsid w:val="00135CC9"/>
    <w:rsid w:val="00135E7B"/>
    <w:rsid w:val="00137CBB"/>
    <w:rsid w:val="001418D6"/>
    <w:rsid w:val="0014353C"/>
    <w:rsid w:val="00144DAF"/>
    <w:rsid w:val="00145B8E"/>
    <w:rsid w:val="0014640F"/>
    <w:rsid w:val="00147A7B"/>
    <w:rsid w:val="00150F9C"/>
    <w:rsid w:val="00152E4D"/>
    <w:rsid w:val="001579D8"/>
    <w:rsid w:val="0016146A"/>
    <w:rsid w:val="001637BC"/>
    <w:rsid w:val="001639F5"/>
    <w:rsid w:val="00163C49"/>
    <w:rsid w:val="001660AC"/>
    <w:rsid w:val="00171FFF"/>
    <w:rsid w:val="0018093D"/>
    <w:rsid w:val="00187A59"/>
    <w:rsid w:val="0019247A"/>
    <w:rsid w:val="0019292B"/>
    <w:rsid w:val="00194350"/>
    <w:rsid w:val="001972C0"/>
    <w:rsid w:val="001A1A4A"/>
    <w:rsid w:val="001A27C1"/>
    <w:rsid w:val="001B1B37"/>
    <w:rsid w:val="001B4C7E"/>
    <w:rsid w:val="001B62B2"/>
    <w:rsid w:val="001B6F23"/>
    <w:rsid w:val="001C11BE"/>
    <w:rsid w:val="001C3B87"/>
    <w:rsid w:val="001C5A4B"/>
    <w:rsid w:val="001C6232"/>
    <w:rsid w:val="001C63E7"/>
    <w:rsid w:val="001C659B"/>
    <w:rsid w:val="001D000F"/>
    <w:rsid w:val="001D019B"/>
    <w:rsid w:val="001D2384"/>
    <w:rsid w:val="001D2A06"/>
    <w:rsid w:val="001D3446"/>
    <w:rsid w:val="001D3494"/>
    <w:rsid w:val="001D5C30"/>
    <w:rsid w:val="001D66F1"/>
    <w:rsid w:val="001E0200"/>
    <w:rsid w:val="001E143E"/>
    <w:rsid w:val="001E2293"/>
    <w:rsid w:val="001E34AC"/>
    <w:rsid w:val="001E5A87"/>
    <w:rsid w:val="001E5F7F"/>
    <w:rsid w:val="001E6B07"/>
    <w:rsid w:val="001E7503"/>
    <w:rsid w:val="001F5B4F"/>
    <w:rsid w:val="001F5C28"/>
    <w:rsid w:val="001F6547"/>
    <w:rsid w:val="00200250"/>
    <w:rsid w:val="0020548B"/>
    <w:rsid w:val="0020607F"/>
    <w:rsid w:val="00206E2A"/>
    <w:rsid w:val="00206FF8"/>
    <w:rsid w:val="002074B2"/>
    <w:rsid w:val="00212387"/>
    <w:rsid w:val="00213CE7"/>
    <w:rsid w:val="00216489"/>
    <w:rsid w:val="0021705C"/>
    <w:rsid w:val="00217C32"/>
    <w:rsid w:val="00220A9C"/>
    <w:rsid w:val="002217D5"/>
    <w:rsid w:val="00221992"/>
    <w:rsid w:val="002226EF"/>
    <w:rsid w:val="00224525"/>
    <w:rsid w:val="002245C1"/>
    <w:rsid w:val="0022566E"/>
    <w:rsid w:val="00225889"/>
    <w:rsid w:val="00226746"/>
    <w:rsid w:val="00230619"/>
    <w:rsid w:val="00230849"/>
    <w:rsid w:val="00230A44"/>
    <w:rsid w:val="00230B64"/>
    <w:rsid w:val="00230C7A"/>
    <w:rsid w:val="00233B6A"/>
    <w:rsid w:val="00235EDF"/>
    <w:rsid w:val="00236947"/>
    <w:rsid w:val="00236DE9"/>
    <w:rsid w:val="00242226"/>
    <w:rsid w:val="00242F7D"/>
    <w:rsid w:val="00243C37"/>
    <w:rsid w:val="00243DAD"/>
    <w:rsid w:val="00250D7C"/>
    <w:rsid w:val="00250F1C"/>
    <w:rsid w:val="002518D2"/>
    <w:rsid w:val="00252B9A"/>
    <w:rsid w:val="00254088"/>
    <w:rsid w:val="00255D2C"/>
    <w:rsid w:val="00256039"/>
    <w:rsid w:val="0025607A"/>
    <w:rsid w:val="002576A5"/>
    <w:rsid w:val="00257AA9"/>
    <w:rsid w:val="00260296"/>
    <w:rsid w:val="00262D4E"/>
    <w:rsid w:val="00263212"/>
    <w:rsid w:val="002641F0"/>
    <w:rsid w:val="002646C8"/>
    <w:rsid w:val="00264799"/>
    <w:rsid w:val="00264F16"/>
    <w:rsid w:val="00266F9D"/>
    <w:rsid w:val="00272D02"/>
    <w:rsid w:val="002746CB"/>
    <w:rsid w:val="00280D1D"/>
    <w:rsid w:val="0028205F"/>
    <w:rsid w:val="00282B5D"/>
    <w:rsid w:val="00283592"/>
    <w:rsid w:val="00286914"/>
    <w:rsid w:val="00286F02"/>
    <w:rsid w:val="00287412"/>
    <w:rsid w:val="002928C6"/>
    <w:rsid w:val="00293086"/>
    <w:rsid w:val="00294CD2"/>
    <w:rsid w:val="002955BD"/>
    <w:rsid w:val="0029672B"/>
    <w:rsid w:val="00297A19"/>
    <w:rsid w:val="002A0289"/>
    <w:rsid w:val="002A2E44"/>
    <w:rsid w:val="002A30CC"/>
    <w:rsid w:val="002A6867"/>
    <w:rsid w:val="002A72D0"/>
    <w:rsid w:val="002B08A4"/>
    <w:rsid w:val="002B211C"/>
    <w:rsid w:val="002B228F"/>
    <w:rsid w:val="002B2998"/>
    <w:rsid w:val="002B499E"/>
    <w:rsid w:val="002B64EE"/>
    <w:rsid w:val="002B7A5B"/>
    <w:rsid w:val="002C11D0"/>
    <w:rsid w:val="002C121A"/>
    <w:rsid w:val="002C46FB"/>
    <w:rsid w:val="002C4F33"/>
    <w:rsid w:val="002C79AE"/>
    <w:rsid w:val="002D0351"/>
    <w:rsid w:val="002D03F5"/>
    <w:rsid w:val="002D0E88"/>
    <w:rsid w:val="002D17B5"/>
    <w:rsid w:val="002D27E9"/>
    <w:rsid w:val="002D4246"/>
    <w:rsid w:val="002D4584"/>
    <w:rsid w:val="002D52B2"/>
    <w:rsid w:val="002D59CF"/>
    <w:rsid w:val="002E2611"/>
    <w:rsid w:val="002E274E"/>
    <w:rsid w:val="002E3C40"/>
    <w:rsid w:val="002E4E0D"/>
    <w:rsid w:val="002E68CD"/>
    <w:rsid w:val="002F1BB5"/>
    <w:rsid w:val="002F678C"/>
    <w:rsid w:val="002F7B77"/>
    <w:rsid w:val="00303A33"/>
    <w:rsid w:val="0030502F"/>
    <w:rsid w:val="0030596A"/>
    <w:rsid w:val="003063C0"/>
    <w:rsid w:val="003109BE"/>
    <w:rsid w:val="00312115"/>
    <w:rsid w:val="003124F7"/>
    <w:rsid w:val="00312D26"/>
    <w:rsid w:val="003131D2"/>
    <w:rsid w:val="00314618"/>
    <w:rsid w:val="00316E45"/>
    <w:rsid w:val="00317DEA"/>
    <w:rsid w:val="003214E0"/>
    <w:rsid w:val="00322A9F"/>
    <w:rsid w:val="00323121"/>
    <w:rsid w:val="00326BD4"/>
    <w:rsid w:val="003316BA"/>
    <w:rsid w:val="00331981"/>
    <w:rsid w:val="003333BF"/>
    <w:rsid w:val="00333C44"/>
    <w:rsid w:val="00334D4B"/>
    <w:rsid w:val="00335B5E"/>
    <w:rsid w:val="00337DDE"/>
    <w:rsid w:val="00342209"/>
    <w:rsid w:val="00342A69"/>
    <w:rsid w:val="003444A8"/>
    <w:rsid w:val="00345315"/>
    <w:rsid w:val="00346631"/>
    <w:rsid w:val="0034687D"/>
    <w:rsid w:val="00347094"/>
    <w:rsid w:val="00353543"/>
    <w:rsid w:val="00353C75"/>
    <w:rsid w:val="003568E2"/>
    <w:rsid w:val="00356B30"/>
    <w:rsid w:val="00356FDA"/>
    <w:rsid w:val="00357F56"/>
    <w:rsid w:val="00362435"/>
    <w:rsid w:val="003632AC"/>
    <w:rsid w:val="0036336D"/>
    <w:rsid w:val="00364B2C"/>
    <w:rsid w:val="00364E1D"/>
    <w:rsid w:val="00365254"/>
    <w:rsid w:val="00365327"/>
    <w:rsid w:val="00367717"/>
    <w:rsid w:val="00370FD2"/>
    <w:rsid w:val="00374C23"/>
    <w:rsid w:val="00374D9A"/>
    <w:rsid w:val="00377612"/>
    <w:rsid w:val="00382603"/>
    <w:rsid w:val="003827C5"/>
    <w:rsid w:val="00383954"/>
    <w:rsid w:val="00385186"/>
    <w:rsid w:val="0038729A"/>
    <w:rsid w:val="0039126D"/>
    <w:rsid w:val="003915CA"/>
    <w:rsid w:val="00392D41"/>
    <w:rsid w:val="00395713"/>
    <w:rsid w:val="00395D82"/>
    <w:rsid w:val="003964D4"/>
    <w:rsid w:val="0039656A"/>
    <w:rsid w:val="003A1538"/>
    <w:rsid w:val="003A175F"/>
    <w:rsid w:val="003A1AB5"/>
    <w:rsid w:val="003A2133"/>
    <w:rsid w:val="003A2593"/>
    <w:rsid w:val="003A305B"/>
    <w:rsid w:val="003A438F"/>
    <w:rsid w:val="003A4BF5"/>
    <w:rsid w:val="003A5ED3"/>
    <w:rsid w:val="003A6677"/>
    <w:rsid w:val="003B14A0"/>
    <w:rsid w:val="003B595E"/>
    <w:rsid w:val="003C6A01"/>
    <w:rsid w:val="003C744C"/>
    <w:rsid w:val="003D0273"/>
    <w:rsid w:val="003D034F"/>
    <w:rsid w:val="003D04B7"/>
    <w:rsid w:val="003D09E4"/>
    <w:rsid w:val="003D32F2"/>
    <w:rsid w:val="003D414A"/>
    <w:rsid w:val="003D49E5"/>
    <w:rsid w:val="003D4E86"/>
    <w:rsid w:val="003E30F2"/>
    <w:rsid w:val="003E3B7D"/>
    <w:rsid w:val="003E52C0"/>
    <w:rsid w:val="003E546A"/>
    <w:rsid w:val="003E5A01"/>
    <w:rsid w:val="003E649B"/>
    <w:rsid w:val="003E6FEF"/>
    <w:rsid w:val="003E73D0"/>
    <w:rsid w:val="003E766F"/>
    <w:rsid w:val="003F2747"/>
    <w:rsid w:val="003F768C"/>
    <w:rsid w:val="003F7984"/>
    <w:rsid w:val="004001AF"/>
    <w:rsid w:val="00401F87"/>
    <w:rsid w:val="004025DD"/>
    <w:rsid w:val="004044C8"/>
    <w:rsid w:val="00404C6B"/>
    <w:rsid w:val="00404E30"/>
    <w:rsid w:val="00404F02"/>
    <w:rsid w:val="00410F28"/>
    <w:rsid w:val="004113DA"/>
    <w:rsid w:val="00412957"/>
    <w:rsid w:val="0041674F"/>
    <w:rsid w:val="00417588"/>
    <w:rsid w:val="00421C8F"/>
    <w:rsid w:val="0042516E"/>
    <w:rsid w:val="0042594D"/>
    <w:rsid w:val="00427A58"/>
    <w:rsid w:val="00432362"/>
    <w:rsid w:val="00433AF3"/>
    <w:rsid w:val="00435EEB"/>
    <w:rsid w:val="004364CB"/>
    <w:rsid w:val="00441382"/>
    <w:rsid w:val="004432AC"/>
    <w:rsid w:val="00444B59"/>
    <w:rsid w:val="004475F8"/>
    <w:rsid w:val="00451FDB"/>
    <w:rsid w:val="004542FE"/>
    <w:rsid w:val="004549D1"/>
    <w:rsid w:val="00455132"/>
    <w:rsid w:val="004564A6"/>
    <w:rsid w:val="0045673D"/>
    <w:rsid w:val="0045754E"/>
    <w:rsid w:val="00460433"/>
    <w:rsid w:val="00460AF4"/>
    <w:rsid w:val="00463692"/>
    <w:rsid w:val="004656F6"/>
    <w:rsid w:val="004659D3"/>
    <w:rsid w:val="00466D71"/>
    <w:rsid w:val="00470213"/>
    <w:rsid w:val="00470DCA"/>
    <w:rsid w:val="00471C0F"/>
    <w:rsid w:val="00472E5E"/>
    <w:rsid w:val="004733C3"/>
    <w:rsid w:val="0047375D"/>
    <w:rsid w:val="0047392D"/>
    <w:rsid w:val="00473A0E"/>
    <w:rsid w:val="0047518D"/>
    <w:rsid w:val="00475617"/>
    <w:rsid w:val="004804E1"/>
    <w:rsid w:val="00483ED7"/>
    <w:rsid w:val="00484C8E"/>
    <w:rsid w:val="00486319"/>
    <w:rsid w:val="00487543"/>
    <w:rsid w:val="004875E2"/>
    <w:rsid w:val="00490BBD"/>
    <w:rsid w:val="00492313"/>
    <w:rsid w:val="00495327"/>
    <w:rsid w:val="0049607E"/>
    <w:rsid w:val="004A59B7"/>
    <w:rsid w:val="004A5A4F"/>
    <w:rsid w:val="004A614A"/>
    <w:rsid w:val="004B17CF"/>
    <w:rsid w:val="004B2C90"/>
    <w:rsid w:val="004B50B4"/>
    <w:rsid w:val="004B6E5B"/>
    <w:rsid w:val="004C0323"/>
    <w:rsid w:val="004C26CA"/>
    <w:rsid w:val="004C4C36"/>
    <w:rsid w:val="004C51F8"/>
    <w:rsid w:val="004C58B3"/>
    <w:rsid w:val="004C5B91"/>
    <w:rsid w:val="004D0764"/>
    <w:rsid w:val="004D091D"/>
    <w:rsid w:val="004D2412"/>
    <w:rsid w:val="004D7979"/>
    <w:rsid w:val="004E012E"/>
    <w:rsid w:val="004E07AE"/>
    <w:rsid w:val="004E24D1"/>
    <w:rsid w:val="004E2AC2"/>
    <w:rsid w:val="004E39DE"/>
    <w:rsid w:val="004E519B"/>
    <w:rsid w:val="004F4574"/>
    <w:rsid w:val="004F4A4D"/>
    <w:rsid w:val="004F6A99"/>
    <w:rsid w:val="00501532"/>
    <w:rsid w:val="005017F3"/>
    <w:rsid w:val="00501A64"/>
    <w:rsid w:val="00502FAC"/>
    <w:rsid w:val="00503BFD"/>
    <w:rsid w:val="005043E5"/>
    <w:rsid w:val="005074F7"/>
    <w:rsid w:val="0050766F"/>
    <w:rsid w:val="0051279D"/>
    <w:rsid w:val="00512C09"/>
    <w:rsid w:val="00513D36"/>
    <w:rsid w:val="00514BA1"/>
    <w:rsid w:val="00515E2F"/>
    <w:rsid w:val="0051730C"/>
    <w:rsid w:val="0052002D"/>
    <w:rsid w:val="00520358"/>
    <w:rsid w:val="00520715"/>
    <w:rsid w:val="00521259"/>
    <w:rsid w:val="00521726"/>
    <w:rsid w:val="00521B4A"/>
    <w:rsid w:val="0052238C"/>
    <w:rsid w:val="00526530"/>
    <w:rsid w:val="0052797B"/>
    <w:rsid w:val="0053645C"/>
    <w:rsid w:val="00540B4E"/>
    <w:rsid w:val="005437CD"/>
    <w:rsid w:val="00544E29"/>
    <w:rsid w:val="00545244"/>
    <w:rsid w:val="00547738"/>
    <w:rsid w:val="00547E75"/>
    <w:rsid w:val="00553801"/>
    <w:rsid w:val="00554345"/>
    <w:rsid w:val="005615BE"/>
    <w:rsid w:val="00562E3D"/>
    <w:rsid w:val="005717B1"/>
    <w:rsid w:val="005717F6"/>
    <w:rsid w:val="005733DF"/>
    <w:rsid w:val="00574E87"/>
    <w:rsid w:val="00575FFC"/>
    <w:rsid w:val="00576B21"/>
    <w:rsid w:val="005774D8"/>
    <w:rsid w:val="005818B8"/>
    <w:rsid w:val="00581F76"/>
    <w:rsid w:val="00583FA0"/>
    <w:rsid w:val="0058780F"/>
    <w:rsid w:val="0059027A"/>
    <w:rsid w:val="00595E16"/>
    <w:rsid w:val="005A1BD7"/>
    <w:rsid w:val="005A22CD"/>
    <w:rsid w:val="005A2BEC"/>
    <w:rsid w:val="005A7B03"/>
    <w:rsid w:val="005B0AFF"/>
    <w:rsid w:val="005B1C92"/>
    <w:rsid w:val="005B1FEA"/>
    <w:rsid w:val="005B43A5"/>
    <w:rsid w:val="005B4FAF"/>
    <w:rsid w:val="005B509C"/>
    <w:rsid w:val="005B684B"/>
    <w:rsid w:val="005C49E7"/>
    <w:rsid w:val="005C4D43"/>
    <w:rsid w:val="005C5603"/>
    <w:rsid w:val="005C5DF3"/>
    <w:rsid w:val="005C5E91"/>
    <w:rsid w:val="005C6668"/>
    <w:rsid w:val="005D0C89"/>
    <w:rsid w:val="005D1DB7"/>
    <w:rsid w:val="005D4151"/>
    <w:rsid w:val="005D561C"/>
    <w:rsid w:val="005D5E21"/>
    <w:rsid w:val="005E3E58"/>
    <w:rsid w:val="005E4BC1"/>
    <w:rsid w:val="005E4E37"/>
    <w:rsid w:val="005F0392"/>
    <w:rsid w:val="005F1169"/>
    <w:rsid w:val="006008C6"/>
    <w:rsid w:val="00600E1A"/>
    <w:rsid w:val="0060316F"/>
    <w:rsid w:val="006040DB"/>
    <w:rsid w:val="00605C7A"/>
    <w:rsid w:val="00606D41"/>
    <w:rsid w:val="00610115"/>
    <w:rsid w:val="00610FF8"/>
    <w:rsid w:val="0061195B"/>
    <w:rsid w:val="00612C22"/>
    <w:rsid w:val="00615737"/>
    <w:rsid w:val="00620455"/>
    <w:rsid w:val="00620E7E"/>
    <w:rsid w:val="0062346F"/>
    <w:rsid w:val="00624485"/>
    <w:rsid w:val="00626CD2"/>
    <w:rsid w:val="00627780"/>
    <w:rsid w:val="006311FB"/>
    <w:rsid w:val="00641E45"/>
    <w:rsid w:val="00647A67"/>
    <w:rsid w:val="00651EFC"/>
    <w:rsid w:val="00652014"/>
    <w:rsid w:val="006523F9"/>
    <w:rsid w:val="00652A97"/>
    <w:rsid w:val="00653D01"/>
    <w:rsid w:val="006544DB"/>
    <w:rsid w:val="00663A7B"/>
    <w:rsid w:val="006647BC"/>
    <w:rsid w:val="00664BF1"/>
    <w:rsid w:val="00664EE1"/>
    <w:rsid w:val="006662ED"/>
    <w:rsid w:val="00670AE2"/>
    <w:rsid w:val="00670F70"/>
    <w:rsid w:val="006721D1"/>
    <w:rsid w:val="00673B70"/>
    <w:rsid w:val="006754FD"/>
    <w:rsid w:val="0067655A"/>
    <w:rsid w:val="006767B2"/>
    <w:rsid w:val="00681C35"/>
    <w:rsid w:val="00682D84"/>
    <w:rsid w:val="00685DE2"/>
    <w:rsid w:val="00685EED"/>
    <w:rsid w:val="00687F31"/>
    <w:rsid w:val="00690A29"/>
    <w:rsid w:val="00690BB8"/>
    <w:rsid w:val="0069177F"/>
    <w:rsid w:val="00691C5B"/>
    <w:rsid w:val="00694221"/>
    <w:rsid w:val="006953A2"/>
    <w:rsid w:val="00696511"/>
    <w:rsid w:val="00696755"/>
    <w:rsid w:val="006A154F"/>
    <w:rsid w:val="006A37CA"/>
    <w:rsid w:val="006A4A7F"/>
    <w:rsid w:val="006A617D"/>
    <w:rsid w:val="006A6E03"/>
    <w:rsid w:val="006A7F30"/>
    <w:rsid w:val="006A7FCC"/>
    <w:rsid w:val="006B2857"/>
    <w:rsid w:val="006B4377"/>
    <w:rsid w:val="006B4AB9"/>
    <w:rsid w:val="006B56AD"/>
    <w:rsid w:val="006B57B0"/>
    <w:rsid w:val="006B6044"/>
    <w:rsid w:val="006C007B"/>
    <w:rsid w:val="006C38F7"/>
    <w:rsid w:val="006C6A9D"/>
    <w:rsid w:val="006D1154"/>
    <w:rsid w:val="006D20B6"/>
    <w:rsid w:val="006D2ECD"/>
    <w:rsid w:val="006E04F2"/>
    <w:rsid w:val="006E0B1C"/>
    <w:rsid w:val="006E461E"/>
    <w:rsid w:val="006E4928"/>
    <w:rsid w:val="006E4D6B"/>
    <w:rsid w:val="006E4F20"/>
    <w:rsid w:val="006E577B"/>
    <w:rsid w:val="006E5FBF"/>
    <w:rsid w:val="006E62F6"/>
    <w:rsid w:val="006F6E59"/>
    <w:rsid w:val="00700285"/>
    <w:rsid w:val="00700DDC"/>
    <w:rsid w:val="00701122"/>
    <w:rsid w:val="00702A8F"/>
    <w:rsid w:val="00703BD3"/>
    <w:rsid w:val="00704935"/>
    <w:rsid w:val="00705849"/>
    <w:rsid w:val="00706308"/>
    <w:rsid w:val="00712665"/>
    <w:rsid w:val="0071386B"/>
    <w:rsid w:val="0071490E"/>
    <w:rsid w:val="00717FDE"/>
    <w:rsid w:val="00723A34"/>
    <w:rsid w:val="0072479C"/>
    <w:rsid w:val="00734783"/>
    <w:rsid w:val="00734F02"/>
    <w:rsid w:val="007358BA"/>
    <w:rsid w:val="007361EE"/>
    <w:rsid w:val="0073667B"/>
    <w:rsid w:val="00741C5C"/>
    <w:rsid w:val="007431CB"/>
    <w:rsid w:val="00743326"/>
    <w:rsid w:val="0074431D"/>
    <w:rsid w:val="0074510A"/>
    <w:rsid w:val="0074711D"/>
    <w:rsid w:val="007474C6"/>
    <w:rsid w:val="00747A09"/>
    <w:rsid w:val="00750733"/>
    <w:rsid w:val="00750780"/>
    <w:rsid w:val="00750A59"/>
    <w:rsid w:val="007525D1"/>
    <w:rsid w:val="00752725"/>
    <w:rsid w:val="00753C03"/>
    <w:rsid w:val="00755F13"/>
    <w:rsid w:val="007560C6"/>
    <w:rsid w:val="00756C31"/>
    <w:rsid w:val="007574B3"/>
    <w:rsid w:val="00760A65"/>
    <w:rsid w:val="00760FDC"/>
    <w:rsid w:val="0076157C"/>
    <w:rsid w:val="00762296"/>
    <w:rsid w:val="00763B35"/>
    <w:rsid w:val="00763CA0"/>
    <w:rsid w:val="00764AF2"/>
    <w:rsid w:val="00765F86"/>
    <w:rsid w:val="00766E99"/>
    <w:rsid w:val="00766F81"/>
    <w:rsid w:val="0076700F"/>
    <w:rsid w:val="00770652"/>
    <w:rsid w:val="00772747"/>
    <w:rsid w:val="00773BA0"/>
    <w:rsid w:val="00775717"/>
    <w:rsid w:val="0077642E"/>
    <w:rsid w:val="00776618"/>
    <w:rsid w:val="00780940"/>
    <w:rsid w:val="00782754"/>
    <w:rsid w:val="007865DD"/>
    <w:rsid w:val="00787B55"/>
    <w:rsid w:val="00787B99"/>
    <w:rsid w:val="0079179F"/>
    <w:rsid w:val="0079236A"/>
    <w:rsid w:val="00792791"/>
    <w:rsid w:val="00792A99"/>
    <w:rsid w:val="00793E98"/>
    <w:rsid w:val="00794996"/>
    <w:rsid w:val="00794F17"/>
    <w:rsid w:val="00794FB2"/>
    <w:rsid w:val="00796A8D"/>
    <w:rsid w:val="00797899"/>
    <w:rsid w:val="007A2D42"/>
    <w:rsid w:val="007A4163"/>
    <w:rsid w:val="007A4662"/>
    <w:rsid w:val="007A72BE"/>
    <w:rsid w:val="007A7490"/>
    <w:rsid w:val="007B0C68"/>
    <w:rsid w:val="007B3114"/>
    <w:rsid w:val="007B3DA7"/>
    <w:rsid w:val="007B5373"/>
    <w:rsid w:val="007B6339"/>
    <w:rsid w:val="007B6E0F"/>
    <w:rsid w:val="007C0010"/>
    <w:rsid w:val="007C037C"/>
    <w:rsid w:val="007C198B"/>
    <w:rsid w:val="007D052A"/>
    <w:rsid w:val="007D0E55"/>
    <w:rsid w:val="007D2C95"/>
    <w:rsid w:val="007D4A7D"/>
    <w:rsid w:val="007D4CCD"/>
    <w:rsid w:val="007D4DCE"/>
    <w:rsid w:val="007D63C1"/>
    <w:rsid w:val="007D736A"/>
    <w:rsid w:val="007E1128"/>
    <w:rsid w:val="007E70F1"/>
    <w:rsid w:val="007E7724"/>
    <w:rsid w:val="007E789A"/>
    <w:rsid w:val="007F0A2A"/>
    <w:rsid w:val="007F1417"/>
    <w:rsid w:val="007F1D0F"/>
    <w:rsid w:val="007F3C02"/>
    <w:rsid w:val="007F48F0"/>
    <w:rsid w:val="007F4D49"/>
    <w:rsid w:val="007F653F"/>
    <w:rsid w:val="007F6BF6"/>
    <w:rsid w:val="008032E6"/>
    <w:rsid w:val="00804155"/>
    <w:rsid w:val="008058CC"/>
    <w:rsid w:val="008064EE"/>
    <w:rsid w:val="00806CB9"/>
    <w:rsid w:val="00810585"/>
    <w:rsid w:val="00812A93"/>
    <w:rsid w:val="00812C29"/>
    <w:rsid w:val="00815C3C"/>
    <w:rsid w:val="00816E04"/>
    <w:rsid w:val="00820C28"/>
    <w:rsid w:val="008222EE"/>
    <w:rsid w:val="00823519"/>
    <w:rsid w:val="00823AC1"/>
    <w:rsid w:val="00826EA4"/>
    <w:rsid w:val="00827569"/>
    <w:rsid w:val="008311E8"/>
    <w:rsid w:val="00832239"/>
    <w:rsid w:val="00835DC5"/>
    <w:rsid w:val="00835EA0"/>
    <w:rsid w:val="00841AE5"/>
    <w:rsid w:val="00843B35"/>
    <w:rsid w:val="0084591C"/>
    <w:rsid w:val="00846D0F"/>
    <w:rsid w:val="00850BED"/>
    <w:rsid w:val="00854B34"/>
    <w:rsid w:val="00855342"/>
    <w:rsid w:val="0086137E"/>
    <w:rsid w:val="008664DD"/>
    <w:rsid w:val="00872BA6"/>
    <w:rsid w:val="00872D57"/>
    <w:rsid w:val="008736AE"/>
    <w:rsid w:val="00873C0D"/>
    <w:rsid w:val="00874F50"/>
    <w:rsid w:val="008775D3"/>
    <w:rsid w:val="0087773C"/>
    <w:rsid w:val="00877BD5"/>
    <w:rsid w:val="008802D3"/>
    <w:rsid w:val="00883432"/>
    <w:rsid w:val="00884FDC"/>
    <w:rsid w:val="00886BB9"/>
    <w:rsid w:val="008870F0"/>
    <w:rsid w:val="008876B6"/>
    <w:rsid w:val="00891C6B"/>
    <w:rsid w:val="00891ED2"/>
    <w:rsid w:val="00892758"/>
    <w:rsid w:val="008931CF"/>
    <w:rsid w:val="00893934"/>
    <w:rsid w:val="00893F0D"/>
    <w:rsid w:val="008945F9"/>
    <w:rsid w:val="0089597C"/>
    <w:rsid w:val="008962FE"/>
    <w:rsid w:val="00896C9C"/>
    <w:rsid w:val="008A2294"/>
    <w:rsid w:val="008A2A1D"/>
    <w:rsid w:val="008A35D7"/>
    <w:rsid w:val="008A36FA"/>
    <w:rsid w:val="008A58B3"/>
    <w:rsid w:val="008A59C4"/>
    <w:rsid w:val="008A5E5E"/>
    <w:rsid w:val="008B2355"/>
    <w:rsid w:val="008B3643"/>
    <w:rsid w:val="008B4870"/>
    <w:rsid w:val="008B4F53"/>
    <w:rsid w:val="008B513A"/>
    <w:rsid w:val="008B5BD0"/>
    <w:rsid w:val="008B5CD1"/>
    <w:rsid w:val="008B6898"/>
    <w:rsid w:val="008C2F90"/>
    <w:rsid w:val="008C35A3"/>
    <w:rsid w:val="008C57FB"/>
    <w:rsid w:val="008C5B3B"/>
    <w:rsid w:val="008C5B92"/>
    <w:rsid w:val="008C61AF"/>
    <w:rsid w:val="008C6251"/>
    <w:rsid w:val="008D024C"/>
    <w:rsid w:val="008D1494"/>
    <w:rsid w:val="008D2DDF"/>
    <w:rsid w:val="008D394F"/>
    <w:rsid w:val="008D3BE5"/>
    <w:rsid w:val="008D7BDD"/>
    <w:rsid w:val="008E0695"/>
    <w:rsid w:val="008E1CC0"/>
    <w:rsid w:val="008E5286"/>
    <w:rsid w:val="008E7FCD"/>
    <w:rsid w:val="008F0F87"/>
    <w:rsid w:val="008F2D09"/>
    <w:rsid w:val="008F72E2"/>
    <w:rsid w:val="0090021E"/>
    <w:rsid w:val="0090071D"/>
    <w:rsid w:val="00901437"/>
    <w:rsid w:val="0090254C"/>
    <w:rsid w:val="00906E00"/>
    <w:rsid w:val="0090724E"/>
    <w:rsid w:val="009105C9"/>
    <w:rsid w:val="00910D57"/>
    <w:rsid w:val="00911CA2"/>
    <w:rsid w:val="00913803"/>
    <w:rsid w:val="00915190"/>
    <w:rsid w:val="009151D9"/>
    <w:rsid w:val="00915E10"/>
    <w:rsid w:val="009171D2"/>
    <w:rsid w:val="009221AC"/>
    <w:rsid w:val="00922206"/>
    <w:rsid w:val="009225D7"/>
    <w:rsid w:val="0092274E"/>
    <w:rsid w:val="00925621"/>
    <w:rsid w:val="00925AB9"/>
    <w:rsid w:val="00925ACC"/>
    <w:rsid w:val="009261FD"/>
    <w:rsid w:val="00927582"/>
    <w:rsid w:val="00933357"/>
    <w:rsid w:val="00933E8E"/>
    <w:rsid w:val="00934750"/>
    <w:rsid w:val="00934E30"/>
    <w:rsid w:val="00935271"/>
    <w:rsid w:val="00936533"/>
    <w:rsid w:val="00943209"/>
    <w:rsid w:val="0094509D"/>
    <w:rsid w:val="00945318"/>
    <w:rsid w:val="00947166"/>
    <w:rsid w:val="00950DB4"/>
    <w:rsid w:val="009534C6"/>
    <w:rsid w:val="009555F4"/>
    <w:rsid w:val="00956CE9"/>
    <w:rsid w:val="00957CCB"/>
    <w:rsid w:val="009606EB"/>
    <w:rsid w:val="00962FE5"/>
    <w:rsid w:val="00963973"/>
    <w:rsid w:val="00967C59"/>
    <w:rsid w:val="00970235"/>
    <w:rsid w:val="00971786"/>
    <w:rsid w:val="00971B3B"/>
    <w:rsid w:val="0097223F"/>
    <w:rsid w:val="00974F13"/>
    <w:rsid w:val="00980A70"/>
    <w:rsid w:val="00984B01"/>
    <w:rsid w:val="009910B9"/>
    <w:rsid w:val="00992614"/>
    <w:rsid w:val="00994A02"/>
    <w:rsid w:val="009A6086"/>
    <w:rsid w:val="009A670C"/>
    <w:rsid w:val="009A7ABF"/>
    <w:rsid w:val="009B278A"/>
    <w:rsid w:val="009B402B"/>
    <w:rsid w:val="009B53D4"/>
    <w:rsid w:val="009B6055"/>
    <w:rsid w:val="009B7715"/>
    <w:rsid w:val="009B7737"/>
    <w:rsid w:val="009C1976"/>
    <w:rsid w:val="009C2210"/>
    <w:rsid w:val="009C2F9E"/>
    <w:rsid w:val="009C30F7"/>
    <w:rsid w:val="009C6E92"/>
    <w:rsid w:val="009C7C6F"/>
    <w:rsid w:val="009C7D95"/>
    <w:rsid w:val="009D0E7B"/>
    <w:rsid w:val="009D2A5C"/>
    <w:rsid w:val="009D5554"/>
    <w:rsid w:val="009D59B9"/>
    <w:rsid w:val="009D5AE2"/>
    <w:rsid w:val="009E6937"/>
    <w:rsid w:val="009E6D94"/>
    <w:rsid w:val="009E747F"/>
    <w:rsid w:val="009E7544"/>
    <w:rsid w:val="009F4910"/>
    <w:rsid w:val="009F6466"/>
    <w:rsid w:val="009F68FC"/>
    <w:rsid w:val="00A002A1"/>
    <w:rsid w:val="00A036F8"/>
    <w:rsid w:val="00A045E7"/>
    <w:rsid w:val="00A06640"/>
    <w:rsid w:val="00A078A1"/>
    <w:rsid w:val="00A07FEF"/>
    <w:rsid w:val="00A10BAF"/>
    <w:rsid w:val="00A10EBB"/>
    <w:rsid w:val="00A110D8"/>
    <w:rsid w:val="00A1497C"/>
    <w:rsid w:val="00A17221"/>
    <w:rsid w:val="00A17367"/>
    <w:rsid w:val="00A21956"/>
    <w:rsid w:val="00A21A4A"/>
    <w:rsid w:val="00A23FD5"/>
    <w:rsid w:val="00A249BB"/>
    <w:rsid w:val="00A33803"/>
    <w:rsid w:val="00A33A03"/>
    <w:rsid w:val="00A33D3C"/>
    <w:rsid w:val="00A34517"/>
    <w:rsid w:val="00A353CE"/>
    <w:rsid w:val="00A41423"/>
    <w:rsid w:val="00A4259B"/>
    <w:rsid w:val="00A42EEC"/>
    <w:rsid w:val="00A4368C"/>
    <w:rsid w:val="00A44264"/>
    <w:rsid w:val="00A4596B"/>
    <w:rsid w:val="00A50406"/>
    <w:rsid w:val="00A50767"/>
    <w:rsid w:val="00A50801"/>
    <w:rsid w:val="00A53298"/>
    <w:rsid w:val="00A56BE2"/>
    <w:rsid w:val="00A60A58"/>
    <w:rsid w:val="00A61B21"/>
    <w:rsid w:val="00A65B09"/>
    <w:rsid w:val="00A662BF"/>
    <w:rsid w:val="00A66A5D"/>
    <w:rsid w:val="00A670BB"/>
    <w:rsid w:val="00A67CAC"/>
    <w:rsid w:val="00A71291"/>
    <w:rsid w:val="00A74272"/>
    <w:rsid w:val="00A76E7C"/>
    <w:rsid w:val="00A808E6"/>
    <w:rsid w:val="00A80DBA"/>
    <w:rsid w:val="00A8314D"/>
    <w:rsid w:val="00A84DAE"/>
    <w:rsid w:val="00A84FD0"/>
    <w:rsid w:val="00A85959"/>
    <w:rsid w:val="00A871D6"/>
    <w:rsid w:val="00A92527"/>
    <w:rsid w:val="00A941CF"/>
    <w:rsid w:val="00A96568"/>
    <w:rsid w:val="00A97257"/>
    <w:rsid w:val="00A97D21"/>
    <w:rsid w:val="00AA034C"/>
    <w:rsid w:val="00AA2F6F"/>
    <w:rsid w:val="00AA5563"/>
    <w:rsid w:val="00AA6CC7"/>
    <w:rsid w:val="00AB0D90"/>
    <w:rsid w:val="00AB1E21"/>
    <w:rsid w:val="00AB1E30"/>
    <w:rsid w:val="00AB2477"/>
    <w:rsid w:val="00AB309C"/>
    <w:rsid w:val="00AB56F0"/>
    <w:rsid w:val="00AB5DBD"/>
    <w:rsid w:val="00AB5F0C"/>
    <w:rsid w:val="00AB77BB"/>
    <w:rsid w:val="00AB7ABB"/>
    <w:rsid w:val="00AC273E"/>
    <w:rsid w:val="00AC412D"/>
    <w:rsid w:val="00AC52C1"/>
    <w:rsid w:val="00AC54AC"/>
    <w:rsid w:val="00AC5670"/>
    <w:rsid w:val="00AC73F0"/>
    <w:rsid w:val="00AD24E6"/>
    <w:rsid w:val="00AD31A0"/>
    <w:rsid w:val="00AD42EC"/>
    <w:rsid w:val="00AD44F1"/>
    <w:rsid w:val="00AD47E7"/>
    <w:rsid w:val="00AD4DF7"/>
    <w:rsid w:val="00AD5E81"/>
    <w:rsid w:val="00AE0183"/>
    <w:rsid w:val="00AE0E1A"/>
    <w:rsid w:val="00AE2110"/>
    <w:rsid w:val="00AE27D0"/>
    <w:rsid w:val="00AE2EB1"/>
    <w:rsid w:val="00AE6222"/>
    <w:rsid w:val="00AF14C7"/>
    <w:rsid w:val="00AF40A3"/>
    <w:rsid w:val="00AF6AE9"/>
    <w:rsid w:val="00B001CF"/>
    <w:rsid w:val="00B01A6A"/>
    <w:rsid w:val="00B01DA1"/>
    <w:rsid w:val="00B1093C"/>
    <w:rsid w:val="00B11A76"/>
    <w:rsid w:val="00B14F2C"/>
    <w:rsid w:val="00B153A7"/>
    <w:rsid w:val="00B162F0"/>
    <w:rsid w:val="00B2039E"/>
    <w:rsid w:val="00B21BE2"/>
    <w:rsid w:val="00B233E3"/>
    <w:rsid w:val="00B23656"/>
    <w:rsid w:val="00B261E1"/>
    <w:rsid w:val="00B26CD3"/>
    <w:rsid w:val="00B30352"/>
    <w:rsid w:val="00B31F8F"/>
    <w:rsid w:val="00B33777"/>
    <w:rsid w:val="00B346DF"/>
    <w:rsid w:val="00B34E28"/>
    <w:rsid w:val="00B36E09"/>
    <w:rsid w:val="00B37308"/>
    <w:rsid w:val="00B40C06"/>
    <w:rsid w:val="00B45CFF"/>
    <w:rsid w:val="00B45DD3"/>
    <w:rsid w:val="00B460C2"/>
    <w:rsid w:val="00B47460"/>
    <w:rsid w:val="00B50643"/>
    <w:rsid w:val="00B526CC"/>
    <w:rsid w:val="00B533EF"/>
    <w:rsid w:val="00B62DBE"/>
    <w:rsid w:val="00B63EB9"/>
    <w:rsid w:val="00B6620A"/>
    <w:rsid w:val="00B7290D"/>
    <w:rsid w:val="00B733CD"/>
    <w:rsid w:val="00B7405C"/>
    <w:rsid w:val="00B75D5E"/>
    <w:rsid w:val="00B75ED8"/>
    <w:rsid w:val="00B767DD"/>
    <w:rsid w:val="00B77809"/>
    <w:rsid w:val="00B82AA2"/>
    <w:rsid w:val="00B83B98"/>
    <w:rsid w:val="00B860DC"/>
    <w:rsid w:val="00B90715"/>
    <w:rsid w:val="00B914B9"/>
    <w:rsid w:val="00B9540B"/>
    <w:rsid w:val="00B95EA4"/>
    <w:rsid w:val="00B96F1C"/>
    <w:rsid w:val="00BA1BFC"/>
    <w:rsid w:val="00BA322B"/>
    <w:rsid w:val="00BA3794"/>
    <w:rsid w:val="00BA3F4D"/>
    <w:rsid w:val="00BA45B7"/>
    <w:rsid w:val="00BA4EF6"/>
    <w:rsid w:val="00BA79E3"/>
    <w:rsid w:val="00BB1FC1"/>
    <w:rsid w:val="00BB239A"/>
    <w:rsid w:val="00BB31CE"/>
    <w:rsid w:val="00BB63EE"/>
    <w:rsid w:val="00BC0188"/>
    <w:rsid w:val="00BC2C08"/>
    <w:rsid w:val="00BC6FB7"/>
    <w:rsid w:val="00BD0174"/>
    <w:rsid w:val="00BD1F6C"/>
    <w:rsid w:val="00BD7E07"/>
    <w:rsid w:val="00BD7FEF"/>
    <w:rsid w:val="00BE0664"/>
    <w:rsid w:val="00BE195C"/>
    <w:rsid w:val="00BE55A7"/>
    <w:rsid w:val="00BE5F99"/>
    <w:rsid w:val="00BE64B3"/>
    <w:rsid w:val="00BE64FB"/>
    <w:rsid w:val="00BE661E"/>
    <w:rsid w:val="00BE73E6"/>
    <w:rsid w:val="00BF124B"/>
    <w:rsid w:val="00BF2B1D"/>
    <w:rsid w:val="00BF3F67"/>
    <w:rsid w:val="00BF5C6F"/>
    <w:rsid w:val="00BF6A7B"/>
    <w:rsid w:val="00BF6B3C"/>
    <w:rsid w:val="00BF7277"/>
    <w:rsid w:val="00BF756C"/>
    <w:rsid w:val="00C0010E"/>
    <w:rsid w:val="00C04913"/>
    <w:rsid w:val="00C058C3"/>
    <w:rsid w:val="00C06D9A"/>
    <w:rsid w:val="00C0702B"/>
    <w:rsid w:val="00C10194"/>
    <w:rsid w:val="00C1074F"/>
    <w:rsid w:val="00C112CE"/>
    <w:rsid w:val="00C11B08"/>
    <w:rsid w:val="00C12133"/>
    <w:rsid w:val="00C12418"/>
    <w:rsid w:val="00C17A25"/>
    <w:rsid w:val="00C201EB"/>
    <w:rsid w:val="00C23417"/>
    <w:rsid w:val="00C23884"/>
    <w:rsid w:val="00C24DC3"/>
    <w:rsid w:val="00C25312"/>
    <w:rsid w:val="00C26228"/>
    <w:rsid w:val="00C3089E"/>
    <w:rsid w:val="00C31290"/>
    <w:rsid w:val="00C33308"/>
    <w:rsid w:val="00C35B02"/>
    <w:rsid w:val="00C36291"/>
    <w:rsid w:val="00C4003A"/>
    <w:rsid w:val="00C41422"/>
    <w:rsid w:val="00C4184A"/>
    <w:rsid w:val="00C4210A"/>
    <w:rsid w:val="00C454C2"/>
    <w:rsid w:val="00C504EF"/>
    <w:rsid w:val="00C50828"/>
    <w:rsid w:val="00C51137"/>
    <w:rsid w:val="00C52A8E"/>
    <w:rsid w:val="00C60FED"/>
    <w:rsid w:val="00C6206C"/>
    <w:rsid w:val="00C659D6"/>
    <w:rsid w:val="00C66FC5"/>
    <w:rsid w:val="00C675F7"/>
    <w:rsid w:val="00C701BA"/>
    <w:rsid w:val="00C71909"/>
    <w:rsid w:val="00C72D11"/>
    <w:rsid w:val="00C73FA2"/>
    <w:rsid w:val="00C7593E"/>
    <w:rsid w:val="00C75F0C"/>
    <w:rsid w:val="00C76A90"/>
    <w:rsid w:val="00C77DDE"/>
    <w:rsid w:val="00C82323"/>
    <w:rsid w:val="00C8556B"/>
    <w:rsid w:val="00C863AE"/>
    <w:rsid w:val="00C86EB6"/>
    <w:rsid w:val="00C87372"/>
    <w:rsid w:val="00C87992"/>
    <w:rsid w:val="00C9203B"/>
    <w:rsid w:val="00C9212F"/>
    <w:rsid w:val="00C92E08"/>
    <w:rsid w:val="00C93473"/>
    <w:rsid w:val="00C94568"/>
    <w:rsid w:val="00C959F5"/>
    <w:rsid w:val="00C96381"/>
    <w:rsid w:val="00C971C1"/>
    <w:rsid w:val="00CA0731"/>
    <w:rsid w:val="00CA1FE3"/>
    <w:rsid w:val="00CA252F"/>
    <w:rsid w:val="00CA332D"/>
    <w:rsid w:val="00CA3556"/>
    <w:rsid w:val="00CA4AE2"/>
    <w:rsid w:val="00CA4FEF"/>
    <w:rsid w:val="00CB1FF8"/>
    <w:rsid w:val="00CB254D"/>
    <w:rsid w:val="00CB325C"/>
    <w:rsid w:val="00CB3533"/>
    <w:rsid w:val="00CB5ED8"/>
    <w:rsid w:val="00CB7600"/>
    <w:rsid w:val="00CB7D61"/>
    <w:rsid w:val="00CC4D1B"/>
    <w:rsid w:val="00CC5AD9"/>
    <w:rsid w:val="00CC69EC"/>
    <w:rsid w:val="00CC6A4B"/>
    <w:rsid w:val="00CD024D"/>
    <w:rsid w:val="00CD4ACD"/>
    <w:rsid w:val="00CD5126"/>
    <w:rsid w:val="00CD6D8D"/>
    <w:rsid w:val="00CD7A5A"/>
    <w:rsid w:val="00CD7AAF"/>
    <w:rsid w:val="00CE15F5"/>
    <w:rsid w:val="00CE2457"/>
    <w:rsid w:val="00CE2BA6"/>
    <w:rsid w:val="00CE2F99"/>
    <w:rsid w:val="00CE3A32"/>
    <w:rsid w:val="00CE564D"/>
    <w:rsid w:val="00CE5ACC"/>
    <w:rsid w:val="00CF1432"/>
    <w:rsid w:val="00CF2B0C"/>
    <w:rsid w:val="00CF2F2A"/>
    <w:rsid w:val="00CF3534"/>
    <w:rsid w:val="00CF4F80"/>
    <w:rsid w:val="00CF7C97"/>
    <w:rsid w:val="00D00C57"/>
    <w:rsid w:val="00D023A0"/>
    <w:rsid w:val="00D02D97"/>
    <w:rsid w:val="00D04D26"/>
    <w:rsid w:val="00D1166B"/>
    <w:rsid w:val="00D13A3B"/>
    <w:rsid w:val="00D14337"/>
    <w:rsid w:val="00D16E87"/>
    <w:rsid w:val="00D20B0B"/>
    <w:rsid w:val="00D21488"/>
    <w:rsid w:val="00D218B4"/>
    <w:rsid w:val="00D22A1C"/>
    <w:rsid w:val="00D231F5"/>
    <w:rsid w:val="00D25AA0"/>
    <w:rsid w:val="00D26273"/>
    <w:rsid w:val="00D27D0E"/>
    <w:rsid w:val="00D30D84"/>
    <w:rsid w:val="00D31228"/>
    <w:rsid w:val="00D345EE"/>
    <w:rsid w:val="00D3553E"/>
    <w:rsid w:val="00D3575F"/>
    <w:rsid w:val="00D35DA7"/>
    <w:rsid w:val="00D37C0A"/>
    <w:rsid w:val="00D46C99"/>
    <w:rsid w:val="00D47AD0"/>
    <w:rsid w:val="00D531ED"/>
    <w:rsid w:val="00D5737A"/>
    <w:rsid w:val="00D57A57"/>
    <w:rsid w:val="00D613A9"/>
    <w:rsid w:val="00D658D3"/>
    <w:rsid w:val="00D708F8"/>
    <w:rsid w:val="00D71BB6"/>
    <w:rsid w:val="00D72341"/>
    <w:rsid w:val="00D7238E"/>
    <w:rsid w:val="00D7259C"/>
    <w:rsid w:val="00D72FC1"/>
    <w:rsid w:val="00D73003"/>
    <w:rsid w:val="00D7332F"/>
    <w:rsid w:val="00D73581"/>
    <w:rsid w:val="00D73C03"/>
    <w:rsid w:val="00D76DF3"/>
    <w:rsid w:val="00D77471"/>
    <w:rsid w:val="00D775F7"/>
    <w:rsid w:val="00D81A72"/>
    <w:rsid w:val="00D83617"/>
    <w:rsid w:val="00D9059A"/>
    <w:rsid w:val="00D90752"/>
    <w:rsid w:val="00D91487"/>
    <w:rsid w:val="00D91C8A"/>
    <w:rsid w:val="00D92EDA"/>
    <w:rsid w:val="00D9359B"/>
    <w:rsid w:val="00D96128"/>
    <w:rsid w:val="00D976CA"/>
    <w:rsid w:val="00DA115A"/>
    <w:rsid w:val="00DA20CE"/>
    <w:rsid w:val="00DA41E0"/>
    <w:rsid w:val="00DA5661"/>
    <w:rsid w:val="00DA6E07"/>
    <w:rsid w:val="00DA7584"/>
    <w:rsid w:val="00DA7A62"/>
    <w:rsid w:val="00DB0413"/>
    <w:rsid w:val="00DB0E82"/>
    <w:rsid w:val="00DB0F15"/>
    <w:rsid w:val="00DB11D4"/>
    <w:rsid w:val="00DB3292"/>
    <w:rsid w:val="00DB60F2"/>
    <w:rsid w:val="00DB7186"/>
    <w:rsid w:val="00DC2F99"/>
    <w:rsid w:val="00DC2FF1"/>
    <w:rsid w:val="00DC489D"/>
    <w:rsid w:val="00DC4AE0"/>
    <w:rsid w:val="00DC4D24"/>
    <w:rsid w:val="00DC6A0D"/>
    <w:rsid w:val="00DC7198"/>
    <w:rsid w:val="00DC727E"/>
    <w:rsid w:val="00DD140B"/>
    <w:rsid w:val="00DD2123"/>
    <w:rsid w:val="00DD2A9E"/>
    <w:rsid w:val="00DD2DFE"/>
    <w:rsid w:val="00DD332C"/>
    <w:rsid w:val="00DD3CF6"/>
    <w:rsid w:val="00DD415B"/>
    <w:rsid w:val="00DD509E"/>
    <w:rsid w:val="00DE14C5"/>
    <w:rsid w:val="00DE2331"/>
    <w:rsid w:val="00DE2FD1"/>
    <w:rsid w:val="00DE5157"/>
    <w:rsid w:val="00DE7070"/>
    <w:rsid w:val="00DE7AA6"/>
    <w:rsid w:val="00DF0996"/>
    <w:rsid w:val="00DF1BBC"/>
    <w:rsid w:val="00DF5B7E"/>
    <w:rsid w:val="00E00FF1"/>
    <w:rsid w:val="00E013D0"/>
    <w:rsid w:val="00E059EF"/>
    <w:rsid w:val="00E05BA5"/>
    <w:rsid w:val="00E070BC"/>
    <w:rsid w:val="00E07762"/>
    <w:rsid w:val="00E12CAA"/>
    <w:rsid w:val="00E13D4E"/>
    <w:rsid w:val="00E14471"/>
    <w:rsid w:val="00E17424"/>
    <w:rsid w:val="00E20CD1"/>
    <w:rsid w:val="00E213FE"/>
    <w:rsid w:val="00E21942"/>
    <w:rsid w:val="00E22095"/>
    <w:rsid w:val="00E231A4"/>
    <w:rsid w:val="00E239D8"/>
    <w:rsid w:val="00E244E8"/>
    <w:rsid w:val="00E25BD5"/>
    <w:rsid w:val="00E30387"/>
    <w:rsid w:val="00E30FEC"/>
    <w:rsid w:val="00E318F2"/>
    <w:rsid w:val="00E334BB"/>
    <w:rsid w:val="00E408E6"/>
    <w:rsid w:val="00E43A18"/>
    <w:rsid w:val="00E4520C"/>
    <w:rsid w:val="00E45F90"/>
    <w:rsid w:val="00E47E3C"/>
    <w:rsid w:val="00E52291"/>
    <w:rsid w:val="00E527BE"/>
    <w:rsid w:val="00E545EA"/>
    <w:rsid w:val="00E566BF"/>
    <w:rsid w:val="00E56EFE"/>
    <w:rsid w:val="00E570A9"/>
    <w:rsid w:val="00E60CE6"/>
    <w:rsid w:val="00E61D02"/>
    <w:rsid w:val="00E62399"/>
    <w:rsid w:val="00E627B0"/>
    <w:rsid w:val="00E62D48"/>
    <w:rsid w:val="00E6311F"/>
    <w:rsid w:val="00E6431C"/>
    <w:rsid w:val="00E64BFF"/>
    <w:rsid w:val="00E65900"/>
    <w:rsid w:val="00E65D32"/>
    <w:rsid w:val="00E668AE"/>
    <w:rsid w:val="00E678A0"/>
    <w:rsid w:val="00E7078D"/>
    <w:rsid w:val="00E7085E"/>
    <w:rsid w:val="00E71A46"/>
    <w:rsid w:val="00E76843"/>
    <w:rsid w:val="00E8132C"/>
    <w:rsid w:val="00E845BD"/>
    <w:rsid w:val="00E8518D"/>
    <w:rsid w:val="00E87FB4"/>
    <w:rsid w:val="00E90E32"/>
    <w:rsid w:val="00E913AE"/>
    <w:rsid w:val="00E937E2"/>
    <w:rsid w:val="00E93FCF"/>
    <w:rsid w:val="00E96AD1"/>
    <w:rsid w:val="00E96BF0"/>
    <w:rsid w:val="00E97752"/>
    <w:rsid w:val="00E9778E"/>
    <w:rsid w:val="00EA01CB"/>
    <w:rsid w:val="00EA3657"/>
    <w:rsid w:val="00EA4E93"/>
    <w:rsid w:val="00EA5D0A"/>
    <w:rsid w:val="00EB14FC"/>
    <w:rsid w:val="00EB3847"/>
    <w:rsid w:val="00EB3A97"/>
    <w:rsid w:val="00EB7C66"/>
    <w:rsid w:val="00EC1E2C"/>
    <w:rsid w:val="00EC4406"/>
    <w:rsid w:val="00EC4500"/>
    <w:rsid w:val="00EC5395"/>
    <w:rsid w:val="00EC59D1"/>
    <w:rsid w:val="00EC5AF2"/>
    <w:rsid w:val="00EC6104"/>
    <w:rsid w:val="00EC72BE"/>
    <w:rsid w:val="00ED11EA"/>
    <w:rsid w:val="00ED1433"/>
    <w:rsid w:val="00EE0C10"/>
    <w:rsid w:val="00EE2185"/>
    <w:rsid w:val="00EE35E4"/>
    <w:rsid w:val="00EF1C44"/>
    <w:rsid w:val="00EF37D2"/>
    <w:rsid w:val="00EF5076"/>
    <w:rsid w:val="00EF5225"/>
    <w:rsid w:val="00EF6FB8"/>
    <w:rsid w:val="00EF73A6"/>
    <w:rsid w:val="00EF7799"/>
    <w:rsid w:val="00F005C9"/>
    <w:rsid w:val="00F06B02"/>
    <w:rsid w:val="00F10613"/>
    <w:rsid w:val="00F11547"/>
    <w:rsid w:val="00F13A0F"/>
    <w:rsid w:val="00F1404D"/>
    <w:rsid w:val="00F15840"/>
    <w:rsid w:val="00F160FF"/>
    <w:rsid w:val="00F16B2B"/>
    <w:rsid w:val="00F16EDB"/>
    <w:rsid w:val="00F17FC7"/>
    <w:rsid w:val="00F208DC"/>
    <w:rsid w:val="00F22CB3"/>
    <w:rsid w:val="00F234F5"/>
    <w:rsid w:val="00F23E0A"/>
    <w:rsid w:val="00F24064"/>
    <w:rsid w:val="00F26A85"/>
    <w:rsid w:val="00F26E13"/>
    <w:rsid w:val="00F2708A"/>
    <w:rsid w:val="00F30D0F"/>
    <w:rsid w:val="00F3166C"/>
    <w:rsid w:val="00F317BA"/>
    <w:rsid w:val="00F32A98"/>
    <w:rsid w:val="00F33259"/>
    <w:rsid w:val="00F34014"/>
    <w:rsid w:val="00F35736"/>
    <w:rsid w:val="00F36E5D"/>
    <w:rsid w:val="00F42872"/>
    <w:rsid w:val="00F42D07"/>
    <w:rsid w:val="00F44FB8"/>
    <w:rsid w:val="00F46FD9"/>
    <w:rsid w:val="00F47B69"/>
    <w:rsid w:val="00F47F2E"/>
    <w:rsid w:val="00F502CA"/>
    <w:rsid w:val="00F50B1B"/>
    <w:rsid w:val="00F519B9"/>
    <w:rsid w:val="00F53725"/>
    <w:rsid w:val="00F55161"/>
    <w:rsid w:val="00F55893"/>
    <w:rsid w:val="00F55E8B"/>
    <w:rsid w:val="00F55E9A"/>
    <w:rsid w:val="00F5627F"/>
    <w:rsid w:val="00F564F9"/>
    <w:rsid w:val="00F5750B"/>
    <w:rsid w:val="00F606FC"/>
    <w:rsid w:val="00F61016"/>
    <w:rsid w:val="00F6148C"/>
    <w:rsid w:val="00F6305B"/>
    <w:rsid w:val="00F647AC"/>
    <w:rsid w:val="00F669BA"/>
    <w:rsid w:val="00F66A3C"/>
    <w:rsid w:val="00F71699"/>
    <w:rsid w:val="00F7766C"/>
    <w:rsid w:val="00F808F3"/>
    <w:rsid w:val="00F82076"/>
    <w:rsid w:val="00F83279"/>
    <w:rsid w:val="00F856EC"/>
    <w:rsid w:val="00F87824"/>
    <w:rsid w:val="00F87CA0"/>
    <w:rsid w:val="00F92738"/>
    <w:rsid w:val="00F9341F"/>
    <w:rsid w:val="00F94FCC"/>
    <w:rsid w:val="00FA269F"/>
    <w:rsid w:val="00FA2B5B"/>
    <w:rsid w:val="00FA558D"/>
    <w:rsid w:val="00FA7413"/>
    <w:rsid w:val="00FA74BA"/>
    <w:rsid w:val="00FA7870"/>
    <w:rsid w:val="00FB22AF"/>
    <w:rsid w:val="00FB2AAE"/>
    <w:rsid w:val="00FB4246"/>
    <w:rsid w:val="00FB7F9C"/>
    <w:rsid w:val="00FC0D51"/>
    <w:rsid w:val="00FC25E1"/>
    <w:rsid w:val="00FC3FA5"/>
    <w:rsid w:val="00FC6260"/>
    <w:rsid w:val="00FD1ACA"/>
    <w:rsid w:val="00FD2C03"/>
    <w:rsid w:val="00FD3092"/>
    <w:rsid w:val="00FD63B3"/>
    <w:rsid w:val="00FD6D48"/>
    <w:rsid w:val="00FE0273"/>
    <w:rsid w:val="00FE16C8"/>
    <w:rsid w:val="00FE1B01"/>
    <w:rsid w:val="00FE1BFD"/>
    <w:rsid w:val="00FE3C18"/>
    <w:rsid w:val="00FE4B71"/>
    <w:rsid w:val="00FE55F1"/>
    <w:rsid w:val="00FE7F67"/>
    <w:rsid w:val="00FF1EA1"/>
    <w:rsid w:val="00FF5EF5"/>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C8AE201"/>
  <w15:docId w15:val="{B41AF968-5C64-472C-B8D2-F8B5EEED1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pPr>
        <w:spacing w:line="240" w:lineRule="atLeast"/>
      </w:pPr>
    </w:pPrDefault>
  </w:docDefaults>
  <w:latentStyles w:defLockedState="0" w:defUIPriority="98" w:defSemiHidden="0" w:defUnhideWhenUsed="0" w:defQFormat="0" w:count="375">
    <w:lsdException w:name="Normal" w:uiPriority="4"/>
    <w:lsdException w:name="heading 1" w:uiPriority="0" w:qFormat="1"/>
    <w:lsdException w:name="heading 2" w:uiPriority="0" w:qFormat="1"/>
    <w:lsdException w:name="heading 3" w:uiPriority="0" w:qFormat="1"/>
    <w:lsdException w:name="heading 4" w:uiPriority="0"/>
    <w:lsdException w:name="heading 5" w:uiPriority="0"/>
    <w:lsdException w:name="heading 6" w:uiPriority="0"/>
    <w:lsdException w:name="heading 7" w:semiHidden="1" w:uiPriority="4" w:unhideWhenUsed="1"/>
    <w:lsdException w:name="heading 8" w:semiHidden="1" w:uiPriority="4" w:unhideWhenUsed="1"/>
    <w:lsdException w:name="heading 9" w:semiHidden="1" w:uiPriority="4"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4" w:unhideWhenUsed="1"/>
    <w:lsdException w:name="toc 8" w:semiHidden="1" w:uiPriority="4" w:unhideWhenUsed="1"/>
    <w:lsdException w:name="toc 9" w:semiHidden="1" w:uiPriority="4" w:unhideWhenUsed="1"/>
    <w:lsdException w:name="Normal Indent" w:semiHidden="1" w:unhideWhenUsed="1"/>
    <w:lsdException w:name="footnote text" w:semiHidden="1" w:uiPriority="0" w:unhideWhenUsed="1"/>
    <w:lsdException w:name="annotation text" w:semiHidden="1" w:uiPriority="99"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99" w:unhideWhenUsed="1"/>
    <w:lsdException w:name="line number" w:semiHidden="1" w:unhideWhenUsed="1"/>
    <w:lsdException w:name="page number" w:semiHidden="1" w:uiPriority="0" w:unhideWhenUsed="1"/>
    <w:lsdException w:name="endnote reference" w:semiHidden="1" w:uiPriority="4" w:unhideWhenUsed="1"/>
    <w:lsdException w:name="endnote text" w:semiHidden="1" w:uiPriority="4"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0" w:unhideWhenUsed="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iPriority="0"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aliases w:val="Standaard CE Delft"/>
    <w:next w:val="BasistekstCEDelft"/>
    <w:uiPriority w:val="4"/>
    <w:rsid w:val="009E6937"/>
    <w:rPr>
      <w:rFonts w:ascii="Calibri" w:hAnsi="Calibri" w:cs="Maiandra GD"/>
      <w:color w:val="000000" w:themeColor="text1"/>
      <w:szCs w:val="18"/>
    </w:rPr>
  </w:style>
  <w:style w:type="paragraph" w:styleId="Kop1">
    <w:name w:val="heading 1"/>
    <w:aliases w:val="Kop 1 CE Delft"/>
    <w:basedOn w:val="ZsysbasisCEDelft"/>
    <w:next w:val="BasistekstCEDelft"/>
    <w:link w:val="Kop1Char"/>
    <w:qFormat/>
    <w:rsid w:val="00B2039E"/>
    <w:pPr>
      <w:keepNext/>
      <w:keepLines/>
      <w:pageBreakBefore/>
      <w:numPr>
        <w:numId w:val="29"/>
      </w:numPr>
      <w:spacing w:before="240" w:after="360" w:line="733" w:lineRule="atLeast"/>
      <w:outlineLvl w:val="0"/>
    </w:pPr>
    <w:rPr>
      <w:b/>
      <w:bCs/>
      <w:color w:val="009EE0"/>
      <w:sz w:val="52"/>
      <w:szCs w:val="32"/>
    </w:rPr>
  </w:style>
  <w:style w:type="paragraph" w:styleId="Kop2">
    <w:name w:val="heading 2"/>
    <w:aliases w:val="Kop 2 CE Delft"/>
    <w:basedOn w:val="ZsysbasisCEDelft"/>
    <w:next w:val="BasistekstCEDelft"/>
    <w:link w:val="Kop2Char"/>
    <w:qFormat/>
    <w:rsid w:val="00B2039E"/>
    <w:pPr>
      <w:keepNext/>
      <w:keepLines/>
      <w:numPr>
        <w:ilvl w:val="1"/>
        <w:numId w:val="29"/>
      </w:numPr>
      <w:spacing w:before="480" w:after="120" w:line="293" w:lineRule="atLeast"/>
      <w:outlineLvl w:val="1"/>
    </w:pPr>
    <w:rPr>
      <w:b/>
      <w:bCs/>
      <w:iCs/>
      <w:sz w:val="24"/>
      <w:szCs w:val="28"/>
    </w:rPr>
  </w:style>
  <w:style w:type="paragraph" w:styleId="Kop3">
    <w:name w:val="heading 3"/>
    <w:aliases w:val="Kop 3 CE Delft"/>
    <w:basedOn w:val="ZsysbasisCEDelft"/>
    <w:next w:val="BasistekstCEDelft"/>
    <w:link w:val="Kop3Char"/>
    <w:qFormat/>
    <w:rsid w:val="00B2039E"/>
    <w:pPr>
      <w:keepNext/>
      <w:keepLines/>
      <w:numPr>
        <w:ilvl w:val="2"/>
        <w:numId w:val="29"/>
      </w:numPr>
      <w:spacing w:before="240" w:after="120" w:line="293" w:lineRule="atLeast"/>
      <w:outlineLvl w:val="2"/>
    </w:pPr>
    <w:rPr>
      <w:b/>
      <w:iCs/>
      <w:sz w:val="24"/>
    </w:rPr>
  </w:style>
  <w:style w:type="paragraph" w:styleId="Kop4">
    <w:name w:val="heading 4"/>
    <w:aliases w:val="Kop 4 CE Delft,Tussenkop"/>
    <w:basedOn w:val="ZsysbasisCEDelft"/>
    <w:next w:val="BasistekstCEDelft"/>
    <w:link w:val="Kop4Char"/>
    <w:rsid w:val="00B2039E"/>
    <w:pPr>
      <w:keepNext/>
      <w:keepLines/>
      <w:numPr>
        <w:ilvl w:val="3"/>
        <w:numId w:val="29"/>
      </w:numPr>
      <w:outlineLvl w:val="3"/>
    </w:pPr>
    <w:rPr>
      <w:bCs/>
      <w:szCs w:val="24"/>
    </w:rPr>
  </w:style>
  <w:style w:type="paragraph" w:styleId="Kop5">
    <w:name w:val="heading 5"/>
    <w:aliases w:val="Kop 5 CE Delft"/>
    <w:basedOn w:val="ZsysbasisCEDelft"/>
    <w:next w:val="BasistekstCEDelft"/>
    <w:link w:val="Kop5Char"/>
    <w:rsid w:val="00B2039E"/>
    <w:pPr>
      <w:keepNext/>
      <w:keepLines/>
      <w:numPr>
        <w:ilvl w:val="4"/>
        <w:numId w:val="29"/>
      </w:numPr>
      <w:outlineLvl w:val="4"/>
    </w:pPr>
    <w:rPr>
      <w:bCs/>
      <w:iCs/>
      <w:szCs w:val="22"/>
    </w:rPr>
  </w:style>
  <w:style w:type="paragraph" w:styleId="Kop6">
    <w:name w:val="heading 6"/>
    <w:aliases w:val="Kop 6 CE Delft"/>
    <w:basedOn w:val="ZsysbasisCEDelft"/>
    <w:next w:val="BasistekstCEDelft"/>
    <w:link w:val="Kop6Char"/>
    <w:rsid w:val="00B2039E"/>
    <w:pPr>
      <w:keepNext/>
      <w:keepLines/>
      <w:numPr>
        <w:ilvl w:val="5"/>
        <w:numId w:val="29"/>
      </w:numPr>
      <w:outlineLvl w:val="5"/>
    </w:pPr>
  </w:style>
  <w:style w:type="paragraph" w:styleId="Kop7">
    <w:name w:val="heading 7"/>
    <w:aliases w:val="Kop 7 CE Delft"/>
    <w:basedOn w:val="ZsysbasisCEDelft"/>
    <w:next w:val="BasistekstCEDelft"/>
    <w:uiPriority w:val="4"/>
    <w:rsid w:val="00B2039E"/>
    <w:pPr>
      <w:keepNext/>
      <w:keepLines/>
      <w:numPr>
        <w:ilvl w:val="6"/>
        <w:numId w:val="29"/>
      </w:numPr>
      <w:outlineLvl w:val="6"/>
    </w:pPr>
    <w:rPr>
      <w:bCs/>
      <w:szCs w:val="20"/>
    </w:rPr>
  </w:style>
  <w:style w:type="paragraph" w:styleId="Kop8">
    <w:name w:val="heading 8"/>
    <w:aliases w:val="Kop 8 CE Delft"/>
    <w:basedOn w:val="ZsysbasisCEDelft"/>
    <w:next w:val="BasistekstCEDelft"/>
    <w:uiPriority w:val="4"/>
    <w:rsid w:val="00B2039E"/>
    <w:pPr>
      <w:keepNext/>
      <w:keepLines/>
      <w:numPr>
        <w:ilvl w:val="7"/>
        <w:numId w:val="29"/>
      </w:numPr>
      <w:outlineLvl w:val="7"/>
    </w:pPr>
    <w:rPr>
      <w:iCs/>
      <w:szCs w:val="20"/>
    </w:rPr>
  </w:style>
  <w:style w:type="paragraph" w:styleId="Kop9">
    <w:name w:val="heading 9"/>
    <w:aliases w:val="Kop 9 CE Delft"/>
    <w:basedOn w:val="ZsysbasisCEDelft"/>
    <w:next w:val="BasistekstCEDelft"/>
    <w:uiPriority w:val="4"/>
    <w:rsid w:val="00B2039E"/>
    <w:pPr>
      <w:keepNext/>
      <w:keepLines/>
      <w:numPr>
        <w:ilvl w:val="8"/>
        <w:numId w:val="29"/>
      </w:numPr>
      <w:outlineLvl w:val="8"/>
    </w:pPr>
    <w:rPr>
      <w:b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asistekstCEDelft">
    <w:name w:val="Basistekst CE Delft"/>
    <w:basedOn w:val="ZsysbasisCEDelft"/>
    <w:qFormat/>
    <w:rsid w:val="00122DED"/>
  </w:style>
  <w:style w:type="paragraph" w:customStyle="1" w:styleId="ZsysbasisCEDelft">
    <w:name w:val="Zsysbasis CE Delft"/>
    <w:next w:val="BasistekstCEDelft"/>
    <w:link w:val="ZsysbasisCEDelftChar"/>
    <w:uiPriority w:val="4"/>
    <w:semiHidden/>
    <w:rsid w:val="00BF5C6F"/>
    <w:rPr>
      <w:rFonts w:ascii="Calibri" w:hAnsi="Calibri" w:cs="Maiandra GD"/>
      <w:color w:val="000000" w:themeColor="text1"/>
      <w:szCs w:val="18"/>
    </w:rPr>
  </w:style>
  <w:style w:type="paragraph" w:customStyle="1" w:styleId="BasistekstvetCEDelft">
    <w:name w:val="Basistekst vet CE Delft"/>
    <w:basedOn w:val="ZsysbasisCEDelft"/>
    <w:next w:val="BasistekstCEDelft"/>
    <w:link w:val="BasistekstvetCEDelftChar"/>
    <w:uiPriority w:val="1"/>
    <w:qFormat/>
    <w:rsid w:val="00122DED"/>
    <w:rPr>
      <w:b/>
      <w:bCs/>
    </w:rPr>
  </w:style>
  <w:style w:type="character" w:styleId="GevolgdeHyperlink">
    <w:name w:val="FollowedHyperlink"/>
    <w:aliases w:val="GevolgdeHyperlink CE Delft"/>
    <w:basedOn w:val="Standaardalinea-lettertype"/>
    <w:rsid w:val="005C5E91"/>
    <w:rPr>
      <w:color w:val="009EE0"/>
      <w:u w:val="single"/>
    </w:rPr>
  </w:style>
  <w:style w:type="character" w:styleId="Hyperlink">
    <w:name w:val="Hyperlink"/>
    <w:aliases w:val="Hyperlink CE Delft"/>
    <w:basedOn w:val="Standaardalinea-lettertype"/>
    <w:uiPriority w:val="99"/>
    <w:rsid w:val="005C5E91"/>
    <w:rPr>
      <w:color w:val="009EE0"/>
      <w:u w:val="single"/>
    </w:rPr>
  </w:style>
  <w:style w:type="paragraph" w:customStyle="1" w:styleId="AdresvakCEDelft">
    <w:name w:val="Adresvak CE Delft"/>
    <w:basedOn w:val="ZsysbasisCEDelft"/>
    <w:uiPriority w:val="4"/>
    <w:rsid w:val="00280D1D"/>
    <w:rPr>
      <w:noProof/>
    </w:rPr>
  </w:style>
  <w:style w:type="paragraph" w:styleId="Koptekst">
    <w:name w:val="header"/>
    <w:basedOn w:val="ZsysbasisCEDelft"/>
    <w:next w:val="BasistekstCEDelft"/>
    <w:link w:val="KoptekstChar"/>
    <w:rsid w:val="00122DED"/>
  </w:style>
  <w:style w:type="paragraph" w:styleId="Voettekst">
    <w:name w:val="footer"/>
    <w:basedOn w:val="ZsysbasisCEDelft"/>
    <w:next w:val="BasistekstCEDelft"/>
    <w:link w:val="VoettekstChar"/>
    <w:rsid w:val="00122DED"/>
    <w:pPr>
      <w:jc w:val="right"/>
    </w:pPr>
  </w:style>
  <w:style w:type="paragraph" w:customStyle="1" w:styleId="KoptekstCEDelft">
    <w:name w:val="Koptekst CE Delft"/>
    <w:basedOn w:val="ZsysbasisdocumentgegevensCEDelft"/>
    <w:uiPriority w:val="4"/>
    <w:rsid w:val="00122DED"/>
  </w:style>
  <w:style w:type="paragraph" w:customStyle="1" w:styleId="VoettekstCEDelft">
    <w:name w:val="Voettekst CE Delft"/>
    <w:basedOn w:val="ZsysbasisdocumentgegevensCEDelft"/>
    <w:uiPriority w:val="4"/>
    <w:rsid w:val="00696511"/>
    <w:rPr>
      <w:sz w:val="16"/>
    </w:rPr>
  </w:style>
  <w:style w:type="numbering" w:styleId="111111">
    <w:name w:val="Outline List 2"/>
    <w:basedOn w:val="Geenlijst"/>
    <w:uiPriority w:val="98"/>
    <w:semiHidden/>
    <w:rsid w:val="00E07762"/>
    <w:pPr>
      <w:numPr>
        <w:numId w:val="5"/>
      </w:numPr>
    </w:pPr>
  </w:style>
  <w:style w:type="numbering" w:styleId="1ai">
    <w:name w:val="Outline List 1"/>
    <w:basedOn w:val="Geenlijst"/>
    <w:uiPriority w:val="98"/>
    <w:semiHidden/>
    <w:rsid w:val="00E07762"/>
    <w:pPr>
      <w:numPr>
        <w:numId w:val="6"/>
      </w:numPr>
    </w:pPr>
  </w:style>
  <w:style w:type="paragraph" w:customStyle="1" w:styleId="BasistekstcursiefCEDelft">
    <w:name w:val="Basistekst cursief CE Delft"/>
    <w:basedOn w:val="ZsysbasisCEDelft"/>
    <w:next w:val="BasistekstCEDelft"/>
    <w:uiPriority w:val="2"/>
    <w:qFormat/>
    <w:rsid w:val="00122DED"/>
    <w:rPr>
      <w:i/>
      <w:iCs/>
    </w:rPr>
  </w:style>
  <w:style w:type="table" w:styleId="3D-effectenvoortabel1">
    <w:name w:val="Table 3D effects 1"/>
    <w:basedOn w:val="Standaardtabel"/>
    <w:semiHidden/>
    <w:rsid w:val="00451FDB"/>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451F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451FDB"/>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ZsysbasisCEDelft"/>
    <w:next w:val="BasistekstCEDelft"/>
    <w:uiPriority w:val="98"/>
    <w:semiHidden/>
    <w:rsid w:val="0020607F"/>
  </w:style>
  <w:style w:type="paragraph" w:styleId="Adresenvelop">
    <w:name w:val="envelope address"/>
    <w:basedOn w:val="ZsysbasisCEDelft"/>
    <w:next w:val="BasistekstCEDelft"/>
    <w:uiPriority w:val="98"/>
    <w:semiHidden/>
    <w:rsid w:val="0020607F"/>
  </w:style>
  <w:style w:type="paragraph" w:styleId="Afsluiting">
    <w:name w:val="Closing"/>
    <w:basedOn w:val="ZsysbasisCEDelft"/>
    <w:next w:val="BasistekstCEDelft"/>
    <w:uiPriority w:val="98"/>
    <w:semiHidden/>
    <w:rsid w:val="0020607F"/>
  </w:style>
  <w:style w:type="paragraph" w:customStyle="1" w:styleId="Inspring1eniveauCEDelft">
    <w:name w:val="Inspring 1e niveau CE Delft"/>
    <w:basedOn w:val="ZsysbasisCEDelft"/>
    <w:uiPriority w:val="4"/>
    <w:qFormat/>
    <w:rsid w:val="00122DED"/>
    <w:pPr>
      <w:tabs>
        <w:tab w:val="left" w:pos="284"/>
      </w:tabs>
      <w:ind w:left="284" w:hanging="284"/>
    </w:pPr>
  </w:style>
  <w:style w:type="paragraph" w:customStyle="1" w:styleId="Inspring2eniveauCEDelft">
    <w:name w:val="Inspring 2e niveau CE Delft"/>
    <w:basedOn w:val="ZsysbasisCEDelft"/>
    <w:uiPriority w:val="4"/>
    <w:qFormat/>
    <w:rsid w:val="00122DED"/>
    <w:pPr>
      <w:tabs>
        <w:tab w:val="left" w:pos="567"/>
      </w:tabs>
      <w:ind w:left="568" w:hanging="284"/>
    </w:pPr>
  </w:style>
  <w:style w:type="paragraph" w:customStyle="1" w:styleId="Inspring3eniveauCEDelft">
    <w:name w:val="Inspring 3e niveau CE Delft"/>
    <w:basedOn w:val="ZsysbasisCEDelft"/>
    <w:uiPriority w:val="4"/>
    <w:qFormat/>
    <w:rsid w:val="00122DED"/>
    <w:pPr>
      <w:tabs>
        <w:tab w:val="left" w:pos="851"/>
      </w:tabs>
      <w:ind w:left="851" w:hanging="284"/>
    </w:pPr>
  </w:style>
  <w:style w:type="paragraph" w:customStyle="1" w:styleId="Zwevend1eniveauCEDelft">
    <w:name w:val="Zwevend 1e niveau CE Delft"/>
    <w:basedOn w:val="ZsysbasisCEDelft"/>
    <w:uiPriority w:val="4"/>
    <w:qFormat/>
    <w:rsid w:val="00122DED"/>
    <w:pPr>
      <w:ind w:left="284"/>
    </w:pPr>
  </w:style>
  <w:style w:type="paragraph" w:customStyle="1" w:styleId="Zwevend2eniveauCEDelft">
    <w:name w:val="Zwevend 2e niveau CE Delft"/>
    <w:basedOn w:val="ZsysbasisCEDelft"/>
    <w:uiPriority w:val="4"/>
    <w:qFormat/>
    <w:rsid w:val="00122DED"/>
    <w:pPr>
      <w:ind w:left="567"/>
    </w:pPr>
  </w:style>
  <w:style w:type="paragraph" w:customStyle="1" w:styleId="Zwevend3eniveauCEDelft">
    <w:name w:val="Zwevend 3e niveau CE Delft"/>
    <w:basedOn w:val="ZsysbasisCEDelft"/>
    <w:uiPriority w:val="4"/>
    <w:qFormat/>
    <w:rsid w:val="00122DED"/>
    <w:pPr>
      <w:ind w:left="851"/>
    </w:pPr>
  </w:style>
  <w:style w:type="paragraph" w:styleId="Inhopg1">
    <w:name w:val="toc 1"/>
    <w:aliases w:val="Inhopg 1 CE Delft"/>
    <w:basedOn w:val="ZsysbasistocCEDelft"/>
    <w:next w:val="BasistekstCEDelft"/>
    <w:uiPriority w:val="39"/>
    <w:rsid w:val="00250D7C"/>
    <w:pPr>
      <w:spacing w:before="420"/>
      <w:ind w:left="0" w:hanging="794"/>
    </w:pPr>
  </w:style>
  <w:style w:type="paragraph" w:styleId="Inhopg2">
    <w:name w:val="toc 2"/>
    <w:aliases w:val="Inhopg 2 CE Delft"/>
    <w:basedOn w:val="ZsysbasistocCEDelft"/>
    <w:next w:val="BasistekstCEDelft"/>
    <w:uiPriority w:val="39"/>
    <w:rsid w:val="00925AB9"/>
    <w:pPr>
      <w:ind w:left="397" w:hanging="397"/>
    </w:pPr>
  </w:style>
  <w:style w:type="paragraph" w:styleId="Inhopg3">
    <w:name w:val="toc 3"/>
    <w:aliases w:val="Inhopg 3 CE Delft"/>
    <w:basedOn w:val="ZsysbasistocCEDelft"/>
    <w:next w:val="BasistekstCEDelft"/>
    <w:uiPriority w:val="39"/>
    <w:rsid w:val="00E65900"/>
  </w:style>
  <w:style w:type="paragraph" w:styleId="Inhopg4">
    <w:name w:val="toc 4"/>
    <w:aliases w:val="Inhopg 4 CE Delft"/>
    <w:basedOn w:val="ZsysbasistocCEDelft"/>
    <w:next w:val="BasistekstCEDelft"/>
    <w:uiPriority w:val="39"/>
    <w:rsid w:val="00250D7C"/>
    <w:pPr>
      <w:spacing w:before="420"/>
      <w:ind w:left="0" w:firstLine="0"/>
    </w:pPr>
  </w:style>
  <w:style w:type="paragraph" w:styleId="Bronvermelding">
    <w:name w:val="table of authorities"/>
    <w:basedOn w:val="ZsysbasisCEDelft"/>
    <w:next w:val="BasistekstCEDelft"/>
    <w:uiPriority w:val="98"/>
    <w:semiHidden/>
    <w:rsid w:val="00F33259"/>
    <w:pPr>
      <w:ind w:left="180" w:hanging="180"/>
    </w:pPr>
  </w:style>
  <w:style w:type="paragraph" w:styleId="Index2">
    <w:name w:val="index 2"/>
    <w:basedOn w:val="ZsysbasisCEDelft"/>
    <w:next w:val="BasistekstCEDelft"/>
    <w:uiPriority w:val="98"/>
    <w:semiHidden/>
    <w:rsid w:val="00122DED"/>
  </w:style>
  <w:style w:type="paragraph" w:styleId="Index3">
    <w:name w:val="index 3"/>
    <w:basedOn w:val="ZsysbasisCEDelft"/>
    <w:next w:val="BasistekstCEDelft"/>
    <w:uiPriority w:val="98"/>
    <w:semiHidden/>
    <w:rsid w:val="00122DED"/>
  </w:style>
  <w:style w:type="paragraph" w:styleId="Ondertitel">
    <w:name w:val="Subtitle"/>
    <w:basedOn w:val="ZsysbasisCEDelft"/>
    <w:next w:val="BasistekstCEDelft"/>
    <w:uiPriority w:val="98"/>
    <w:semiHidden/>
    <w:rsid w:val="00122DED"/>
  </w:style>
  <w:style w:type="paragraph" w:styleId="Titel">
    <w:name w:val="Title"/>
    <w:basedOn w:val="ZsysbasisCEDelft"/>
    <w:next w:val="BasistekstCEDelft"/>
    <w:link w:val="TitelChar"/>
    <w:uiPriority w:val="10"/>
    <w:qFormat/>
    <w:rsid w:val="00122DED"/>
  </w:style>
  <w:style w:type="paragraph" w:customStyle="1" w:styleId="Kop2zondernummerCEDelft">
    <w:name w:val="Kop 2 zonder nummer CE Delft"/>
    <w:basedOn w:val="ZsysbasisCEDelft"/>
    <w:next w:val="BasistekstCEDelft"/>
    <w:uiPriority w:val="4"/>
    <w:qFormat/>
    <w:rsid w:val="00FA269F"/>
    <w:pPr>
      <w:keepNext/>
      <w:keepLines/>
      <w:spacing w:before="480" w:after="120" w:line="293" w:lineRule="atLeast"/>
    </w:pPr>
    <w:rPr>
      <w:b/>
      <w:bCs/>
      <w:iCs/>
      <w:sz w:val="24"/>
      <w:szCs w:val="28"/>
    </w:rPr>
  </w:style>
  <w:style w:type="character" w:styleId="Paginanummer">
    <w:name w:val="page number"/>
    <w:basedOn w:val="Standaardalinea-lettertype"/>
    <w:rsid w:val="00122DED"/>
  </w:style>
  <w:style w:type="character" w:customStyle="1" w:styleId="zsysVeldMarkering">
    <w:name w:val="zsysVeldMarkering"/>
    <w:basedOn w:val="Standaardalinea-lettertype"/>
    <w:semiHidden/>
    <w:rsid w:val="00DF1BBC"/>
    <w:rPr>
      <w:color w:val="000000"/>
      <w:bdr w:val="none" w:sz="0" w:space="0" w:color="auto"/>
      <w:shd w:val="clear" w:color="auto" w:fill="FFFF00"/>
    </w:rPr>
  </w:style>
  <w:style w:type="paragraph" w:customStyle="1" w:styleId="Kop1zondernummerCEDelft">
    <w:name w:val="Kop 1 zonder nummer CE Delft"/>
    <w:basedOn w:val="ZsysbasisCEDelft"/>
    <w:next w:val="BasistekstCEDelft"/>
    <w:uiPriority w:val="4"/>
    <w:qFormat/>
    <w:rsid w:val="003A4BF5"/>
    <w:pPr>
      <w:keepNext/>
      <w:keepLines/>
      <w:pageBreakBefore/>
      <w:spacing w:before="240" w:after="360" w:line="733" w:lineRule="atLeast"/>
    </w:pPr>
    <w:rPr>
      <w:b/>
      <w:bCs/>
      <w:color w:val="009EE0"/>
      <w:sz w:val="52"/>
      <w:szCs w:val="32"/>
    </w:rPr>
  </w:style>
  <w:style w:type="paragraph" w:customStyle="1" w:styleId="Kop3zondernummerCEDelft">
    <w:name w:val="Kop 3 zonder nummer CE Delft"/>
    <w:basedOn w:val="ZsysbasisCEDelft"/>
    <w:next w:val="BasistekstCEDelft"/>
    <w:uiPriority w:val="4"/>
    <w:qFormat/>
    <w:rsid w:val="0030502F"/>
    <w:pPr>
      <w:keepNext/>
      <w:keepLines/>
      <w:spacing w:before="240" w:after="120" w:line="293" w:lineRule="atLeast"/>
    </w:pPr>
    <w:rPr>
      <w:i/>
      <w:iCs/>
      <w:sz w:val="24"/>
    </w:rPr>
  </w:style>
  <w:style w:type="paragraph" w:styleId="Index4">
    <w:name w:val="index 4"/>
    <w:basedOn w:val="Standaard"/>
    <w:next w:val="Standaard"/>
    <w:uiPriority w:val="98"/>
    <w:semiHidden/>
    <w:rsid w:val="00122DED"/>
    <w:pPr>
      <w:ind w:left="720" w:hanging="180"/>
    </w:pPr>
  </w:style>
  <w:style w:type="paragraph" w:styleId="Index5">
    <w:name w:val="index 5"/>
    <w:basedOn w:val="Standaard"/>
    <w:next w:val="Standaard"/>
    <w:uiPriority w:val="98"/>
    <w:semiHidden/>
    <w:rsid w:val="00122DED"/>
    <w:pPr>
      <w:ind w:left="900" w:hanging="180"/>
    </w:pPr>
  </w:style>
  <w:style w:type="paragraph" w:styleId="Index6">
    <w:name w:val="index 6"/>
    <w:basedOn w:val="Standaard"/>
    <w:next w:val="Standaard"/>
    <w:uiPriority w:val="98"/>
    <w:semiHidden/>
    <w:rsid w:val="00122DED"/>
    <w:pPr>
      <w:ind w:left="1080" w:hanging="180"/>
    </w:pPr>
  </w:style>
  <w:style w:type="paragraph" w:styleId="Index7">
    <w:name w:val="index 7"/>
    <w:basedOn w:val="Standaard"/>
    <w:next w:val="Standaard"/>
    <w:uiPriority w:val="98"/>
    <w:semiHidden/>
    <w:rsid w:val="00122DED"/>
    <w:pPr>
      <w:ind w:left="1260" w:hanging="180"/>
    </w:pPr>
  </w:style>
  <w:style w:type="paragraph" w:styleId="Index8">
    <w:name w:val="index 8"/>
    <w:basedOn w:val="Standaard"/>
    <w:next w:val="Standaard"/>
    <w:uiPriority w:val="98"/>
    <w:semiHidden/>
    <w:rsid w:val="00122DED"/>
    <w:pPr>
      <w:ind w:left="1440" w:hanging="180"/>
    </w:pPr>
  </w:style>
  <w:style w:type="paragraph" w:styleId="Index9">
    <w:name w:val="index 9"/>
    <w:basedOn w:val="Standaard"/>
    <w:next w:val="Standaard"/>
    <w:uiPriority w:val="98"/>
    <w:semiHidden/>
    <w:rsid w:val="00122DED"/>
    <w:pPr>
      <w:ind w:left="1620" w:hanging="180"/>
    </w:pPr>
  </w:style>
  <w:style w:type="paragraph" w:styleId="Inhopg5">
    <w:name w:val="toc 5"/>
    <w:aliases w:val="Inhopg 5 CE Delft"/>
    <w:basedOn w:val="ZsysbasistocCEDelft"/>
    <w:next w:val="BasistekstCEDelft"/>
    <w:uiPriority w:val="4"/>
    <w:rsid w:val="003964D4"/>
  </w:style>
  <w:style w:type="paragraph" w:styleId="Inhopg6">
    <w:name w:val="toc 6"/>
    <w:aliases w:val="Inhopg 6 CE Delft"/>
    <w:basedOn w:val="ZsysbasistocCEDelft"/>
    <w:next w:val="BasistekstCEDelft"/>
    <w:uiPriority w:val="4"/>
    <w:rsid w:val="003964D4"/>
  </w:style>
  <w:style w:type="paragraph" w:styleId="Inhopg7">
    <w:name w:val="toc 7"/>
    <w:aliases w:val="Inhopg 7 CE Delft"/>
    <w:basedOn w:val="ZsysbasistocCEDelft"/>
    <w:next w:val="BasistekstCEDelft"/>
    <w:uiPriority w:val="4"/>
    <w:rsid w:val="00250D7C"/>
    <w:pPr>
      <w:ind w:left="397" w:hanging="397"/>
    </w:pPr>
  </w:style>
  <w:style w:type="paragraph" w:styleId="Inhopg8">
    <w:name w:val="toc 8"/>
    <w:aliases w:val="Inhopg 8 CE Delft"/>
    <w:basedOn w:val="ZsysbasistocCEDelft"/>
    <w:next w:val="BasistekstCEDelft"/>
    <w:uiPriority w:val="4"/>
    <w:rsid w:val="00250D7C"/>
    <w:pPr>
      <w:ind w:left="397" w:hanging="397"/>
    </w:pPr>
  </w:style>
  <w:style w:type="paragraph" w:styleId="Inhopg9">
    <w:name w:val="toc 9"/>
    <w:aliases w:val="Inhopg 9 CE Delft"/>
    <w:basedOn w:val="ZsysbasistocCEDelft"/>
    <w:next w:val="BasistekstCEDelft"/>
    <w:uiPriority w:val="4"/>
    <w:rsid w:val="003964D4"/>
  </w:style>
  <w:style w:type="paragraph" w:styleId="Afzender">
    <w:name w:val="envelope return"/>
    <w:basedOn w:val="ZsysbasisCEDelft"/>
    <w:next w:val="BasistekstCEDelft"/>
    <w:uiPriority w:val="98"/>
    <w:semiHidden/>
    <w:rsid w:val="0020607F"/>
  </w:style>
  <w:style w:type="numbering" w:styleId="Artikelsectie">
    <w:name w:val="Outline List 3"/>
    <w:basedOn w:val="Geenlijst"/>
    <w:uiPriority w:val="98"/>
    <w:semiHidden/>
    <w:rsid w:val="00E07762"/>
    <w:pPr>
      <w:numPr>
        <w:numId w:val="7"/>
      </w:numPr>
    </w:pPr>
  </w:style>
  <w:style w:type="paragraph" w:styleId="Berichtkop">
    <w:name w:val="Message Header"/>
    <w:basedOn w:val="ZsysbasisCEDelft"/>
    <w:next w:val="BasistekstCEDelft"/>
    <w:uiPriority w:val="98"/>
    <w:semiHidden/>
    <w:rsid w:val="0020607F"/>
  </w:style>
  <w:style w:type="paragraph" w:styleId="Bloktekst">
    <w:name w:val="Block Text"/>
    <w:basedOn w:val="ZsysbasisCEDelft"/>
    <w:next w:val="BasistekstCEDelft"/>
    <w:uiPriority w:val="98"/>
    <w:semiHidden/>
    <w:rsid w:val="0020607F"/>
  </w:style>
  <w:style w:type="table" w:styleId="Eenvoudigetabel1">
    <w:name w:val="Table Simple 1"/>
    <w:basedOn w:val="Standaardtabel"/>
    <w:semiHidden/>
    <w:rsid w:val="008D7B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8D7B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8D7B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rsid w:val="008D7B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8D7B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ZsysbasisCEDelft"/>
    <w:next w:val="BasistekstCEDelft"/>
    <w:uiPriority w:val="98"/>
    <w:semiHidden/>
    <w:rsid w:val="0020607F"/>
  </w:style>
  <w:style w:type="paragraph" w:styleId="Handtekening">
    <w:name w:val="Signature"/>
    <w:basedOn w:val="ZsysbasisCEDelft"/>
    <w:next w:val="BasistekstCEDelft"/>
    <w:uiPriority w:val="98"/>
    <w:semiHidden/>
    <w:rsid w:val="0020607F"/>
  </w:style>
  <w:style w:type="paragraph" w:styleId="HTML-voorafopgemaakt">
    <w:name w:val="HTML Preformatted"/>
    <w:basedOn w:val="ZsysbasisCEDelft"/>
    <w:next w:val="BasistekstCEDelft"/>
    <w:uiPriority w:val="98"/>
    <w:semiHidden/>
    <w:rsid w:val="0020607F"/>
  </w:style>
  <w:style w:type="table" w:styleId="Lichtelijst-accent6">
    <w:name w:val="Light List Accent 6"/>
    <w:basedOn w:val="Standaardtabel"/>
    <w:uiPriority w:val="61"/>
    <w:rsid w:val="00E07762"/>
    <w:pPr>
      <w:spacing w:line="240" w:lineRule="auto"/>
    </w:p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tblBorders>
    </w:tblPr>
    <w:tblStylePr w:type="firstRow">
      <w:pPr>
        <w:spacing w:before="0" w:after="0" w:line="240" w:lineRule="auto"/>
      </w:pPr>
      <w:rPr>
        <w:b/>
        <w:bCs/>
        <w:color w:val="FFFFFF" w:themeColor="background1"/>
      </w:rPr>
      <w:tblPr/>
      <w:tcPr>
        <w:shd w:val="clear" w:color="auto" w:fill="344893" w:themeFill="accent6"/>
      </w:tcPr>
    </w:tblStylePr>
    <w:tblStylePr w:type="lastRow">
      <w:pPr>
        <w:spacing w:before="0" w:after="0" w:line="240" w:lineRule="auto"/>
      </w:pPr>
      <w:rPr>
        <w:b/>
        <w:bCs/>
      </w:rPr>
      <w:tblPr/>
      <w:tcPr>
        <w:tcBorders>
          <w:top w:val="double" w:sz="6" w:space="0" w:color="344893" w:themeColor="accent6"/>
          <w:left w:val="single" w:sz="8" w:space="0" w:color="344893" w:themeColor="accent6"/>
          <w:bottom w:val="single" w:sz="8" w:space="0" w:color="344893" w:themeColor="accent6"/>
          <w:right w:val="single" w:sz="8" w:space="0" w:color="344893" w:themeColor="accent6"/>
        </w:tcBorders>
      </w:tcPr>
    </w:tblStylePr>
    <w:tblStylePr w:type="firstCol">
      <w:rPr>
        <w:b/>
        <w:bCs/>
      </w:rPr>
    </w:tblStylePr>
    <w:tblStylePr w:type="lastCol">
      <w:rPr>
        <w:b/>
        <w:bCs/>
      </w:rPr>
    </w:tblStylePr>
    <w:tblStylePr w:type="band1Vert">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tcPr>
    </w:tblStylePr>
    <w:tblStylePr w:type="band1Horz">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tcPr>
    </w:tblStylePr>
  </w:style>
  <w:style w:type="table" w:styleId="Lichtelijst-accent5">
    <w:name w:val="Light List Accent 5"/>
    <w:basedOn w:val="Standaardtabel"/>
    <w:uiPriority w:val="61"/>
    <w:rsid w:val="00E07762"/>
    <w:pPr>
      <w:spacing w:line="240" w:lineRule="auto"/>
    </w:p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tblBorders>
    </w:tblPr>
    <w:tblStylePr w:type="firstRow">
      <w:pPr>
        <w:spacing w:before="0" w:after="0" w:line="240" w:lineRule="auto"/>
      </w:pPr>
      <w:rPr>
        <w:b/>
        <w:bCs/>
        <w:color w:val="FFFFFF" w:themeColor="background1"/>
      </w:rPr>
      <w:tblPr/>
      <w:tcPr>
        <w:shd w:val="clear" w:color="auto" w:fill="70C82F" w:themeFill="accent5"/>
      </w:tcPr>
    </w:tblStylePr>
    <w:tblStylePr w:type="lastRow">
      <w:pPr>
        <w:spacing w:before="0" w:after="0" w:line="240" w:lineRule="auto"/>
      </w:pPr>
      <w:rPr>
        <w:b/>
        <w:bCs/>
      </w:rPr>
      <w:tblPr/>
      <w:tcPr>
        <w:tcBorders>
          <w:top w:val="double" w:sz="6" w:space="0" w:color="70C82F" w:themeColor="accent5"/>
          <w:left w:val="single" w:sz="8" w:space="0" w:color="70C82F" w:themeColor="accent5"/>
          <w:bottom w:val="single" w:sz="8" w:space="0" w:color="70C82F" w:themeColor="accent5"/>
          <w:right w:val="single" w:sz="8" w:space="0" w:color="70C82F" w:themeColor="accent5"/>
        </w:tcBorders>
      </w:tcPr>
    </w:tblStylePr>
    <w:tblStylePr w:type="firstCol">
      <w:rPr>
        <w:b/>
        <w:bCs/>
      </w:rPr>
    </w:tblStylePr>
    <w:tblStylePr w:type="lastCol">
      <w:rPr>
        <w:b/>
        <w:bCs/>
      </w:rPr>
    </w:tblStylePr>
    <w:tblStylePr w:type="band1Vert">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tcPr>
    </w:tblStylePr>
    <w:tblStylePr w:type="band1Horz">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tcPr>
    </w:tblStylePr>
  </w:style>
  <w:style w:type="table" w:styleId="Lichtelijst-accent4">
    <w:name w:val="Light List Accent 4"/>
    <w:basedOn w:val="Standaardtabel"/>
    <w:uiPriority w:val="61"/>
    <w:rsid w:val="00E07762"/>
    <w:pPr>
      <w:spacing w:line="240" w:lineRule="auto"/>
    </w:p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tblBorders>
    </w:tblPr>
    <w:tblStylePr w:type="firstRow">
      <w:pPr>
        <w:spacing w:before="0" w:after="0" w:line="240" w:lineRule="auto"/>
      </w:pPr>
      <w:rPr>
        <w:b/>
        <w:bCs/>
        <w:color w:val="FFFFFF" w:themeColor="background1"/>
      </w:rPr>
      <w:tblPr/>
      <w:tcPr>
        <w:shd w:val="clear" w:color="auto" w:fill="009133" w:themeFill="accent4"/>
      </w:tcPr>
    </w:tblStylePr>
    <w:tblStylePr w:type="lastRow">
      <w:pPr>
        <w:spacing w:before="0" w:after="0" w:line="240" w:lineRule="auto"/>
      </w:pPr>
      <w:rPr>
        <w:b/>
        <w:bCs/>
      </w:rPr>
      <w:tblPr/>
      <w:tcPr>
        <w:tcBorders>
          <w:top w:val="double" w:sz="6" w:space="0" w:color="009133" w:themeColor="accent4"/>
          <w:left w:val="single" w:sz="8" w:space="0" w:color="009133" w:themeColor="accent4"/>
          <w:bottom w:val="single" w:sz="8" w:space="0" w:color="009133" w:themeColor="accent4"/>
          <w:right w:val="single" w:sz="8" w:space="0" w:color="009133" w:themeColor="accent4"/>
        </w:tcBorders>
      </w:tcPr>
    </w:tblStylePr>
    <w:tblStylePr w:type="firstCol">
      <w:rPr>
        <w:b/>
        <w:bCs/>
      </w:rPr>
    </w:tblStylePr>
    <w:tblStylePr w:type="lastCol">
      <w:rPr>
        <w:b/>
        <w:bCs/>
      </w:rPr>
    </w:tblStylePr>
    <w:tblStylePr w:type="band1Vert">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tcPr>
    </w:tblStylePr>
    <w:tblStylePr w:type="band1Horz">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tcPr>
    </w:tblStylePr>
  </w:style>
  <w:style w:type="table" w:styleId="Lichtelijst-accent3">
    <w:name w:val="Light List Accent 3"/>
    <w:basedOn w:val="Standaardtabel"/>
    <w:uiPriority w:val="61"/>
    <w:rsid w:val="00E07762"/>
    <w:pPr>
      <w:spacing w:line="240" w:lineRule="auto"/>
    </w:p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tblBorders>
    </w:tblPr>
    <w:tblStylePr w:type="firstRow">
      <w:pPr>
        <w:spacing w:before="0" w:after="0" w:line="240" w:lineRule="auto"/>
      </w:pPr>
      <w:rPr>
        <w:b/>
        <w:bCs/>
        <w:color w:val="FFFFFF" w:themeColor="background1"/>
      </w:rPr>
      <w:tblPr/>
      <w:tcPr>
        <w:shd w:val="clear" w:color="auto" w:fill="FFDB00" w:themeFill="accent3"/>
      </w:tcPr>
    </w:tblStylePr>
    <w:tblStylePr w:type="lastRow">
      <w:pPr>
        <w:spacing w:before="0" w:after="0" w:line="240" w:lineRule="auto"/>
      </w:pPr>
      <w:rPr>
        <w:b/>
        <w:bCs/>
      </w:rPr>
      <w:tblPr/>
      <w:tcPr>
        <w:tcBorders>
          <w:top w:val="double" w:sz="6" w:space="0" w:color="FFDB00" w:themeColor="accent3"/>
          <w:left w:val="single" w:sz="8" w:space="0" w:color="FFDB00" w:themeColor="accent3"/>
          <w:bottom w:val="single" w:sz="8" w:space="0" w:color="FFDB00" w:themeColor="accent3"/>
          <w:right w:val="single" w:sz="8" w:space="0" w:color="FFDB00" w:themeColor="accent3"/>
        </w:tcBorders>
      </w:tcPr>
    </w:tblStylePr>
    <w:tblStylePr w:type="firstCol">
      <w:rPr>
        <w:b/>
        <w:bCs/>
      </w:rPr>
    </w:tblStylePr>
    <w:tblStylePr w:type="lastCol">
      <w:rPr>
        <w:b/>
        <w:bCs/>
      </w:rPr>
    </w:tblStylePr>
    <w:tblStylePr w:type="band1Vert">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tcPr>
    </w:tblStylePr>
    <w:tblStylePr w:type="band1Horz">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tcPr>
    </w:tblStylePr>
  </w:style>
  <w:style w:type="paragraph" w:styleId="HTML-adres">
    <w:name w:val="HTML Address"/>
    <w:basedOn w:val="ZsysbasisCEDelft"/>
    <w:next w:val="BasistekstCEDelft"/>
    <w:uiPriority w:val="98"/>
    <w:semiHidden/>
    <w:rsid w:val="0020607F"/>
  </w:style>
  <w:style w:type="table" w:styleId="Lichtelijst-accent2">
    <w:name w:val="Light List Accent 2"/>
    <w:basedOn w:val="Standaardtabel"/>
    <w:uiPriority w:val="61"/>
    <w:rsid w:val="00E07762"/>
    <w:pPr>
      <w:spacing w:line="240" w:lineRule="auto"/>
    </w:p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tblBorders>
    </w:tblPr>
    <w:tblStylePr w:type="firstRow">
      <w:pPr>
        <w:spacing w:before="0" w:after="0" w:line="240" w:lineRule="auto"/>
      </w:pPr>
      <w:rPr>
        <w:b/>
        <w:bCs/>
        <w:color w:val="FFFFFF" w:themeColor="background1"/>
      </w:rPr>
      <w:tblPr/>
      <w:tcPr>
        <w:shd w:val="clear" w:color="auto" w:fill="8DD3FF" w:themeFill="accent2"/>
      </w:tcPr>
    </w:tblStylePr>
    <w:tblStylePr w:type="lastRow">
      <w:pPr>
        <w:spacing w:before="0" w:after="0" w:line="240" w:lineRule="auto"/>
      </w:pPr>
      <w:rPr>
        <w:b/>
        <w:bCs/>
      </w:rPr>
      <w:tblPr/>
      <w:tcPr>
        <w:tcBorders>
          <w:top w:val="double" w:sz="6" w:space="0" w:color="8DD3FF" w:themeColor="accent2"/>
          <w:left w:val="single" w:sz="8" w:space="0" w:color="8DD3FF" w:themeColor="accent2"/>
          <w:bottom w:val="single" w:sz="8" w:space="0" w:color="8DD3FF" w:themeColor="accent2"/>
          <w:right w:val="single" w:sz="8" w:space="0" w:color="8DD3FF" w:themeColor="accent2"/>
        </w:tcBorders>
      </w:tcPr>
    </w:tblStylePr>
    <w:tblStylePr w:type="firstCol">
      <w:rPr>
        <w:b/>
        <w:bCs/>
      </w:rPr>
    </w:tblStylePr>
    <w:tblStylePr w:type="lastCol">
      <w:rPr>
        <w:b/>
        <w:bCs/>
      </w:rPr>
    </w:tblStylePr>
    <w:tblStylePr w:type="band1Vert">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tcPr>
    </w:tblStylePr>
    <w:tblStylePr w:type="band1Horz">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tcPr>
    </w:tblStylePr>
  </w:style>
  <w:style w:type="table" w:styleId="Lichtearcering-accent6">
    <w:name w:val="Light Shading Accent 6"/>
    <w:basedOn w:val="Standaardtabel"/>
    <w:uiPriority w:val="60"/>
    <w:rsid w:val="00E07762"/>
    <w:pPr>
      <w:spacing w:line="240" w:lineRule="auto"/>
    </w:pPr>
    <w:rPr>
      <w:color w:val="27356E" w:themeColor="accent6" w:themeShade="BF"/>
    </w:rPr>
    <w:tblPr>
      <w:tblStyleRowBandSize w:val="1"/>
      <w:tblStyleColBandSize w:val="1"/>
      <w:tblBorders>
        <w:top w:val="single" w:sz="8" w:space="0" w:color="344893" w:themeColor="accent6"/>
        <w:bottom w:val="single" w:sz="8" w:space="0" w:color="344893" w:themeColor="accent6"/>
      </w:tblBorders>
    </w:tblPr>
    <w:tblStylePr w:type="firstRow">
      <w:pPr>
        <w:spacing w:before="0" w:after="0" w:line="240" w:lineRule="auto"/>
      </w:pPr>
      <w:rPr>
        <w:b/>
        <w:bCs/>
      </w:rPr>
      <w:tblPr/>
      <w:tcPr>
        <w:tcBorders>
          <w:top w:val="single" w:sz="8" w:space="0" w:color="344893" w:themeColor="accent6"/>
          <w:left w:val="nil"/>
          <w:bottom w:val="single" w:sz="8" w:space="0" w:color="344893" w:themeColor="accent6"/>
          <w:right w:val="nil"/>
          <w:insideH w:val="nil"/>
          <w:insideV w:val="nil"/>
        </w:tcBorders>
      </w:tcPr>
    </w:tblStylePr>
    <w:tblStylePr w:type="lastRow">
      <w:pPr>
        <w:spacing w:before="0" w:after="0" w:line="240" w:lineRule="auto"/>
      </w:pPr>
      <w:rPr>
        <w:b/>
        <w:bCs/>
      </w:rPr>
      <w:tblPr/>
      <w:tcPr>
        <w:tcBorders>
          <w:top w:val="single" w:sz="8" w:space="0" w:color="344893" w:themeColor="accent6"/>
          <w:left w:val="nil"/>
          <w:bottom w:val="single" w:sz="8" w:space="0" w:color="34489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CDEB" w:themeFill="accent6" w:themeFillTint="3F"/>
      </w:tcPr>
    </w:tblStylePr>
    <w:tblStylePr w:type="band1Horz">
      <w:tblPr/>
      <w:tcPr>
        <w:tcBorders>
          <w:left w:val="nil"/>
          <w:right w:val="nil"/>
          <w:insideH w:val="nil"/>
          <w:insideV w:val="nil"/>
        </w:tcBorders>
        <w:shd w:val="clear" w:color="auto" w:fill="C6CDEB" w:themeFill="accent6" w:themeFillTint="3F"/>
      </w:tcPr>
    </w:tblStylePr>
  </w:style>
  <w:style w:type="table" w:styleId="Klassieketabel1">
    <w:name w:val="Table Classic 1"/>
    <w:basedOn w:val="Standaardtabel"/>
    <w:semiHidden/>
    <w:rsid w:val="008D7B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8D7B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8D7BDD"/>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8D7B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8D7BDD"/>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8D7B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8D7B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Lijst">
    <w:name w:val="List"/>
    <w:basedOn w:val="ZsysbasisCEDelft"/>
    <w:next w:val="BasistekstCEDelft"/>
    <w:uiPriority w:val="98"/>
    <w:semiHidden/>
    <w:rsid w:val="00F33259"/>
    <w:pPr>
      <w:ind w:left="284" w:hanging="284"/>
    </w:pPr>
  </w:style>
  <w:style w:type="paragraph" w:styleId="Lijst2">
    <w:name w:val="List 2"/>
    <w:basedOn w:val="ZsysbasisCEDelft"/>
    <w:next w:val="BasistekstCEDelft"/>
    <w:uiPriority w:val="98"/>
    <w:semiHidden/>
    <w:rsid w:val="00F33259"/>
    <w:pPr>
      <w:ind w:left="568" w:hanging="284"/>
    </w:pPr>
  </w:style>
  <w:style w:type="paragraph" w:styleId="Lijst3">
    <w:name w:val="List 3"/>
    <w:basedOn w:val="ZsysbasisCEDelft"/>
    <w:next w:val="BasistekstCEDelft"/>
    <w:uiPriority w:val="98"/>
    <w:semiHidden/>
    <w:rsid w:val="00F33259"/>
    <w:pPr>
      <w:ind w:left="851" w:hanging="284"/>
    </w:pPr>
  </w:style>
  <w:style w:type="paragraph" w:styleId="Lijst4">
    <w:name w:val="List 4"/>
    <w:basedOn w:val="ZsysbasisCEDelft"/>
    <w:next w:val="BasistekstCEDelft"/>
    <w:uiPriority w:val="98"/>
    <w:semiHidden/>
    <w:rsid w:val="00F33259"/>
    <w:pPr>
      <w:ind w:left="1135" w:hanging="284"/>
    </w:pPr>
  </w:style>
  <w:style w:type="paragraph" w:styleId="Lijst5">
    <w:name w:val="List 5"/>
    <w:basedOn w:val="ZsysbasisCEDelft"/>
    <w:next w:val="BasistekstCEDelft"/>
    <w:uiPriority w:val="98"/>
    <w:semiHidden/>
    <w:rsid w:val="00F33259"/>
    <w:pPr>
      <w:ind w:left="1418" w:hanging="284"/>
    </w:pPr>
  </w:style>
  <w:style w:type="paragraph" w:styleId="Index1">
    <w:name w:val="index 1"/>
    <w:basedOn w:val="ZsysbasisCEDelft"/>
    <w:next w:val="BasistekstCEDelft"/>
    <w:uiPriority w:val="98"/>
    <w:semiHidden/>
    <w:rsid w:val="00F33259"/>
  </w:style>
  <w:style w:type="paragraph" w:styleId="Lijstopsomteken">
    <w:name w:val="List Bullet"/>
    <w:basedOn w:val="ZsysbasisCEDelft"/>
    <w:next w:val="BasistekstCEDelft"/>
    <w:uiPriority w:val="98"/>
    <w:semiHidden/>
    <w:rsid w:val="00E7078D"/>
    <w:pPr>
      <w:numPr>
        <w:numId w:val="12"/>
      </w:numPr>
      <w:ind w:left="357" w:hanging="357"/>
    </w:pPr>
  </w:style>
  <w:style w:type="paragraph" w:styleId="Lijstopsomteken2">
    <w:name w:val="List Bullet 2"/>
    <w:basedOn w:val="ZsysbasisCEDelft"/>
    <w:next w:val="BasistekstCEDelft"/>
    <w:uiPriority w:val="98"/>
    <w:semiHidden/>
    <w:rsid w:val="00E7078D"/>
    <w:pPr>
      <w:numPr>
        <w:numId w:val="13"/>
      </w:numPr>
      <w:ind w:left="641" w:hanging="357"/>
    </w:pPr>
  </w:style>
  <w:style w:type="paragraph" w:styleId="Lijstopsomteken3">
    <w:name w:val="List Bullet 3"/>
    <w:basedOn w:val="ZsysbasisCEDelft"/>
    <w:next w:val="BasistekstCEDelft"/>
    <w:uiPriority w:val="98"/>
    <w:semiHidden/>
    <w:rsid w:val="00E7078D"/>
    <w:pPr>
      <w:numPr>
        <w:numId w:val="14"/>
      </w:numPr>
      <w:ind w:left="924" w:hanging="357"/>
    </w:pPr>
  </w:style>
  <w:style w:type="paragraph" w:styleId="Lijstopsomteken4">
    <w:name w:val="List Bullet 4"/>
    <w:basedOn w:val="ZsysbasisCEDelft"/>
    <w:next w:val="BasistekstCEDelft"/>
    <w:uiPriority w:val="98"/>
    <w:semiHidden/>
    <w:rsid w:val="00E7078D"/>
    <w:pPr>
      <w:numPr>
        <w:numId w:val="15"/>
      </w:numPr>
      <w:ind w:left="1208" w:hanging="357"/>
    </w:pPr>
  </w:style>
  <w:style w:type="paragraph" w:styleId="Lijstnummering">
    <w:name w:val="List Number"/>
    <w:basedOn w:val="ZsysbasisCEDelft"/>
    <w:next w:val="BasistekstCEDelft"/>
    <w:uiPriority w:val="98"/>
    <w:semiHidden/>
    <w:rsid w:val="00705849"/>
    <w:pPr>
      <w:numPr>
        <w:numId w:val="17"/>
      </w:numPr>
      <w:ind w:left="357" w:hanging="357"/>
    </w:pPr>
  </w:style>
  <w:style w:type="paragraph" w:styleId="Lijstnummering2">
    <w:name w:val="List Number 2"/>
    <w:basedOn w:val="ZsysbasisCEDelft"/>
    <w:next w:val="BasistekstCEDelft"/>
    <w:uiPriority w:val="98"/>
    <w:semiHidden/>
    <w:rsid w:val="00705849"/>
    <w:pPr>
      <w:numPr>
        <w:numId w:val="18"/>
      </w:numPr>
      <w:ind w:left="641" w:hanging="357"/>
    </w:pPr>
  </w:style>
  <w:style w:type="paragraph" w:styleId="Lijstnummering3">
    <w:name w:val="List Number 3"/>
    <w:basedOn w:val="ZsysbasisCEDelft"/>
    <w:next w:val="BasistekstCEDelft"/>
    <w:uiPriority w:val="98"/>
    <w:semiHidden/>
    <w:rsid w:val="00705849"/>
    <w:pPr>
      <w:numPr>
        <w:numId w:val="19"/>
      </w:numPr>
      <w:ind w:left="924" w:hanging="357"/>
    </w:pPr>
  </w:style>
  <w:style w:type="paragraph" w:styleId="Lijstnummering4">
    <w:name w:val="List Number 4"/>
    <w:basedOn w:val="ZsysbasisCEDelft"/>
    <w:next w:val="BasistekstCEDelft"/>
    <w:uiPriority w:val="98"/>
    <w:semiHidden/>
    <w:rsid w:val="00705849"/>
    <w:pPr>
      <w:numPr>
        <w:numId w:val="20"/>
      </w:numPr>
      <w:ind w:left="1208" w:hanging="357"/>
    </w:pPr>
  </w:style>
  <w:style w:type="paragraph" w:styleId="Lijstnummering5">
    <w:name w:val="List Number 5"/>
    <w:basedOn w:val="ZsysbasisCEDelft"/>
    <w:next w:val="BasistekstCEDelft"/>
    <w:uiPriority w:val="98"/>
    <w:semiHidden/>
    <w:rsid w:val="00705849"/>
    <w:pPr>
      <w:numPr>
        <w:numId w:val="21"/>
      </w:numPr>
      <w:ind w:left="1491" w:hanging="357"/>
    </w:pPr>
  </w:style>
  <w:style w:type="paragraph" w:styleId="Lijstvoortzetting">
    <w:name w:val="List Continue"/>
    <w:basedOn w:val="ZsysbasisCEDelft"/>
    <w:next w:val="BasistekstCEDelft"/>
    <w:uiPriority w:val="98"/>
    <w:semiHidden/>
    <w:rsid w:val="00705849"/>
    <w:pPr>
      <w:ind w:left="284"/>
    </w:pPr>
  </w:style>
  <w:style w:type="paragraph" w:styleId="Lijstvoortzetting2">
    <w:name w:val="List Continue 2"/>
    <w:basedOn w:val="ZsysbasisCEDelft"/>
    <w:next w:val="BasistekstCEDelft"/>
    <w:uiPriority w:val="98"/>
    <w:semiHidden/>
    <w:rsid w:val="00705849"/>
    <w:pPr>
      <w:ind w:left="567"/>
    </w:pPr>
  </w:style>
  <w:style w:type="paragraph" w:styleId="Lijstvoortzetting3">
    <w:name w:val="List Continue 3"/>
    <w:basedOn w:val="ZsysbasisCEDelft"/>
    <w:next w:val="BasistekstCEDelft"/>
    <w:uiPriority w:val="98"/>
    <w:semiHidden/>
    <w:rsid w:val="00705849"/>
    <w:pPr>
      <w:ind w:left="851"/>
    </w:pPr>
  </w:style>
  <w:style w:type="paragraph" w:styleId="Lijstvoortzetting4">
    <w:name w:val="List Continue 4"/>
    <w:basedOn w:val="ZsysbasisCEDelft"/>
    <w:next w:val="BasistekstCEDelft"/>
    <w:uiPriority w:val="98"/>
    <w:semiHidden/>
    <w:rsid w:val="00705849"/>
    <w:pPr>
      <w:ind w:left="1134"/>
    </w:pPr>
  </w:style>
  <w:style w:type="paragraph" w:styleId="Lijstvoortzetting5">
    <w:name w:val="List Continue 5"/>
    <w:basedOn w:val="ZsysbasisCEDelft"/>
    <w:next w:val="BasistekstCEDelft"/>
    <w:uiPriority w:val="98"/>
    <w:semiHidden/>
    <w:rsid w:val="00705849"/>
    <w:pPr>
      <w:ind w:left="1418"/>
    </w:pPr>
  </w:style>
  <w:style w:type="character" w:styleId="Intensievebenadrukking">
    <w:name w:val="Intense Emphasis"/>
    <w:basedOn w:val="Standaardalinea-lettertype"/>
    <w:uiPriority w:val="98"/>
    <w:semiHidden/>
    <w:rsid w:val="00FC3FA5"/>
    <w:rPr>
      <w:b/>
      <w:bCs/>
      <w:i/>
      <w:iCs/>
      <w:color w:val="auto"/>
    </w:rPr>
  </w:style>
  <w:style w:type="paragraph" w:styleId="Normaalweb">
    <w:name w:val="Normal (Web)"/>
    <w:basedOn w:val="ZsysbasisCEDelft"/>
    <w:next w:val="BasistekstCEDelft"/>
    <w:uiPriority w:val="99"/>
    <w:semiHidden/>
    <w:rsid w:val="0020607F"/>
  </w:style>
  <w:style w:type="paragraph" w:styleId="Notitiekop">
    <w:name w:val="Note Heading"/>
    <w:basedOn w:val="ZsysbasisCEDelft"/>
    <w:next w:val="BasistekstCEDelft"/>
    <w:uiPriority w:val="98"/>
    <w:semiHidden/>
    <w:rsid w:val="0020607F"/>
  </w:style>
  <w:style w:type="paragraph" w:styleId="Plattetekst">
    <w:name w:val="Body Text"/>
    <w:basedOn w:val="ZsysbasisCEDelft"/>
    <w:next w:val="BasistekstCEDelft"/>
    <w:link w:val="PlattetekstChar"/>
    <w:uiPriority w:val="98"/>
    <w:semiHidden/>
    <w:rsid w:val="0020607F"/>
  </w:style>
  <w:style w:type="paragraph" w:styleId="Plattetekst2">
    <w:name w:val="Body Text 2"/>
    <w:basedOn w:val="ZsysbasisCEDelft"/>
    <w:next w:val="BasistekstCEDelft"/>
    <w:link w:val="Plattetekst2Char"/>
    <w:uiPriority w:val="98"/>
    <w:semiHidden/>
    <w:rsid w:val="00E7078D"/>
  </w:style>
  <w:style w:type="paragraph" w:styleId="Plattetekst3">
    <w:name w:val="Body Text 3"/>
    <w:basedOn w:val="ZsysbasisCEDelft"/>
    <w:next w:val="BasistekstCEDelft"/>
    <w:uiPriority w:val="98"/>
    <w:semiHidden/>
    <w:rsid w:val="0020607F"/>
  </w:style>
  <w:style w:type="paragraph" w:styleId="Platteteksteersteinspringing">
    <w:name w:val="Body Text First Indent"/>
    <w:basedOn w:val="ZsysbasisCEDelft"/>
    <w:next w:val="BasistekstCEDelft"/>
    <w:link w:val="PlatteteksteersteinspringingChar"/>
    <w:uiPriority w:val="98"/>
    <w:semiHidden/>
    <w:rsid w:val="00E7078D"/>
    <w:pPr>
      <w:ind w:firstLine="360"/>
    </w:pPr>
  </w:style>
  <w:style w:type="character" w:customStyle="1" w:styleId="PlatteteksteersteinspringingChar">
    <w:name w:val="Platte tekst eerste inspringing Char"/>
    <w:basedOn w:val="PlattetekstChar"/>
    <w:link w:val="Platteteksteersteinspringing"/>
    <w:rsid w:val="00E7078D"/>
    <w:rPr>
      <w:rFonts w:asciiTheme="minorHAnsi" w:hAnsiTheme="minorHAnsi" w:cs="Maiandra GD"/>
      <w:color w:val="000000" w:themeColor="text1"/>
      <w:sz w:val="18"/>
      <w:szCs w:val="18"/>
    </w:rPr>
  </w:style>
  <w:style w:type="paragraph" w:styleId="Plattetekstinspringen">
    <w:name w:val="Body Text Indent"/>
    <w:basedOn w:val="ZsysbasisCEDelft"/>
    <w:next w:val="BasistekstCEDelft"/>
    <w:link w:val="PlattetekstinspringenChar"/>
    <w:uiPriority w:val="98"/>
    <w:semiHidden/>
    <w:rsid w:val="00E7078D"/>
    <w:pPr>
      <w:ind w:left="284"/>
    </w:pPr>
  </w:style>
  <w:style w:type="character" w:customStyle="1" w:styleId="PlattetekstinspringenChar">
    <w:name w:val="Platte tekst inspringen Char"/>
    <w:basedOn w:val="Standaardalinea-lettertype"/>
    <w:link w:val="Plattetekstinspringen"/>
    <w:rsid w:val="00E7078D"/>
    <w:rPr>
      <w:rFonts w:ascii="Maiandra GD" w:hAnsi="Maiandra GD" w:cs="Maiandra GD"/>
      <w:sz w:val="18"/>
      <w:szCs w:val="18"/>
    </w:rPr>
  </w:style>
  <w:style w:type="paragraph" w:styleId="Platteteksteersteinspringing2">
    <w:name w:val="Body Text First Indent 2"/>
    <w:basedOn w:val="ZsysbasisCEDelft"/>
    <w:next w:val="BasistekstCEDelft"/>
    <w:link w:val="Platteteksteersteinspringing2Char"/>
    <w:uiPriority w:val="98"/>
    <w:semiHidden/>
    <w:rsid w:val="00E7078D"/>
    <w:pPr>
      <w:ind w:left="360" w:firstLine="360"/>
    </w:pPr>
  </w:style>
  <w:style w:type="table" w:styleId="Professioneletabel">
    <w:name w:val="Table Professional"/>
    <w:basedOn w:val="Standaardtabe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ZsysbasisCEDelftChar">
    <w:name w:val="Zsysbasis CE Delft Char"/>
    <w:basedOn w:val="Standaardalinea-lettertype"/>
    <w:link w:val="ZsysbasisCEDelft"/>
    <w:uiPriority w:val="4"/>
    <w:semiHidden/>
    <w:rsid w:val="00BF5C6F"/>
    <w:rPr>
      <w:rFonts w:ascii="Calibri" w:hAnsi="Calibri" w:cs="Maiandra GD"/>
      <w:color w:val="000000" w:themeColor="text1"/>
      <w:szCs w:val="18"/>
    </w:rPr>
  </w:style>
  <w:style w:type="paragraph" w:styleId="Standaardinspringing">
    <w:name w:val="Normal Indent"/>
    <w:basedOn w:val="ZsysbasisCEDelft"/>
    <w:next w:val="BasistekstCEDelft"/>
    <w:uiPriority w:val="98"/>
    <w:semiHidden/>
    <w:rsid w:val="0020607F"/>
  </w:style>
  <w:style w:type="table" w:styleId="Tabelkolommen1">
    <w:name w:val="Table Columns 1"/>
    <w:basedOn w:val="Standaardtabel"/>
    <w:semiHidden/>
    <w:rsid w:val="008D7BDD"/>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8D7BDD"/>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8D7BDD"/>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8D7B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8D7B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8D7B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8D7B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8D7B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8D7B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8D7B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8D7B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8D7B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8D7B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rsid w:val="0092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8D7B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8D7B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8D7B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8D7B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8D7B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8D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rsid w:val="008D7B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8D7B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oetnootmarkering">
    <w:name w:val="footnote reference"/>
    <w:aliases w:val="Voetnootmarkering CE Delft"/>
    <w:basedOn w:val="Standaardalinea-lettertype"/>
    <w:rsid w:val="005D1DB7"/>
    <w:rPr>
      <w:sz w:val="20"/>
      <w:vertAlign w:val="superscript"/>
    </w:rPr>
  </w:style>
  <w:style w:type="paragraph" w:styleId="Voetnoottekst">
    <w:name w:val="footnote text"/>
    <w:aliases w:val="Voetnoottekst CE Delft"/>
    <w:basedOn w:val="ZsysbasisCEDelft"/>
    <w:link w:val="VoetnoottekstChar"/>
    <w:rsid w:val="005D1DB7"/>
    <w:pPr>
      <w:tabs>
        <w:tab w:val="left" w:pos="284"/>
      </w:tabs>
      <w:ind w:left="198" w:hanging="198"/>
    </w:pPr>
    <w:rPr>
      <w:sz w:val="16"/>
    </w:rPr>
  </w:style>
  <w:style w:type="table" w:styleId="Webtabel1">
    <w:name w:val="Table Web 1"/>
    <w:basedOn w:val="Standaardtabel"/>
    <w:semiHidden/>
    <w:rsid w:val="008D7B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8D7B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8D7B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uiPriority w:val="98"/>
    <w:semiHidden/>
    <w:rsid w:val="00451FDB"/>
    <w:rPr>
      <w:b w:val="0"/>
      <w:bCs w:val="0"/>
    </w:rPr>
  </w:style>
  <w:style w:type="paragraph" w:styleId="Datum">
    <w:name w:val="Date"/>
    <w:basedOn w:val="ZsysbasisCEDelft"/>
    <w:next w:val="BasistekstCEDelft"/>
    <w:uiPriority w:val="98"/>
    <w:semiHidden/>
    <w:rsid w:val="0020607F"/>
  </w:style>
  <w:style w:type="paragraph" w:styleId="Tekstzonderopmaak">
    <w:name w:val="Plain Text"/>
    <w:basedOn w:val="ZsysbasisCEDelft"/>
    <w:next w:val="BasistekstCEDelft"/>
    <w:uiPriority w:val="98"/>
    <w:semiHidden/>
    <w:rsid w:val="0020607F"/>
  </w:style>
  <w:style w:type="paragraph" w:styleId="Ballontekst">
    <w:name w:val="Balloon Text"/>
    <w:basedOn w:val="ZsysbasisCEDelft"/>
    <w:next w:val="BasistekstCEDelft"/>
    <w:link w:val="BallontekstChar"/>
    <w:rsid w:val="0020607F"/>
  </w:style>
  <w:style w:type="paragraph" w:styleId="Bijschrift">
    <w:name w:val="caption"/>
    <w:aliases w:val="Bijschrift CE Delft"/>
    <w:basedOn w:val="ZsysbasisCEDelft"/>
    <w:next w:val="BasistekstCEDelft"/>
    <w:qFormat/>
    <w:rsid w:val="00404E30"/>
    <w:pPr>
      <w:spacing w:before="120" w:after="120"/>
    </w:pPr>
    <w:rPr>
      <w:sz w:val="16"/>
    </w:rPr>
  </w:style>
  <w:style w:type="character" w:customStyle="1" w:styleId="TekstopmerkingChar">
    <w:name w:val="Tekst opmerking Char"/>
    <w:basedOn w:val="ZsysbasisCEDelftChar"/>
    <w:link w:val="Tekstopmerking"/>
    <w:uiPriority w:val="99"/>
    <w:rsid w:val="008736AE"/>
    <w:rPr>
      <w:rFonts w:asciiTheme="minorHAnsi" w:hAnsiTheme="minorHAnsi" w:cs="Maiandra GD"/>
      <w:color w:val="000000" w:themeColor="text1"/>
      <w:sz w:val="18"/>
      <w:szCs w:val="18"/>
    </w:rPr>
  </w:style>
  <w:style w:type="paragraph" w:styleId="Documentstructuur">
    <w:name w:val="Document Map"/>
    <w:basedOn w:val="ZsysbasisCEDelft"/>
    <w:next w:val="BasistekstCEDelft"/>
    <w:uiPriority w:val="98"/>
    <w:semiHidden/>
    <w:rsid w:val="0020607F"/>
  </w:style>
  <w:style w:type="table" w:styleId="Lichtearcering-accent5">
    <w:name w:val="Light Shading Accent 5"/>
    <w:basedOn w:val="Standaardtabel"/>
    <w:uiPriority w:val="60"/>
    <w:rsid w:val="00E07762"/>
    <w:pPr>
      <w:spacing w:line="240" w:lineRule="auto"/>
    </w:pPr>
    <w:rPr>
      <w:color w:val="539523" w:themeColor="accent5" w:themeShade="BF"/>
    </w:rPr>
    <w:tblPr>
      <w:tblStyleRowBandSize w:val="1"/>
      <w:tblStyleColBandSize w:val="1"/>
      <w:tblBorders>
        <w:top w:val="single" w:sz="8" w:space="0" w:color="70C82F" w:themeColor="accent5"/>
        <w:bottom w:val="single" w:sz="8" w:space="0" w:color="70C82F" w:themeColor="accent5"/>
      </w:tblBorders>
    </w:tblPr>
    <w:tblStylePr w:type="firstRow">
      <w:pPr>
        <w:spacing w:before="0" w:after="0" w:line="240" w:lineRule="auto"/>
      </w:pPr>
      <w:rPr>
        <w:b/>
        <w:bCs/>
      </w:rPr>
      <w:tblPr/>
      <w:tcPr>
        <w:tcBorders>
          <w:top w:val="single" w:sz="8" w:space="0" w:color="70C82F" w:themeColor="accent5"/>
          <w:left w:val="nil"/>
          <w:bottom w:val="single" w:sz="8" w:space="0" w:color="70C82F" w:themeColor="accent5"/>
          <w:right w:val="nil"/>
          <w:insideH w:val="nil"/>
          <w:insideV w:val="nil"/>
        </w:tcBorders>
      </w:tcPr>
    </w:tblStylePr>
    <w:tblStylePr w:type="lastRow">
      <w:pPr>
        <w:spacing w:before="0" w:after="0" w:line="240" w:lineRule="auto"/>
      </w:pPr>
      <w:rPr>
        <w:b/>
        <w:bCs/>
      </w:rPr>
      <w:tblPr/>
      <w:tcPr>
        <w:tcBorders>
          <w:top w:val="single" w:sz="8" w:space="0" w:color="70C82F" w:themeColor="accent5"/>
          <w:left w:val="nil"/>
          <w:bottom w:val="single" w:sz="8" w:space="0" w:color="70C82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F2CA" w:themeFill="accent5" w:themeFillTint="3F"/>
      </w:tcPr>
    </w:tblStylePr>
    <w:tblStylePr w:type="band1Horz">
      <w:tblPr/>
      <w:tcPr>
        <w:tcBorders>
          <w:left w:val="nil"/>
          <w:right w:val="nil"/>
          <w:insideH w:val="nil"/>
          <w:insideV w:val="nil"/>
        </w:tcBorders>
        <w:shd w:val="clear" w:color="auto" w:fill="DBF2CA" w:themeFill="accent5" w:themeFillTint="3F"/>
      </w:tcPr>
    </w:tblStylePr>
  </w:style>
  <w:style w:type="paragraph" w:styleId="Eindnoottekst">
    <w:name w:val="endnote text"/>
    <w:aliases w:val="Eindnoottekst CE Delft"/>
    <w:basedOn w:val="ZsysbasisCEDelft"/>
    <w:next w:val="BasistekstCEDelft"/>
    <w:uiPriority w:val="4"/>
    <w:rsid w:val="0020607F"/>
  </w:style>
  <w:style w:type="paragraph" w:styleId="Indexkop">
    <w:name w:val="index heading"/>
    <w:basedOn w:val="ZsysbasisCEDelft"/>
    <w:next w:val="BasistekstCEDelft"/>
    <w:uiPriority w:val="98"/>
    <w:semiHidden/>
    <w:rsid w:val="0020607F"/>
  </w:style>
  <w:style w:type="paragraph" w:styleId="Kopbronvermelding">
    <w:name w:val="toa heading"/>
    <w:basedOn w:val="ZsysbasisCEDelft"/>
    <w:next w:val="BasistekstCEDelft"/>
    <w:uiPriority w:val="98"/>
    <w:semiHidden/>
    <w:rsid w:val="0020607F"/>
  </w:style>
  <w:style w:type="paragraph" w:styleId="Lijstopsomteken5">
    <w:name w:val="List Bullet 5"/>
    <w:basedOn w:val="ZsysbasisCEDelft"/>
    <w:next w:val="BasistekstCEDelft"/>
    <w:uiPriority w:val="98"/>
    <w:semiHidden/>
    <w:rsid w:val="00E7078D"/>
    <w:pPr>
      <w:numPr>
        <w:numId w:val="16"/>
      </w:numPr>
      <w:ind w:left="1491" w:hanging="357"/>
    </w:pPr>
  </w:style>
  <w:style w:type="paragraph" w:styleId="Macrotekst">
    <w:name w:val="macro"/>
    <w:basedOn w:val="ZsysbasisCEDelft"/>
    <w:next w:val="BasistekstCEDelft"/>
    <w:uiPriority w:val="98"/>
    <w:semiHidden/>
    <w:rsid w:val="0020607F"/>
  </w:style>
  <w:style w:type="paragraph" w:styleId="Tekstopmerking">
    <w:name w:val="annotation text"/>
    <w:basedOn w:val="ZsysbasisCEDelft"/>
    <w:next w:val="BasistekstCEDelft"/>
    <w:link w:val="TekstopmerkingChar"/>
    <w:uiPriority w:val="99"/>
    <w:rsid w:val="0020607F"/>
  </w:style>
  <w:style w:type="character" w:styleId="Intensieveverwijzing">
    <w:name w:val="Intense Reference"/>
    <w:basedOn w:val="Standaardalinea-lettertype"/>
    <w:uiPriority w:val="98"/>
    <w:semiHidden/>
    <w:rsid w:val="00FC3FA5"/>
    <w:rPr>
      <w:b/>
      <w:bCs/>
      <w:smallCaps/>
      <w:color w:val="auto"/>
      <w:spacing w:val="5"/>
      <w:u w:val="single"/>
    </w:rPr>
  </w:style>
  <w:style w:type="character" w:styleId="Verwijzingopmerking">
    <w:name w:val="annotation reference"/>
    <w:basedOn w:val="Standaardalinea-lettertype"/>
    <w:uiPriority w:val="99"/>
    <w:rsid w:val="0020607F"/>
    <w:rPr>
      <w:sz w:val="18"/>
      <w:szCs w:val="18"/>
    </w:rPr>
  </w:style>
  <w:style w:type="paragraph" w:customStyle="1" w:styleId="Opsommingteken1eniveauCEDelft">
    <w:name w:val="Opsomming teken 1e niveau CE Delft"/>
    <w:basedOn w:val="ZsysbasisCEDelft"/>
    <w:uiPriority w:val="4"/>
    <w:rsid w:val="001E7503"/>
    <w:pPr>
      <w:numPr>
        <w:numId w:val="28"/>
      </w:numPr>
    </w:pPr>
  </w:style>
  <w:style w:type="paragraph" w:customStyle="1" w:styleId="Opsommingteken2eniveauCEDelft">
    <w:name w:val="Opsomming teken 2e niveau CE Delft"/>
    <w:basedOn w:val="ZsysbasisCEDelft"/>
    <w:uiPriority w:val="4"/>
    <w:rsid w:val="001E7503"/>
    <w:pPr>
      <w:numPr>
        <w:ilvl w:val="1"/>
        <w:numId w:val="28"/>
      </w:numPr>
    </w:pPr>
  </w:style>
  <w:style w:type="paragraph" w:customStyle="1" w:styleId="Opsommingteken3eniveauCEDelft">
    <w:name w:val="Opsomming teken 3e niveau CE Delft"/>
    <w:basedOn w:val="ZsysbasisCEDelft"/>
    <w:uiPriority w:val="4"/>
    <w:rsid w:val="001E7503"/>
    <w:pPr>
      <w:numPr>
        <w:ilvl w:val="2"/>
        <w:numId w:val="28"/>
      </w:numPr>
    </w:pPr>
  </w:style>
  <w:style w:type="paragraph" w:customStyle="1" w:styleId="Opsommingbolletje1eniveauCEDelft">
    <w:name w:val="Opsomming bolletje 1e niveau CE Delft"/>
    <w:basedOn w:val="ZsysbasisCEDelft"/>
    <w:uiPriority w:val="4"/>
    <w:qFormat/>
    <w:rsid w:val="00F2708A"/>
    <w:pPr>
      <w:numPr>
        <w:numId w:val="26"/>
      </w:numPr>
    </w:pPr>
  </w:style>
  <w:style w:type="paragraph" w:customStyle="1" w:styleId="Opsommingbolletje2eniveauCEDelft">
    <w:name w:val="Opsomming bolletje 2e niveau CE Delft"/>
    <w:basedOn w:val="ZsysbasisCEDelft"/>
    <w:uiPriority w:val="4"/>
    <w:qFormat/>
    <w:rsid w:val="00AC412D"/>
    <w:pPr>
      <w:numPr>
        <w:ilvl w:val="1"/>
        <w:numId w:val="26"/>
      </w:numPr>
    </w:pPr>
  </w:style>
  <w:style w:type="paragraph" w:customStyle="1" w:styleId="Opsommingbolletje3eniveauCEDelft">
    <w:name w:val="Opsomming bolletje 3e niveau CE Delft"/>
    <w:basedOn w:val="ZsysbasisCEDelft"/>
    <w:uiPriority w:val="4"/>
    <w:qFormat/>
    <w:rsid w:val="000A6888"/>
    <w:pPr>
      <w:numPr>
        <w:ilvl w:val="2"/>
        <w:numId w:val="26"/>
      </w:numPr>
    </w:pPr>
  </w:style>
  <w:style w:type="numbering" w:customStyle="1" w:styleId="OpsommingbolletjeCEDelft">
    <w:name w:val="Opsomming bolletje CE Delft"/>
    <w:uiPriority w:val="4"/>
    <w:semiHidden/>
    <w:rsid w:val="00DD332C"/>
    <w:pPr>
      <w:numPr>
        <w:numId w:val="1"/>
      </w:numPr>
    </w:pPr>
  </w:style>
  <w:style w:type="paragraph" w:customStyle="1" w:styleId="Opsommingkleineletter1eniveauCEDelft">
    <w:name w:val="Opsomming kleine letter 1e niveau CE Delft"/>
    <w:basedOn w:val="ZsysbasisCEDelft"/>
    <w:uiPriority w:val="4"/>
    <w:qFormat/>
    <w:rsid w:val="00B01DA1"/>
    <w:pPr>
      <w:numPr>
        <w:numId w:val="22"/>
      </w:numPr>
    </w:pPr>
  </w:style>
  <w:style w:type="paragraph" w:customStyle="1" w:styleId="Opsommingkleineletter2eniveauCEDelft">
    <w:name w:val="Opsomming kleine letter 2e niveau CE Delft"/>
    <w:basedOn w:val="ZsysbasisCEDelft"/>
    <w:uiPriority w:val="4"/>
    <w:qFormat/>
    <w:rsid w:val="00B01DA1"/>
    <w:pPr>
      <w:numPr>
        <w:ilvl w:val="1"/>
        <w:numId w:val="22"/>
      </w:numPr>
    </w:pPr>
  </w:style>
  <w:style w:type="paragraph" w:customStyle="1" w:styleId="Opsommingkleineletter3eniveauCEDelft">
    <w:name w:val="Opsomming kleine letter 3e niveau CE Delft"/>
    <w:basedOn w:val="ZsysbasisCEDelft"/>
    <w:uiPriority w:val="4"/>
    <w:qFormat/>
    <w:rsid w:val="00B01DA1"/>
    <w:pPr>
      <w:numPr>
        <w:ilvl w:val="2"/>
        <w:numId w:val="22"/>
      </w:numPr>
    </w:pPr>
  </w:style>
  <w:style w:type="numbering" w:customStyle="1" w:styleId="OpsommingkleineletterCEDelft">
    <w:name w:val="Opsomming kleine letter CE Delft"/>
    <w:uiPriority w:val="4"/>
    <w:semiHidden/>
    <w:rsid w:val="00B01DA1"/>
    <w:pPr>
      <w:numPr>
        <w:numId w:val="8"/>
      </w:numPr>
    </w:pPr>
  </w:style>
  <w:style w:type="paragraph" w:customStyle="1" w:styleId="Opsommingnummer1eniveauCEDelft">
    <w:name w:val="Opsomming nummer 1e niveau CE Delft"/>
    <w:basedOn w:val="ZsysbasisCEDelft"/>
    <w:uiPriority w:val="4"/>
    <w:qFormat/>
    <w:rsid w:val="00B01DA1"/>
    <w:pPr>
      <w:numPr>
        <w:numId w:val="2"/>
      </w:numPr>
    </w:pPr>
  </w:style>
  <w:style w:type="paragraph" w:customStyle="1" w:styleId="Opsommingnummer2eniveauCEDelft">
    <w:name w:val="Opsomming nummer 2e niveau CE Delft"/>
    <w:basedOn w:val="ZsysbasisCEDelft"/>
    <w:uiPriority w:val="4"/>
    <w:qFormat/>
    <w:rsid w:val="00B01DA1"/>
    <w:pPr>
      <w:numPr>
        <w:ilvl w:val="1"/>
        <w:numId w:val="2"/>
      </w:numPr>
    </w:pPr>
  </w:style>
  <w:style w:type="paragraph" w:customStyle="1" w:styleId="Opsommingnummer3eniveauCEDelft">
    <w:name w:val="Opsomming nummer 3e niveau CE Delft"/>
    <w:basedOn w:val="ZsysbasisCEDelft"/>
    <w:uiPriority w:val="4"/>
    <w:qFormat/>
    <w:rsid w:val="00B01DA1"/>
    <w:pPr>
      <w:numPr>
        <w:ilvl w:val="2"/>
        <w:numId w:val="2"/>
      </w:numPr>
    </w:pPr>
  </w:style>
  <w:style w:type="numbering" w:customStyle="1" w:styleId="OpsommingnummerCEDelft">
    <w:name w:val="Opsomming nummer CE Delft"/>
    <w:uiPriority w:val="4"/>
    <w:semiHidden/>
    <w:rsid w:val="00B01DA1"/>
    <w:pPr>
      <w:numPr>
        <w:numId w:val="2"/>
      </w:numPr>
    </w:pPr>
  </w:style>
  <w:style w:type="paragraph" w:customStyle="1" w:styleId="Opsommingopenrondje1eniveauCEDelft">
    <w:name w:val="Opsomming open rondje 1e niveau CE Delft"/>
    <w:basedOn w:val="ZsysbasisCEDelft"/>
    <w:uiPriority w:val="4"/>
    <w:rsid w:val="00957CCB"/>
    <w:pPr>
      <w:numPr>
        <w:numId w:val="25"/>
      </w:numPr>
    </w:pPr>
  </w:style>
  <w:style w:type="paragraph" w:customStyle="1" w:styleId="Opsommingopenrondje2eniveauCEDelft">
    <w:name w:val="Opsomming open rondje 2e niveau CE Delft"/>
    <w:basedOn w:val="ZsysbasisCEDelft"/>
    <w:uiPriority w:val="4"/>
    <w:rsid w:val="00957CCB"/>
    <w:pPr>
      <w:numPr>
        <w:ilvl w:val="1"/>
        <w:numId w:val="25"/>
      </w:numPr>
    </w:pPr>
  </w:style>
  <w:style w:type="paragraph" w:customStyle="1" w:styleId="Opsommingopenrondje3eniveauCEDelft">
    <w:name w:val="Opsomming open rondje 3e niveau CE Delft"/>
    <w:basedOn w:val="ZsysbasisCEDelft"/>
    <w:uiPriority w:val="4"/>
    <w:rsid w:val="00957CCB"/>
    <w:pPr>
      <w:numPr>
        <w:ilvl w:val="2"/>
        <w:numId w:val="25"/>
      </w:numPr>
    </w:pPr>
  </w:style>
  <w:style w:type="numbering" w:customStyle="1" w:styleId="OpsommingopenrondjeCEDelft">
    <w:name w:val="Opsomming open rondje CE Delft"/>
    <w:uiPriority w:val="4"/>
    <w:semiHidden/>
    <w:rsid w:val="00957CCB"/>
    <w:pPr>
      <w:numPr>
        <w:numId w:val="3"/>
      </w:numPr>
    </w:pPr>
  </w:style>
  <w:style w:type="paragraph" w:customStyle="1" w:styleId="Opsommingstreepje1eniveauCEDelft">
    <w:name w:val="Opsomming streepje 1e niveau CE Delft"/>
    <w:basedOn w:val="ZsysbasisCEDelft"/>
    <w:uiPriority w:val="4"/>
    <w:qFormat/>
    <w:rsid w:val="001E7503"/>
    <w:pPr>
      <w:numPr>
        <w:numId w:val="27"/>
      </w:numPr>
    </w:pPr>
  </w:style>
  <w:style w:type="paragraph" w:customStyle="1" w:styleId="Opsommingstreepje2eniveauCEDelft">
    <w:name w:val="Opsomming streepje 2e niveau CE Delft"/>
    <w:basedOn w:val="ZsysbasisCEDelft"/>
    <w:uiPriority w:val="4"/>
    <w:qFormat/>
    <w:rsid w:val="001E7503"/>
    <w:pPr>
      <w:numPr>
        <w:ilvl w:val="1"/>
        <w:numId w:val="27"/>
      </w:numPr>
    </w:pPr>
  </w:style>
  <w:style w:type="paragraph" w:customStyle="1" w:styleId="Opsommingstreepje3eniveauCEDelft">
    <w:name w:val="Opsomming streepje 3e niveau CE Delft"/>
    <w:basedOn w:val="ZsysbasisCEDelft"/>
    <w:uiPriority w:val="4"/>
    <w:qFormat/>
    <w:rsid w:val="001E7503"/>
    <w:pPr>
      <w:numPr>
        <w:ilvl w:val="2"/>
        <w:numId w:val="27"/>
      </w:numPr>
    </w:pPr>
  </w:style>
  <w:style w:type="numbering" w:customStyle="1" w:styleId="OpsommingstreepjeCEDelft">
    <w:name w:val="Opsomming streepje CE Delft"/>
    <w:uiPriority w:val="4"/>
    <w:semiHidden/>
    <w:rsid w:val="001E7503"/>
    <w:pPr>
      <w:numPr>
        <w:numId w:val="4"/>
      </w:numPr>
    </w:pPr>
  </w:style>
  <w:style w:type="character" w:styleId="Titelvanboek">
    <w:name w:val="Book Title"/>
    <w:basedOn w:val="Standaardalinea-lettertype"/>
    <w:uiPriority w:val="98"/>
    <w:semiHidden/>
    <w:rsid w:val="00E07762"/>
    <w:rPr>
      <w:b/>
      <w:bCs/>
      <w:smallCaps/>
      <w:spacing w:val="5"/>
    </w:rPr>
  </w:style>
  <w:style w:type="character" w:styleId="Tekstvantijdelijkeaanduiding">
    <w:name w:val="Placeholder Text"/>
    <w:basedOn w:val="zsysVeldMarkering"/>
    <w:uiPriority w:val="98"/>
    <w:semiHidden/>
    <w:rsid w:val="004C51F8"/>
    <w:rPr>
      <w:color w:val="000000"/>
      <w:bdr w:val="none" w:sz="0" w:space="0" w:color="auto"/>
      <w:shd w:val="clear" w:color="auto" w:fill="FFFF00"/>
    </w:rPr>
  </w:style>
  <w:style w:type="character" w:styleId="Subtieleverwijzing">
    <w:name w:val="Subtle Reference"/>
    <w:basedOn w:val="Standaardalinea-lettertype"/>
    <w:uiPriority w:val="98"/>
    <w:semiHidden/>
    <w:rsid w:val="008736AE"/>
    <w:rPr>
      <w:smallCaps/>
      <w:color w:val="auto"/>
      <w:u w:val="single"/>
    </w:rPr>
  </w:style>
  <w:style w:type="character" w:styleId="Subtielebenadrukking">
    <w:name w:val="Subtle Emphasis"/>
    <w:basedOn w:val="Standaardalinea-lettertype"/>
    <w:uiPriority w:val="98"/>
    <w:semiHidden/>
    <w:rsid w:val="00FC3FA5"/>
    <w:rPr>
      <w:i/>
      <w:iCs/>
      <w:color w:val="auto"/>
    </w:rPr>
  </w:style>
  <w:style w:type="table" w:styleId="Lichtearcering-accent4">
    <w:name w:val="Light Shading Accent 4"/>
    <w:basedOn w:val="Standaardtabel"/>
    <w:uiPriority w:val="60"/>
    <w:rsid w:val="00E07762"/>
    <w:pPr>
      <w:spacing w:line="240" w:lineRule="auto"/>
    </w:pPr>
    <w:rPr>
      <w:color w:val="006C25" w:themeColor="accent4" w:themeShade="BF"/>
    </w:rPr>
    <w:tblPr>
      <w:tblStyleRowBandSize w:val="1"/>
      <w:tblStyleColBandSize w:val="1"/>
      <w:tblBorders>
        <w:top w:val="single" w:sz="8" w:space="0" w:color="009133" w:themeColor="accent4"/>
        <w:bottom w:val="single" w:sz="8" w:space="0" w:color="009133" w:themeColor="accent4"/>
      </w:tblBorders>
    </w:tblPr>
    <w:tblStylePr w:type="firstRow">
      <w:pPr>
        <w:spacing w:before="0" w:after="0" w:line="240" w:lineRule="auto"/>
      </w:pPr>
      <w:rPr>
        <w:b/>
        <w:bCs/>
      </w:rPr>
      <w:tblPr/>
      <w:tcPr>
        <w:tcBorders>
          <w:top w:val="single" w:sz="8" w:space="0" w:color="009133" w:themeColor="accent4"/>
          <w:left w:val="nil"/>
          <w:bottom w:val="single" w:sz="8" w:space="0" w:color="009133" w:themeColor="accent4"/>
          <w:right w:val="nil"/>
          <w:insideH w:val="nil"/>
          <w:insideV w:val="nil"/>
        </w:tcBorders>
      </w:tcPr>
    </w:tblStylePr>
    <w:tblStylePr w:type="lastRow">
      <w:pPr>
        <w:spacing w:before="0" w:after="0" w:line="240" w:lineRule="auto"/>
      </w:pPr>
      <w:rPr>
        <w:b/>
        <w:bCs/>
      </w:rPr>
      <w:tblPr/>
      <w:tcPr>
        <w:tcBorders>
          <w:top w:val="single" w:sz="8" w:space="0" w:color="009133" w:themeColor="accent4"/>
          <w:left w:val="nil"/>
          <w:bottom w:val="single" w:sz="8" w:space="0" w:color="00913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FFC4" w:themeFill="accent4" w:themeFillTint="3F"/>
      </w:tcPr>
    </w:tblStylePr>
    <w:tblStylePr w:type="band1Horz">
      <w:tblPr/>
      <w:tcPr>
        <w:tcBorders>
          <w:left w:val="nil"/>
          <w:right w:val="nil"/>
          <w:insideH w:val="nil"/>
          <w:insideV w:val="nil"/>
        </w:tcBorders>
        <w:shd w:val="clear" w:color="auto" w:fill="A4FFC4" w:themeFill="accent4" w:themeFillTint="3F"/>
      </w:tcPr>
    </w:tblStylePr>
  </w:style>
  <w:style w:type="table" w:styleId="Lichtearcering-accent3">
    <w:name w:val="Light Shading Accent 3"/>
    <w:basedOn w:val="Standaardtabel"/>
    <w:uiPriority w:val="60"/>
    <w:rsid w:val="00E07762"/>
    <w:pPr>
      <w:spacing w:line="240" w:lineRule="auto"/>
    </w:pPr>
    <w:rPr>
      <w:color w:val="BFA400" w:themeColor="accent3" w:themeShade="BF"/>
    </w:rPr>
    <w:tblPr>
      <w:tblStyleRowBandSize w:val="1"/>
      <w:tblStyleColBandSize w:val="1"/>
      <w:tblBorders>
        <w:top w:val="single" w:sz="8" w:space="0" w:color="FFDB00" w:themeColor="accent3"/>
        <w:bottom w:val="single" w:sz="8" w:space="0" w:color="FFDB00" w:themeColor="accent3"/>
      </w:tblBorders>
    </w:tblPr>
    <w:tblStylePr w:type="firstRow">
      <w:pPr>
        <w:spacing w:before="0" w:after="0" w:line="240" w:lineRule="auto"/>
      </w:pPr>
      <w:rPr>
        <w:b/>
        <w:bCs/>
      </w:rPr>
      <w:tblPr/>
      <w:tcPr>
        <w:tcBorders>
          <w:top w:val="single" w:sz="8" w:space="0" w:color="FFDB00" w:themeColor="accent3"/>
          <w:left w:val="nil"/>
          <w:bottom w:val="single" w:sz="8" w:space="0" w:color="FFDB00" w:themeColor="accent3"/>
          <w:right w:val="nil"/>
          <w:insideH w:val="nil"/>
          <w:insideV w:val="nil"/>
        </w:tcBorders>
      </w:tcPr>
    </w:tblStylePr>
    <w:tblStylePr w:type="lastRow">
      <w:pPr>
        <w:spacing w:before="0" w:after="0" w:line="240" w:lineRule="auto"/>
      </w:pPr>
      <w:rPr>
        <w:b/>
        <w:bCs/>
      </w:rPr>
      <w:tblPr/>
      <w:tcPr>
        <w:tcBorders>
          <w:top w:val="single" w:sz="8" w:space="0" w:color="FFDB00" w:themeColor="accent3"/>
          <w:left w:val="nil"/>
          <w:bottom w:val="single" w:sz="8" w:space="0" w:color="FFDB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6C0" w:themeFill="accent3" w:themeFillTint="3F"/>
      </w:tcPr>
    </w:tblStylePr>
    <w:tblStylePr w:type="band1Horz">
      <w:tblPr/>
      <w:tcPr>
        <w:tcBorders>
          <w:left w:val="nil"/>
          <w:right w:val="nil"/>
          <w:insideH w:val="nil"/>
          <w:insideV w:val="nil"/>
        </w:tcBorders>
        <w:shd w:val="clear" w:color="auto" w:fill="FFF6C0" w:themeFill="accent3" w:themeFillTint="3F"/>
      </w:tcPr>
    </w:tblStylePr>
  </w:style>
  <w:style w:type="table" w:styleId="Lichtearcering-accent2">
    <w:name w:val="Light Shading Accent 2"/>
    <w:basedOn w:val="Standaardtabel"/>
    <w:uiPriority w:val="60"/>
    <w:rsid w:val="00E07762"/>
    <w:pPr>
      <w:spacing w:line="240" w:lineRule="auto"/>
    </w:pPr>
    <w:rPr>
      <w:color w:val="29ACFF" w:themeColor="accent2" w:themeShade="BF"/>
    </w:rPr>
    <w:tblPr>
      <w:tblStyleRowBandSize w:val="1"/>
      <w:tblStyleColBandSize w:val="1"/>
      <w:tblBorders>
        <w:top w:val="single" w:sz="8" w:space="0" w:color="8DD3FF" w:themeColor="accent2"/>
        <w:bottom w:val="single" w:sz="8" w:space="0" w:color="8DD3FF" w:themeColor="accent2"/>
      </w:tblBorders>
    </w:tblPr>
    <w:tblStylePr w:type="firstRow">
      <w:pPr>
        <w:spacing w:before="0" w:after="0" w:line="240" w:lineRule="auto"/>
      </w:pPr>
      <w:rPr>
        <w:b/>
        <w:bCs/>
      </w:rPr>
      <w:tblPr/>
      <w:tcPr>
        <w:tcBorders>
          <w:top w:val="single" w:sz="8" w:space="0" w:color="8DD3FF" w:themeColor="accent2"/>
          <w:left w:val="nil"/>
          <w:bottom w:val="single" w:sz="8" w:space="0" w:color="8DD3FF" w:themeColor="accent2"/>
          <w:right w:val="nil"/>
          <w:insideH w:val="nil"/>
          <w:insideV w:val="nil"/>
        </w:tcBorders>
      </w:tcPr>
    </w:tblStylePr>
    <w:tblStylePr w:type="lastRow">
      <w:pPr>
        <w:spacing w:before="0" w:after="0" w:line="240" w:lineRule="auto"/>
      </w:pPr>
      <w:rPr>
        <w:b/>
        <w:bCs/>
      </w:rPr>
      <w:tblPr/>
      <w:tcPr>
        <w:tcBorders>
          <w:top w:val="single" w:sz="8" w:space="0" w:color="8DD3FF" w:themeColor="accent2"/>
          <w:left w:val="nil"/>
          <w:bottom w:val="single" w:sz="8" w:space="0" w:color="8DD3F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4FF" w:themeFill="accent2" w:themeFillTint="3F"/>
      </w:tcPr>
    </w:tblStylePr>
    <w:tblStylePr w:type="band1Horz">
      <w:tblPr/>
      <w:tcPr>
        <w:tcBorders>
          <w:left w:val="nil"/>
          <w:right w:val="nil"/>
          <w:insideH w:val="nil"/>
          <w:insideV w:val="nil"/>
        </w:tcBorders>
        <w:shd w:val="clear" w:color="auto" w:fill="E2F4FF" w:themeFill="accent2" w:themeFillTint="3F"/>
      </w:tcPr>
    </w:tblStylePr>
  </w:style>
  <w:style w:type="table" w:styleId="Lichtraster-accent6">
    <w:name w:val="Light Grid Accent 6"/>
    <w:basedOn w:val="Standaardtabel"/>
    <w:uiPriority w:val="62"/>
    <w:rsid w:val="00E07762"/>
    <w:pPr>
      <w:spacing w:line="240" w:lineRule="auto"/>
    </w:p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insideH w:val="single" w:sz="8" w:space="0" w:color="344893" w:themeColor="accent6"/>
        <w:insideV w:val="single" w:sz="8" w:space="0" w:color="34489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4893" w:themeColor="accent6"/>
          <w:left w:val="single" w:sz="8" w:space="0" w:color="344893" w:themeColor="accent6"/>
          <w:bottom w:val="single" w:sz="18" w:space="0" w:color="344893" w:themeColor="accent6"/>
          <w:right w:val="single" w:sz="8" w:space="0" w:color="344893" w:themeColor="accent6"/>
          <w:insideH w:val="nil"/>
          <w:insideV w:val="single" w:sz="8" w:space="0" w:color="34489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4893" w:themeColor="accent6"/>
          <w:left w:val="single" w:sz="8" w:space="0" w:color="344893" w:themeColor="accent6"/>
          <w:bottom w:val="single" w:sz="8" w:space="0" w:color="344893" w:themeColor="accent6"/>
          <w:right w:val="single" w:sz="8" w:space="0" w:color="344893" w:themeColor="accent6"/>
          <w:insideH w:val="nil"/>
          <w:insideV w:val="single" w:sz="8" w:space="0" w:color="34489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tcPr>
    </w:tblStylePr>
    <w:tblStylePr w:type="band1Vert">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shd w:val="clear" w:color="auto" w:fill="C6CDEB" w:themeFill="accent6" w:themeFillTint="3F"/>
      </w:tcPr>
    </w:tblStylePr>
    <w:tblStylePr w:type="band1Horz">
      <w:tblPr/>
      <w:tcPr>
        <w:tcBorders>
          <w:top w:val="single" w:sz="8" w:space="0" w:color="344893" w:themeColor="accent6"/>
          <w:left w:val="single" w:sz="8" w:space="0" w:color="344893" w:themeColor="accent6"/>
          <w:bottom w:val="single" w:sz="8" w:space="0" w:color="344893" w:themeColor="accent6"/>
          <w:right w:val="single" w:sz="8" w:space="0" w:color="344893" w:themeColor="accent6"/>
          <w:insideV w:val="single" w:sz="8" w:space="0" w:color="344893" w:themeColor="accent6"/>
        </w:tcBorders>
        <w:shd w:val="clear" w:color="auto" w:fill="C6CDEB" w:themeFill="accent6" w:themeFillTint="3F"/>
      </w:tcPr>
    </w:tblStylePr>
    <w:tblStylePr w:type="band2Horz">
      <w:tblPr/>
      <w:tcPr>
        <w:tcBorders>
          <w:top w:val="single" w:sz="8" w:space="0" w:color="344893" w:themeColor="accent6"/>
          <w:left w:val="single" w:sz="8" w:space="0" w:color="344893" w:themeColor="accent6"/>
          <w:bottom w:val="single" w:sz="8" w:space="0" w:color="344893" w:themeColor="accent6"/>
          <w:right w:val="single" w:sz="8" w:space="0" w:color="344893" w:themeColor="accent6"/>
          <w:insideV w:val="single" w:sz="8" w:space="0" w:color="344893" w:themeColor="accent6"/>
        </w:tcBorders>
      </w:tcPr>
    </w:tblStylePr>
  </w:style>
  <w:style w:type="table" w:styleId="Lichtraster-accent5">
    <w:name w:val="Light Grid Accent 5"/>
    <w:basedOn w:val="Standaardtabel"/>
    <w:uiPriority w:val="62"/>
    <w:rsid w:val="00E07762"/>
    <w:pPr>
      <w:spacing w:line="240" w:lineRule="auto"/>
    </w:p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insideH w:val="single" w:sz="8" w:space="0" w:color="70C82F" w:themeColor="accent5"/>
        <w:insideV w:val="single" w:sz="8" w:space="0" w:color="70C82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C82F" w:themeColor="accent5"/>
          <w:left w:val="single" w:sz="8" w:space="0" w:color="70C82F" w:themeColor="accent5"/>
          <w:bottom w:val="single" w:sz="18" w:space="0" w:color="70C82F" w:themeColor="accent5"/>
          <w:right w:val="single" w:sz="8" w:space="0" w:color="70C82F" w:themeColor="accent5"/>
          <w:insideH w:val="nil"/>
          <w:insideV w:val="single" w:sz="8" w:space="0" w:color="70C82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C82F" w:themeColor="accent5"/>
          <w:left w:val="single" w:sz="8" w:space="0" w:color="70C82F" w:themeColor="accent5"/>
          <w:bottom w:val="single" w:sz="8" w:space="0" w:color="70C82F" w:themeColor="accent5"/>
          <w:right w:val="single" w:sz="8" w:space="0" w:color="70C82F" w:themeColor="accent5"/>
          <w:insideH w:val="nil"/>
          <w:insideV w:val="single" w:sz="8" w:space="0" w:color="70C82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tcPr>
    </w:tblStylePr>
    <w:tblStylePr w:type="band1Vert">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shd w:val="clear" w:color="auto" w:fill="DBF2CA" w:themeFill="accent5" w:themeFillTint="3F"/>
      </w:tcPr>
    </w:tblStylePr>
    <w:tblStylePr w:type="band1Horz">
      <w:tblPr/>
      <w:tcPr>
        <w:tcBorders>
          <w:top w:val="single" w:sz="8" w:space="0" w:color="70C82F" w:themeColor="accent5"/>
          <w:left w:val="single" w:sz="8" w:space="0" w:color="70C82F" w:themeColor="accent5"/>
          <w:bottom w:val="single" w:sz="8" w:space="0" w:color="70C82F" w:themeColor="accent5"/>
          <w:right w:val="single" w:sz="8" w:space="0" w:color="70C82F" w:themeColor="accent5"/>
          <w:insideV w:val="single" w:sz="8" w:space="0" w:color="70C82F" w:themeColor="accent5"/>
        </w:tcBorders>
        <w:shd w:val="clear" w:color="auto" w:fill="DBF2CA" w:themeFill="accent5" w:themeFillTint="3F"/>
      </w:tcPr>
    </w:tblStylePr>
    <w:tblStylePr w:type="band2Horz">
      <w:tblPr/>
      <w:tcPr>
        <w:tcBorders>
          <w:top w:val="single" w:sz="8" w:space="0" w:color="70C82F" w:themeColor="accent5"/>
          <w:left w:val="single" w:sz="8" w:space="0" w:color="70C82F" w:themeColor="accent5"/>
          <w:bottom w:val="single" w:sz="8" w:space="0" w:color="70C82F" w:themeColor="accent5"/>
          <w:right w:val="single" w:sz="8" w:space="0" w:color="70C82F" w:themeColor="accent5"/>
          <w:insideV w:val="single" w:sz="8" w:space="0" w:color="70C82F" w:themeColor="accent5"/>
        </w:tcBorders>
      </w:tcPr>
    </w:tblStylePr>
  </w:style>
  <w:style w:type="table" w:styleId="Lichtraster-accent4">
    <w:name w:val="Light Grid Accent 4"/>
    <w:basedOn w:val="Standaardtabel"/>
    <w:uiPriority w:val="62"/>
    <w:rsid w:val="00E07762"/>
    <w:pPr>
      <w:spacing w:line="240" w:lineRule="auto"/>
    </w:p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insideH w:val="single" w:sz="8" w:space="0" w:color="009133" w:themeColor="accent4"/>
        <w:insideV w:val="single" w:sz="8" w:space="0" w:color="00913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33" w:themeColor="accent4"/>
          <w:left w:val="single" w:sz="8" w:space="0" w:color="009133" w:themeColor="accent4"/>
          <w:bottom w:val="single" w:sz="18" w:space="0" w:color="009133" w:themeColor="accent4"/>
          <w:right w:val="single" w:sz="8" w:space="0" w:color="009133" w:themeColor="accent4"/>
          <w:insideH w:val="nil"/>
          <w:insideV w:val="single" w:sz="8" w:space="0" w:color="00913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33" w:themeColor="accent4"/>
          <w:left w:val="single" w:sz="8" w:space="0" w:color="009133" w:themeColor="accent4"/>
          <w:bottom w:val="single" w:sz="8" w:space="0" w:color="009133" w:themeColor="accent4"/>
          <w:right w:val="single" w:sz="8" w:space="0" w:color="009133" w:themeColor="accent4"/>
          <w:insideH w:val="nil"/>
          <w:insideV w:val="single" w:sz="8" w:space="0" w:color="00913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tcPr>
    </w:tblStylePr>
    <w:tblStylePr w:type="band1Vert">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shd w:val="clear" w:color="auto" w:fill="A4FFC4" w:themeFill="accent4" w:themeFillTint="3F"/>
      </w:tcPr>
    </w:tblStylePr>
    <w:tblStylePr w:type="band1Horz">
      <w:tblPr/>
      <w:tcPr>
        <w:tcBorders>
          <w:top w:val="single" w:sz="8" w:space="0" w:color="009133" w:themeColor="accent4"/>
          <w:left w:val="single" w:sz="8" w:space="0" w:color="009133" w:themeColor="accent4"/>
          <w:bottom w:val="single" w:sz="8" w:space="0" w:color="009133" w:themeColor="accent4"/>
          <w:right w:val="single" w:sz="8" w:space="0" w:color="009133" w:themeColor="accent4"/>
          <w:insideV w:val="single" w:sz="8" w:space="0" w:color="009133" w:themeColor="accent4"/>
        </w:tcBorders>
        <w:shd w:val="clear" w:color="auto" w:fill="A4FFC4" w:themeFill="accent4" w:themeFillTint="3F"/>
      </w:tcPr>
    </w:tblStylePr>
    <w:tblStylePr w:type="band2Horz">
      <w:tblPr/>
      <w:tcPr>
        <w:tcBorders>
          <w:top w:val="single" w:sz="8" w:space="0" w:color="009133" w:themeColor="accent4"/>
          <w:left w:val="single" w:sz="8" w:space="0" w:color="009133" w:themeColor="accent4"/>
          <w:bottom w:val="single" w:sz="8" w:space="0" w:color="009133" w:themeColor="accent4"/>
          <w:right w:val="single" w:sz="8" w:space="0" w:color="009133" w:themeColor="accent4"/>
          <w:insideV w:val="single" w:sz="8" w:space="0" w:color="009133" w:themeColor="accent4"/>
        </w:tcBorders>
      </w:tcPr>
    </w:tblStylePr>
  </w:style>
  <w:style w:type="table" w:styleId="Lichtraster-accent3">
    <w:name w:val="Light Grid Accent 3"/>
    <w:basedOn w:val="Standaardtabel"/>
    <w:uiPriority w:val="62"/>
    <w:rsid w:val="00E07762"/>
    <w:pPr>
      <w:spacing w:line="240" w:lineRule="auto"/>
    </w:p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insideH w:val="single" w:sz="8" w:space="0" w:color="FFDB00" w:themeColor="accent3"/>
        <w:insideV w:val="single" w:sz="8" w:space="0" w:color="FFDB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DB00" w:themeColor="accent3"/>
          <w:left w:val="single" w:sz="8" w:space="0" w:color="FFDB00" w:themeColor="accent3"/>
          <w:bottom w:val="single" w:sz="18" w:space="0" w:color="FFDB00" w:themeColor="accent3"/>
          <w:right w:val="single" w:sz="8" w:space="0" w:color="FFDB00" w:themeColor="accent3"/>
          <w:insideH w:val="nil"/>
          <w:insideV w:val="single" w:sz="8" w:space="0" w:color="FFDB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DB00" w:themeColor="accent3"/>
          <w:left w:val="single" w:sz="8" w:space="0" w:color="FFDB00" w:themeColor="accent3"/>
          <w:bottom w:val="single" w:sz="8" w:space="0" w:color="FFDB00" w:themeColor="accent3"/>
          <w:right w:val="single" w:sz="8" w:space="0" w:color="FFDB00" w:themeColor="accent3"/>
          <w:insideH w:val="nil"/>
          <w:insideV w:val="single" w:sz="8" w:space="0" w:color="FFDB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tcPr>
    </w:tblStylePr>
    <w:tblStylePr w:type="band1Vert">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shd w:val="clear" w:color="auto" w:fill="FFF6C0" w:themeFill="accent3" w:themeFillTint="3F"/>
      </w:tcPr>
    </w:tblStylePr>
    <w:tblStylePr w:type="band1Horz">
      <w:tblPr/>
      <w:tcPr>
        <w:tcBorders>
          <w:top w:val="single" w:sz="8" w:space="0" w:color="FFDB00" w:themeColor="accent3"/>
          <w:left w:val="single" w:sz="8" w:space="0" w:color="FFDB00" w:themeColor="accent3"/>
          <w:bottom w:val="single" w:sz="8" w:space="0" w:color="FFDB00" w:themeColor="accent3"/>
          <w:right w:val="single" w:sz="8" w:space="0" w:color="FFDB00" w:themeColor="accent3"/>
          <w:insideV w:val="single" w:sz="8" w:space="0" w:color="FFDB00" w:themeColor="accent3"/>
        </w:tcBorders>
        <w:shd w:val="clear" w:color="auto" w:fill="FFF6C0" w:themeFill="accent3" w:themeFillTint="3F"/>
      </w:tcPr>
    </w:tblStylePr>
    <w:tblStylePr w:type="band2Horz">
      <w:tblPr/>
      <w:tcPr>
        <w:tcBorders>
          <w:top w:val="single" w:sz="8" w:space="0" w:color="FFDB00" w:themeColor="accent3"/>
          <w:left w:val="single" w:sz="8" w:space="0" w:color="FFDB00" w:themeColor="accent3"/>
          <w:bottom w:val="single" w:sz="8" w:space="0" w:color="FFDB00" w:themeColor="accent3"/>
          <w:right w:val="single" w:sz="8" w:space="0" w:color="FFDB00" w:themeColor="accent3"/>
          <w:insideV w:val="single" w:sz="8" w:space="0" w:color="FFDB00" w:themeColor="accent3"/>
        </w:tcBorders>
      </w:tcPr>
    </w:tblStylePr>
  </w:style>
  <w:style w:type="table" w:styleId="Lichtraster-accent2">
    <w:name w:val="Light Grid Accent 2"/>
    <w:basedOn w:val="Standaardtabel"/>
    <w:uiPriority w:val="62"/>
    <w:rsid w:val="00E07762"/>
    <w:pPr>
      <w:spacing w:line="240" w:lineRule="auto"/>
    </w:p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insideH w:val="single" w:sz="8" w:space="0" w:color="8DD3FF" w:themeColor="accent2"/>
        <w:insideV w:val="single" w:sz="8" w:space="0" w:color="8DD3F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DD3FF" w:themeColor="accent2"/>
          <w:left w:val="single" w:sz="8" w:space="0" w:color="8DD3FF" w:themeColor="accent2"/>
          <w:bottom w:val="single" w:sz="18" w:space="0" w:color="8DD3FF" w:themeColor="accent2"/>
          <w:right w:val="single" w:sz="8" w:space="0" w:color="8DD3FF" w:themeColor="accent2"/>
          <w:insideH w:val="nil"/>
          <w:insideV w:val="single" w:sz="8" w:space="0" w:color="8DD3F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DD3FF" w:themeColor="accent2"/>
          <w:left w:val="single" w:sz="8" w:space="0" w:color="8DD3FF" w:themeColor="accent2"/>
          <w:bottom w:val="single" w:sz="8" w:space="0" w:color="8DD3FF" w:themeColor="accent2"/>
          <w:right w:val="single" w:sz="8" w:space="0" w:color="8DD3FF" w:themeColor="accent2"/>
          <w:insideH w:val="nil"/>
          <w:insideV w:val="single" w:sz="8" w:space="0" w:color="8DD3F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tcPr>
    </w:tblStylePr>
    <w:tblStylePr w:type="band1Vert">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shd w:val="clear" w:color="auto" w:fill="E2F4FF" w:themeFill="accent2" w:themeFillTint="3F"/>
      </w:tcPr>
    </w:tblStylePr>
    <w:tblStylePr w:type="band1Horz">
      <w:tblPr/>
      <w:tcPr>
        <w:tcBorders>
          <w:top w:val="single" w:sz="8" w:space="0" w:color="8DD3FF" w:themeColor="accent2"/>
          <w:left w:val="single" w:sz="8" w:space="0" w:color="8DD3FF" w:themeColor="accent2"/>
          <w:bottom w:val="single" w:sz="8" w:space="0" w:color="8DD3FF" w:themeColor="accent2"/>
          <w:right w:val="single" w:sz="8" w:space="0" w:color="8DD3FF" w:themeColor="accent2"/>
          <w:insideV w:val="single" w:sz="8" w:space="0" w:color="8DD3FF" w:themeColor="accent2"/>
        </w:tcBorders>
        <w:shd w:val="clear" w:color="auto" w:fill="E2F4FF" w:themeFill="accent2" w:themeFillTint="3F"/>
      </w:tcPr>
    </w:tblStylePr>
    <w:tblStylePr w:type="band2Horz">
      <w:tblPr/>
      <w:tcPr>
        <w:tcBorders>
          <w:top w:val="single" w:sz="8" w:space="0" w:color="8DD3FF" w:themeColor="accent2"/>
          <w:left w:val="single" w:sz="8" w:space="0" w:color="8DD3FF" w:themeColor="accent2"/>
          <w:bottom w:val="single" w:sz="8" w:space="0" w:color="8DD3FF" w:themeColor="accent2"/>
          <w:right w:val="single" w:sz="8" w:space="0" w:color="8DD3FF" w:themeColor="accent2"/>
          <w:insideV w:val="single" w:sz="8" w:space="0" w:color="8DD3FF" w:themeColor="accent2"/>
        </w:tcBorders>
      </w:tcPr>
    </w:tblStylePr>
  </w:style>
  <w:style w:type="table" w:styleId="Kleurrijkelijst-accent6">
    <w:name w:val="Colorful List Accent 6"/>
    <w:basedOn w:val="Standaardtabel"/>
    <w:uiPriority w:val="72"/>
    <w:rsid w:val="00E07762"/>
    <w:pPr>
      <w:spacing w:line="240" w:lineRule="auto"/>
    </w:pPr>
    <w:rPr>
      <w:color w:val="000000" w:themeColor="text1"/>
    </w:rPr>
    <w:tblPr>
      <w:tblStyleRowBandSize w:val="1"/>
      <w:tblStyleColBandSize w:val="1"/>
    </w:tblPr>
    <w:tcPr>
      <w:shd w:val="clear" w:color="auto" w:fill="E8EBF7" w:themeFill="accent6" w:themeFillTint="19"/>
    </w:tcPr>
    <w:tblStylePr w:type="firstRow">
      <w:rPr>
        <w:b/>
        <w:bCs/>
        <w:color w:val="FFFFFF" w:themeColor="background1"/>
      </w:rPr>
      <w:tblPr/>
      <w:tcPr>
        <w:tcBorders>
          <w:bottom w:val="single" w:sz="12" w:space="0" w:color="FFFFFF" w:themeColor="background1"/>
        </w:tcBorders>
        <w:shd w:val="clear" w:color="auto" w:fill="599F25" w:themeFill="accent5" w:themeFillShade="CC"/>
      </w:tcPr>
    </w:tblStylePr>
    <w:tblStylePr w:type="lastRow">
      <w:rPr>
        <w:b/>
        <w:bCs/>
        <w:color w:val="599F2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CDEB" w:themeFill="accent6" w:themeFillTint="3F"/>
      </w:tcPr>
    </w:tblStylePr>
    <w:tblStylePr w:type="band1Horz">
      <w:tblPr/>
      <w:tcPr>
        <w:shd w:val="clear" w:color="auto" w:fill="D0D7EE" w:themeFill="accent6" w:themeFillTint="33"/>
      </w:tcPr>
    </w:tblStylePr>
  </w:style>
  <w:style w:type="table" w:styleId="Kleurrijkelijst-accent5">
    <w:name w:val="Colorful List Accent 5"/>
    <w:basedOn w:val="Standaardtabel"/>
    <w:uiPriority w:val="72"/>
    <w:rsid w:val="00E07762"/>
    <w:pPr>
      <w:spacing w:line="240" w:lineRule="auto"/>
    </w:pPr>
    <w:rPr>
      <w:color w:val="000000" w:themeColor="text1"/>
    </w:rPr>
    <w:tblPr>
      <w:tblStyleRowBandSize w:val="1"/>
      <w:tblStyleColBandSize w:val="1"/>
    </w:tblPr>
    <w:tcPr>
      <w:shd w:val="clear" w:color="auto" w:fill="F0FAE9" w:themeFill="accent5" w:themeFillTint="19"/>
    </w:tcPr>
    <w:tblStylePr w:type="firstRow">
      <w:rPr>
        <w:b/>
        <w:bCs/>
        <w:color w:val="FFFFFF" w:themeColor="background1"/>
      </w:rPr>
      <w:tblPr/>
      <w:tcPr>
        <w:tcBorders>
          <w:bottom w:val="single" w:sz="12" w:space="0" w:color="FFFFFF" w:themeColor="background1"/>
        </w:tcBorders>
        <w:shd w:val="clear" w:color="auto" w:fill="293975" w:themeFill="accent6" w:themeFillShade="CC"/>
      </w:tcPr>
    </w:tblStylePr>
    <w:tblStylePr w:type="lastRow">
      <w:rPr>
        <w:b/>
        <w:bCs/>
        <w:color w:val="29397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F2CA" w:themeFill="accent5" w:themeFillTint="3F"/>
      </w:tcPr>
    </w:tblStylePr>
    <w:tblStylePr w:type="band1Horz">
      <w:tblPr/>
      <w:tcPr>
        <w:shd w:val="clear" w:color="auto" w:fill="E2F5D4" w:themeFill="accent5" w:themeFillTint="33"/>
      </w:tcPr>
    </w:tblStylePr>
  </w:style>
  <w:style w:type="table" w:styleId="Kleurrijkelijst-accent4">
    <w:name w:val="Colorful List Accent 4"/>
    <w:basedOn w:val="Standaardtabel"/>
    <w:uiPriority w:val="72"/>
    <w:rsid w:val="00E07762"/>
    <w:pPr>
      <w:spacing w:line="240" w:lineRule="auto"/>
    </w:pPr>
    <w:rPr>
      <w:color w:val="000000" w:themeColor="text1"/>
    </w:rPr>
    <w:tblPr>
      <w:tblStyleRowBandSize w:val="1"/>
      <w:tblStyleColBandSize w:val="1"/>
    </w:tblPr>
    <w:tcPr>
      <w:shd w:val="clear" w:color="auto" w:fill="DBFFE7" w:themeFill="accent4" w:themeFillTint="19"/>
    </w:tcPr>
    <w:tblStylePr w:type="firstRow">
      <w:rPr>
        <w:b/>
        <w:bCs/>
        <w:color w:val="FFFFFF" w:themeColor="background1"/>
      </w:rPr>
      <w:tblPr/>
      <w:tcPr>
        <w:tcBorders>
          <w:bottom w:val="single" w:sz="12" w:space="0" w:color="FFFFFF" w:themeColor="background1"/>
        </w:tcBorders>
        <w:shd w:val="clear" w:color="auto" w:fill="CCAF00" w:themeFill="accent3" w:themeFillShade="CC"/>
      </w:tcPr>
    </w:tblStylePr>
    <w:tblStylePr w:type="lastRow">
      <w:rPr>
        <w:b/>
        <w:bCs/>
        <w:color w:val="CCAF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4FFC4" w:themeFill="accent4" w:themeFillTint="3F"/>
      </w:tcPr>
    </w:tblStylePr>
    <w:tblStylePr w:type="band1Horz">
      <w:tblPr/>
      <w:tcPr>
        <w:shd w:val="clear" w:color="auto" w:fill="B6FFCF" w:themeFill="accent4" w:themeFillTint="33"/>
      </w:tcPr>
    </w:tblStylePr>
  </w:style>
  <w:style w:type="table" w:styleId="Kleurrijkelijst-accent3">
    <w:name w:val="Colorful List Accent 3"/>
    <w:basedOn w:val="Standaardtabel"/>
    <w:uiPriority w:val="72"/>
    <w:rsid w:val="00E07762"/>
    <w:pPr>
      <w:spacing w:line="240" w:lineRule="auto"/>
    </w:pPr>
    <w:rPr>
      <w:color w:val="000000" w:themeColor="text1"/>
    </w:rPr>
    <w:tblPr>
      <w:tblStyleRowBandSize w:val="1"/>
      <w:tblStyleColBandSize w:val="1"/>
    </w:tblPr>
    <w:tcPr>
      <w:shd w:val="clear" w:color="auto" w:fill="FFFBE6" w:themeFill="accent3" w:themeFillTint="19"/>
    </w:tcPr>
    <w:tblStylePr w:type="firstRow">
      <w:rPr>
        <w:b/>
        <w:bCs/>
        <w:color w:val="FFFFFF" w:themeColor="background1"/>
      </w:rPr>
      <w:tblPr/>
      <w:tcPr>
        <w:tcBorders>
          <w:bottom w:val="single" w:sz="12" w:space="0" w:color="FFFFFF" w:themeColor="background1"/>
        </w:tcBorders>
        <w:shd w:val="clear" w:color="auto" w:fill="007428" w:themeFill="accent4" w:themeFillShade="CC"/>
      </w:tcPr>
    </w:tblStylePr>
    <w:tblStylePr w:type="lastRow">
      <w:rPr>
        <w:b/>
        <w:bCs/>
        <w:color w:val="00742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6C0" w:themeFill="accent3" w:themeFillTint="3F"/>
      </w:tcPr>
    </w:tblStylePr>
    <w:tblStylePr w:type="band1Horz">
      <w:tblPr/>
      <w:tcPr>
        <w:shd w:val="clear" w:color="auto" w:fill="FFF7CC" w:themeFill="accent3" w:themeFillTint="33"/>
      </w:tcPr>
    </w:tblStylePr>
  </w:style>
  <w:style w:type="table" w:styleId="Kleurrijkelijst-accent2">
    <w:name w:val="Colorful List Accent 2"/>
    <w:basedOn w:val="Standaardtabel"/>
    <w:uiPriority w:val="72"/>
    <w:rsid w:val="00E07762"/>
    <w:pPr>
      <w:spacing w:line="240" w:lineRule="auto"/>
    </w:pPr>
    <w:rPr>
      <w:color w:val="000000" w:themeColor="text1"/>
    </w:rPr>
    <w:tblPr>
      <w:tblStyleRowBandSize w:val="1"/>
      <w:tblStyleColBandSize w:val="1"/>
    </w:tblPr>
    <w:tcPr>
      <w:shd w:val="clear" w:color="auto" w:fill="F3FAFF" w:themeFill="accent2" w:themeFillTint="19"/>
    </w:tcPr>
    <w:tblStylePr w:type="firstRow">
      <w:rPr>
        <w:b/>
        <w:bCs/>
        <w:color w:val="FFFFFF" w:themeColor="background1"/>
      </w:rPr>
      <w:tblPr/>
      <w:tcPr>
        <w:tcBorders>
          <w:bottom w:val="single" w:sz="12" w:space="0" w:color="FFFFFF" w:themeColor="background1"/>
        </w:tcBorders>
        <w:shd w:val="clear" w:color="auto" w:fill="3DB3FF" w:themeFill="accent2" w:themeFillShade="CC"/>
      </w:tcPr>
    </w:tblStylePr>
    <w:tblStylePr w:type="lastRow">
      <w:rPr>
        <w:b/>
        <w:bCs/>
        <w:color w:val="3DB3F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4FF" w:themeFill="accent2" w:themeFillTint="3F"/>
      </w:tcPr>
    </w:tblStylePr>
    <w:tblStylePr w:type="band1Horz">
      <w:tblPr/>
      <w:tcPr>
        <w:shd w:val="clear" w:color="auto" w:fill="E8F6FF" w:themeFill="accent2" w:themeFillTint="33"/>
      </w:tcPr>
    </w:tblStylePr>
  </w:style>
  <w:style w:type="table" w:styleId="Kleurrijkelijst-accent1">
    <w:name w:val="Colorful List Accent 1"/>
    <w:basedOn w:val="Standaardtabel"/>
    <w:uiPriority w:val="72"/>
    <w:rsid w:val="00E07762"/>
    <w:pPr>
      <w:spacing w:line="240" w:lineRule="auto"/>
    </w:pPr>
    <w:rPr>
      <w:color w:val="000000" w:themeColor="text1"/>
    </w:rPr>
    <w:tblPr>
      <w:tblStyleRowBandSize w:val="1"/>
      <w:tblStyleColBandSize w:val="1"/>
    </w:tblPr>
    <w:tcPr>
      <w:shd w:val="clear" w:color="auto" w:fill="E2F7FF" w:themeFill="accent1" w:themeFillTint="19"/>
    </w:tcPr>
    <w:tblStylePr w:type="firstRow">
      <w:rPr>
        <w:b/>
        <w:bCs/>
        <w:color w:val="FFFFFF" w:themeColor="background1"/>
      </w:rPr>
      <w:tblPr/>
      <w:tcPr>
        <w:tcBorders>
          <w:bottom w:val="single" w:sz="12" w:space="0" w:color="FFFFFF" w:themeColor="background1"/>
        </w:tcBorders>
        <w:shd w:val="clear" w:color="auto" w:fill="3DB3FF" w:themeFill="accent2" w:themeFillShade="CC"/>
      </w:tcPr>
    </w:tblStylePr>
    <w:tblStylePr w:type="lastRow">
      <w:rPr>
        <w:b/>
        <w:bCs/>
        <w:color w:val="3DB3F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BFF" w:themeFill="accent1" w:themeFillTint="3F"/>
      </w:tcPr>
    </w:tblStylePr>
    <w:tblStylePr w:type="band1Horz">
      <w:tblPr/>
      <w:tcPr>
        <w:shd w:val="clear" w:color="auto" w:fill="C4EEFF" w:themeFill="accent1" w:themeFillTint="33"/>
      </w:tcPr>
    </w:tblStylePr>
  </w:style>
  <w:style w:type="table" w:styleId="Kleurrijkearcering-accent6">
    <w:name w:val="Colorful Shading Accent 6"/>
    <w:basedOn w:val="Standaardtabel"/>
    <w:uiPriority w:val="71"/>
    <w:rsid w:val="00E07762"/>
    <w:pPr>
      <w:spacing w:line="240" w:lineRule="auto"/>
    </w:pPr>
    <w:rPr>
      <w:color w:val="000000" w:themeColor="text1"/>
    </w:rPr>
    <w:tblPr>
      <w:tblStyleRowBandSize w:val="1"/>
      <w:tblStyleColBandSize w:val="1"/>
      <w:tblBorders>
        <w:top w:val="single" w:sz="24" w:space="0" w:color="70C82F" w:themeColor="accent5"/>
        <w:left w:val="single" w:sz="4" w:space="0" w:color="344893" w:themeColor="accent6"/>
        <w:bottom w:val="single" w:sz="4" w:space="0" w:color="344893" w:themeColor="accent6"/>
        <w:right w:val="single" w:sz="4" w:space="0" w:color="344893" w:themeColor="accent6"/>
        <w:insideH w:val="single" w:sz="4" w:space="0" w:color="FFFFFF" w:themeColor="background1"/>
        <w:insideV w:val="single" w:sz="4" w:space="0" w:color="FFFFFF" w:themeColor="background1"/>
      </w:tblBorders>
    </w:tblPr>
    <w:tcPr>
      <w:shd w:val="clear" w:color="auto" w:fill="E8EBF7" w:themeFill="accent6" w:themeFillTint="19"/>
    </w:tcPr>
    <w:tblStylePr w:type="firstRow">
      <w:rPr>
        <w:b/>
        <w:bCs/>
      </w:rPr>
      <w:tblPr/>
      <w:tcPr>
        <w:tcBorders>
          <w:top w:val="nil"/>
          <w:left w:val="nil"/>
          <w:bottom w:val="single" w:sz="24" w:space="0" w:color="70C82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2B58" w:themeFill="accent6" w:themeFillShade="99"/>
      </w:tcPr>
    </w:tblStylePr>
    <w:tblStylePr w:type="firstCol">
      <w:rPr>
        <w:color w:val="FFFFFF" w:themeColor="background1"/>
      </w:rPr>
      <w:tblPr/>
      <w:tcPr>
        <w:tcBorders>
          <w:top w:val="nil"/>
          <w:left w:val="nil"/>
          <w:bottom w:val="nil"/>
          <w:right w:val="nil"/>
          <w:insideH w:val="single" w:sz="4" w:space="0" w:color="1F2B58" w:themeColor="accent6" w:themeShade="99"/>
          <w:insideV w:val="nil"/>
        </w:tcBorders>
        <w:shd w:val="clear" w:color="auto" w:fill="1F2B5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2B58" w:themeFill="accent6" w:themeFillShade="99"/>
      </w:tcPr>
    </w:tblStylePr>
    <w:tblStylePr w:type="band1Vert">
      <w:tblPr/>
      <w:tcPr>
        <w:shd w:val="clear" w:color="auto" w:fill="A2AFDE" w:themeFill="accent6" w:themeFillTint="66"/>
      </w:tcPr>
    </w:tblStylePr>
    <w:tblStylePr w:type="band1Horz">
      <w:tblPr/>
      <w:tcPr>
        <w:shd w:val="clear" w:color="auto" w:fill="8C9BD6" w:themeFill="accent6"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E07762"/>
    <w:pPr>
      <w:spacing w:line="240" w:lineRule="auto"/>
    </w:pPr>
    <w:rPr>
      <w:color w:val="000000" w:themeColor="text1"/>
    </w:rPr>
    <w:tblPr>
      <w:tblStyleRowBandSize w:val="1"/>
      <w:tblStyleColBandSize w:val="1"/>
      <w:tblBorders>
        <w:top w:val="single" w:sz="24" w:space="0" w:color="344893" w:themeColor="accent6"/>
        <w:left w:val="single" w:sz="4" w:space="0" w:color="70C82F" w:themeColor="accent5"/>
        <w:bottom w:val="single" w:sz="4" w:space="0" w:color="70C82F" w:themeColor="accent5"/>
        <w:right w:val="single" w:sz="4" w:space="0" w:color="70C82F" w:themeColor="accent5"/>
        <w:insideH w:val="single" w:sz="4" w:space="0" w:color="FFFFFF" w:themeColor="background1"/>
        <w:insideV w:val="single" w:sz="4" w:space="0" w:color="FFFFFF" w:themeColor="background1"/>
      </w:tblBorders>
    </w:tblPr>
    <w:tcPr>
      <w:shd w:val="clear" w:color="auto" w:fill="F0FAE9" w:themeFill="accent5" w:themeFillTint="19"/>
    </w:tcPr>
    <w:tblStylePr w:type="firstRow">
      <w:rPr>
        <w:b/>
        <w:bCs/>
      </w:rPr>
      <w:tblPr/>
      <w:tcPr>
        <w:tcBorders>
          <w:top w:val="nil"/>
          <w:left w:val="nil"/>
          <w:bottom w:val="single" w:sz="24" w:space="0" w:color="34489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771C" w:themeFill="accent5" w:themeFillShade="99"/>
      </w:tcPr>
    </w:tblStylePr>
    <w:tblStylePr w:type="firstCol">
      <w:rPr>
        <w:color w:val="FFFFFF" w:themeColor="background1"/>
      </w:rPr>
      <w:tblPr/>
      <w:tcPr>
        <w:tcBorders>
          <w:top w:val="nil"/>
          <w:left w:val="nil"/>
          <w:bottom w:val="nil"/>
          <w:right w:val="nil"/>
          <w:insideH w:val="single" w:sz="4" w:space="0" w:color="43771C" w:themeColor="accent5" w:themeShade="99"/>
          <w:insideV w:val="nil"/>
        </w:tcBorders>
        <w:shd w:val="clear" w:color="auto" w:fill="43771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3771C" w:themeFill="accent5" w:themeFillShade="99"/>
      </w:tcPr>
    </w:tblStylePr>
    <w:tblStylePr w:type="band1Vert">
      <w:tblPr/>
      <w:tcPr>
        <w:shd w:val="clear" w:color="auto" w:fill="C5EBA9" w:themeFill="accent5" w:themeFillTint="66"/>
      </w:tcPr>
    </w:tblStylePr>
    <w:tblStylePr w:type="band1Horz">
      <w:tblPr/>
      <w:tcPr>
        <w:shd w:val="clear" w:color="auto" w:fill="B7E694" w:themeFill="accent5" w:themeFillTint="7F"/>
      </w:tcPr>
    </w:tblStylePr>
    <w:tblStylePr w:type="neCell">
      <w:rPr>
        <w:color w:val="000000" w:themeColor="text1"/>
      </w:rPr>
    </w:tblStylePr>
    <w:tblStylePr w:type="nwCell">
      <w:rPr>
        <w:color w:val="000000" w:themeColor="text1"/>
      </w:rPr>
    </w:tblStylePr>
  </w:style>
  <w:style w:type="table" w:styleId="Kleurrijkearcering-accent4">
    <w:name w:val="Colorful Shading Accent 4"/>
    <w:basedOn w:val="Standaardtabel"/>
    <w:uiPriority w:val="71"/>
    <w:rsid w:val="00E07762"/>
    <w:pPr>
      <w:spacing w:line="240" w:lineRule="auto"/>
    </w:pPr>
    <w:rPr>
      <w:color w:val="000000" w:themeColor="text1"/>
    </w:rPr>
    <w:tblPr>
      <w:tblStyleRowBandSize w:val="1"/>
      <w:tblStyleColBandSize w:val="1"/>
      <w:tblBorders>
        <w:top w:val="single" w:sz="24" w:space="0" w:color="FFDB00" w:themeColor="accent3"/>
        <w:left w:val="single" w:sz="4" w:space="0" w:color="009133" w:themeColor="accent4"/>
        <w:bottom w:val="single" w:sz="4" w:space="0" w:color="009133" w:themeColor="accent4"/>
        <w:right w:val="single" w:sz="4" w:space="0" w:color="009133" w:themeColor="accent4"/>
        <w:insideH w:val="single" w:sz="4" w:space="0" w:color="FFFFFF" w:themeColor="background1"/>
        <w:insideV w:val="single" w:sz="4" w:space="0" w:color="FFFFFF" w:themeColor="background1"/>
      </w:tblBorders>
    </w:tblPr>
    <w:tcPr>
      <w:shd w:val="clear" w:color="auto" w:fill="DBFFE7" w:themeFill="accent4" w:themeFillTint="19"/>
    </w:tcPr>
    <w:tblStylePr w:type="firstRow">
      <w:rPr>
        <w:b/>
        <w:bCs/>
      </w:rPr>
      <w:tblPr/>
      <w:tcPr>
        <w:tcBorders>
          <w:top w:val="nil"/>
          <w:left w:val="nil"/>
          <w:bottom w:val="single" w:sz="24" w:space="0" w:color="FFDB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71E" w:themeFill="accent4" w:themeFillShade="99"/>
      </w:tcPr>
    </w:tblStylePr>
    <w:tblStylePr w:type="firstCol">
      <w:rPr>
        <w:color w:val="FFFFFF" w:themeColor="background1"/>
      </w:rPr>
      <w:tblPr/>
      <w:tcPr>
        <w:tcBorders>
          <w:top w:val="nil"/>
          <w:left w:val="nil"/>
          <w:bottom w:val="nil"/>
          <w:right w:val="nil"/>
          <w:insideH w:val="single" w:sz="4" w:space="0" w:color="00571E" w:themeColor="accent4" w:themeShade="99"/>
          <w:insideV w:val="nil"/>
        </w:tcBorders>
        <w:shd w:val="clear" w:color="auto" w:fill="00571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571E" w:themeFill="accent4" w:themeFillShade="99"/>
      </w:tcPr>
    </w:tblStylePr>
    <w:tblStylePr w:type="band1Vert">
      <w:tblPr/>
      <w:tcPr>
        <w:shd w:val="clear" w:color="auto" w:fill="6DFF9F" w:themeFill="accent4" w:themeFillTint="66"/>
      </w:tcPr>
    </w:tblStylePr>
    <w:tblStylePr w:type="band1Horz">
      <w:tblPr/>
      <w:tcPr>
        <w:shd w:val="clear" w:color="auto" w:fill="49FF88" w:themeFill="accent4"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E07762"/>
    <w:pPr>
      <w:spacing w:line="240" w:lineRule="auto"/>
    </w:pPr>
    <w:rPr>
      <w:color w:val="000000" w:themeColor="text1"/>
    </w:rPr>
    <w:tblPr>
      <w:tblStyleRowBandSize w:val="1"/>
      <w:tblStyleColBandSize w:val="1"/>
      <w:tblBorders>
        <w:top w:val="single" w:sz="24" w:space="0" w:color="009133" w:themeColor="accent4"/>
        <w:left w:val="single" w:sz="4" w:space="0" w:color="FFDB00" w:themeColor="accent3"/>
        <w:bottom w:val="single" w:sz="4" w:space="0" w:color="FFDB00" w:themeColor="accent3"/>
        <w:right w:val="single" w:sz="4" w:space="0" w:color="FFDB00" w:themeColor="accent3"/>
        <w:insideH w:val="single" w:sz="4" w:space="0" w:color="FFFFFF" w:themeColor="background1"/>
        <w:insideV w:val="single" w:sz="4" w:space="0" w:color="FFFFFF" w:themeColor="background1"/>
      </w:tblBorders>
    </w:tblPr>
    <w:tcPr>
      <w:shd w:val="clear" w:color="auto" w:fill="FFFBE6" w:themeFill="accent3" w:themeFillTint="19"/>
    </w:tcPr>
    <w:tblStylePr w:type="firstRow">
      <w:rPr>
        <w:b/>
        <w:bCs/>
      </w:rPr>
      <w:tblPr/>
      <w:tcPr>
        <w:tcBorders>
          <w:top w:val="nil"/>
          <w:left w:val="nil"/>
          <w:bottom w:val="single" w:sz="24" w:space="0" w:color="00913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8300" w:themeFill="accent3" w:themeFillShade="99"/>
      </w:tcPr>
    </w:tblStylePr>
    <w:tblStylePr w:type="firstCol">
      <w:rPr>
        <w:color w:val="FFFFFF" w:themeColor="background1"/>
      </w:rPr>
      <w:tblPr/>
      <w:tcPr>
        <w:tcBorders>
          <w:top w:val="nil"/>
          <w:left w:val="nil"/>
          <w:bottom w:val="nil"/>
          <w:right w:val="nil"/>
          <w:insideH w:val="single" w:sz="4" w:space="0" w:color="998300" w:themeColor="accent3" w:themeShade="99"/>
          <w:insideV w:val="nil"/>
        </w:tcBorders>
        <w:shd w:val="clear" w:color="auto" w:fill="9983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8300" w:themeFill="accent3" w:themeFillShade="99"/>
      </w:tcPr>
    </w:tblStylePr>
    <w:tblStylePr w:type="band1Vert">
      <w:tblPr/>
      <w:tcPr>
        <w:shd w:val="clear" w:color="auto" w:fill="FFF099" w:themeFill="accent3" w:themeFillTint="66"/>
      </w:tcPr>
    </w:tblStylePr>
    <w:tblStylePr w:type="band1Horz">
      <w:tblPr/>
      <w:tcPr>
        <w:shd w:val="clear" w:color="auto" w:fill="FFED80" w:themeFill="accent3" w:themeFillTint="7F"/>
      </w:tcPr>
    </w:tblStylePr>
  </w:style>
  <w:style w:type="table" w:styleId="Kleurrijkearcering-accent2">
    <w:name w:val="Colorful Shading Accent 2"/>
    <w:basedOn w:val="Standaardtabel"/>
    <w:uiPriority w:val="71"/>
    <w:rsid w:val="00E07762"/>
    <w:pPr>
      <w:spacing w:line="240" w:lineRule="auto"/>
    </w:pPr>
    <w:rPr>
      <w:color w:val="000000" w:themeColor="text1"/>
    </w:rPr>
    <w:tblPr>
      <w:tblStyleRowBandSize w:val="1"/>
      <w:tblStyleColBandSize w:val="1"/>
      <w:tblBorders>
        <w:top w:val="single" w:sz="24" w:space="0" w:color="8DD3FF" w:themeColor="accent2"/>
        <w:left w:val="single" w:sz="4" w:space="0" w:color="8DD3FF" w:themeColor="accent2"/>
        <w:bottom w:val="single" w:sz="4" w:space="0" w:color="8DD3FF" w:themeColor="accent2"/>
        <w:right w:val="single" w:sz="4" w:space="0" w:color="8DD3FF" w:themeColor="accent2"/>
        <w:insideH w:val="single" w:sz="4" w:space="0" w:color="FFFFFF" w:themeColor="background1"/>
        <w:insideV w:val="single" w:sz="4" w:space="0" w:color="FFFFFF" w:themeColor="background1"/>
      </w:tblBorders>
    </w:tblPr>
    <w:tcPr>
      <w:shd w:val="clear" w:color="auto" w:fill="F3FAFF" w:themeFill="accent2" w:themeFillTint="19"/>
    </w:tcPr>
    <w:tblStylePr w:type="firstRow">
      <w:rPr>
        <w:b/>
        <w:bCs/>
      </w:rPr>
      <w:tblPr/>
      <w:tcPr>
        <w:tcBorders>
          <w:top w:val="nil"/>
          <w:left w:val="nil"/>
          <w:bottom w:val="single" w:sz="24" w:space="0" w:color="8DD3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91ED" w:themeFill="accent2" w:themeFillShade="99"/>
      </w:tcPr>
    </w:tblStylePr>
    <w:tblStylePr w:type="firstCol">
      <w:rPr>
        <w:color w:val="FFFFFF" w:themeColor="background1"/>
      </w:rPr>
      <w:tblPr/>
      <w:tcPr>
        <w:tcBorders>
          <w:top w:val="nil"/>
          <w:left w:val="nil"/>
          <w:bottom w:val="nil"/>
          <w:right w:val="nil"/>
          <w:insideH w:val="single" w:sz="4" w:space="0" w:color="0091ED" w:themeColor="accent2" w:themeShade="99"/>
          <w:insideV w:val="nil"/>
        </w:tcBorders>
        <w:shd w:val="clear" w:color="auto" w:fill="0091E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91ED" w:themeFill="accent2" w:themeFillShade="99"/>
      </w:tcPr>
    </w:tblStylePr>
    <w:tblStylePr w:type="band1Vert">
      <w:tblPr/>
      <w:tcPr>
        <w:shd w:val="clear" w:color="auto" w:fill="D1EDFF" w:themeFill="accent2" w:themeFillTint="66"/>
      </w:tcPr>
    </w:tblStylePr>
    <w:tblStylePr w:type="band1Horz">
      <w:tblPr/>
      <w:tcPr>
        <w:shd w:val="clear" w:color="auto" w:fill="C6E8FF" w:themeFill="accent2"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E07762"/>
    <w:pPr>
      <w:spacing w:line="240" w:lineRule="auto"/>
    </w:pPr>
    <w:rPr>
      <w:color w:val="000000" w:themeColor="text1"/>
    </w:rPr>
    <w:tblPr>
      <w:tblStyleRowBandSize w:val="1"/>
      <w:tblStyleColBandSize w:val="1"/>
      <w:tblBorders>
        <w:top w:val="single" w:sz="24" w:space="0" w:color="8DD3FF" w:themeColor="accent2"/>
        <w:left w:val="single" w:sz="4" w:space="0" w:color="009DD8" w:themeColor="accent1"/>
        <w:bottom w:val="single" w:sz="4" w:space="0" w:color="009DD8" w:themeColor="accent1"/>
        <w:right w:val="single" w:sz="4" w:space="0" w:color="009DD8" w:themeColor="accent1"/>
        <w:insideH w:val="single" w:sz="4" w:space="0" w:color="FFFFFF" w:themeColor="background1"/>
        <w:insideV w:val="single" w:sz="4" w:space="0" w:color="FFFFFF" w:themeColor="background1"/>
      </w:tblBorders>
    </w:tblPr>
    <w:tcPr>
      <w:shd w:val="clear" w:color="auto" w:fill="E2F7FF" w:themeFill="accent1" w:themeFillTint="19"/>
    </w:tcPr>
    <w:tblStylePr w:type="firstRow">
      <w:rPr>
        <w:b/>
        <w:bCs/>
      </w:rPr>
      <w:tblPr/>
      <w:tcPr>
        <w:tcBorders>
          <w:top w:val="nil"/>
          <w:left w:val="nil"/>
          <w:bottom w:val="single" w:sz="24" w:space="0" w:color="8DD3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D81" w:themeFill="accent1" w:themeFillShade="99"/>
      </w:tcPr>
    </w:tblStylePr>
    <w:tblStylePr w:type="firstCol">
      <w:rPr>
        <w:color w:val="FFFFFF" w:themeColor="background1"/>
      </w:rPr>
      <w:tblPr/>
      <w:tcPr>
        <w:tcBorders>
          <w:top w:val="nil"/>
          <w:left w:val="nil"/>
          <w:bottom w:val="nil"/>
          <w:right w:val="nil"/>
          <w:insideH w:val="single" w:sz="4" w:space="0" w:color="005D81" w:themeColor="accent1" w:themeShade="99"/>
          <w:insideV w:val="nil"/>
        </w:tcBorders>
        <w:shd w:val="clear" w:color="auto" w:fill="005D8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D81" w:themeFill="accent1" w:themeFillShade="99"/>
      </w:tcPr>
    </w:tblStylePr>
    <w:tblStylePr w:type="band1Vert">
      <w:tblPr/>
      <w:tcPr>
        <w:shd w:val="clear" w:color="auto" w:fill="89DEFF" w:themeFill="accent1" w:themeFillTint="66"/>
      </w:tcPr>
    </w:tblStylePr>
    <w:tblStylePr w:type="band1Horz">
      <w:tblPr/>
      <w:tcPr>
        <w:shd w:val="clear" w:color="auto" w:fill="6CD6FF" w:themeFill="accent1" w:themeFillTint="7F"/>
      </w:tcPr>
    </w:tblStylePr>
    <w:tblStylePr w:type="neCell">
      <w:rPr>
        <w:color w:val="000000" w:themeColor="text1"/>
      </w:rPr>
    </w:tblStylePr>
    <w:tblStylePr w:type="nwCell">
      <w:rPr>
        <w:color w:val="000000" w:themeColor="text1"/>
      </w:rPr>
    </w:tblStylePr>
  </w:style>
  <w:style w:type="table" w:styleId="Kleurrijkraster-accent6">
    <w:name w:val="Colorful Grid Accent 6"/>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0D7EE" w:themeFill="accent6" w:themeFillTint="33"/>
    </w:tcPr>
    <w:tblStylePr w:type="firstRow">
      <w:rPr>
        <w:b/>
        <w:bCs/>
      </w:rPr>
      <w:tblPr/>
      <w:tcPr>
        <w:shd w:val="clear" w:color="auto" w:fill="A2AFDE" w:themeFill="accent6" w:themeFillTint="66"/>
      </w:tcPr>
    </w:tblStylePr>
    <w:tblStylePr w:type="lastRow">
      <w:rPr>
        <w:b/>
        <w:bCs/>
        <w:color w:val="000000" w:themeColor="text1"/>
      </w:rPr>
      <w:tblPr/>
      <w:tcPr>
        <w:shd w:val="clear" w:color="auto" w:fill="A2AFDE" w:themeFill="accent6" w:themeFillTint="66"/>
      </w:tcPr>
    </w:tblStylePr>
    <w:tblStylePr w:type="firstCol">
      <w:rPr>
        <w:color w:val="FFFFFF" w:themeColor="background1"/>
      </w:rPr>
      <w:tblPr/>
      <w:tcPr>
        <w:shd w:val="clear" w:color="auto" w:fill="27356E" w:themeFill="accent6" w:themeFillShade="BF"/>
      </w:tcPr>
    </w:tblStylePr>
    <w:tblStylePr w:type="lastCol">
      <w:rPr>
        <w:color w:val="FFFFFF" w:themeColor="background1"/>
      </w:rPr>
      <w:tblPr/>
      <w:tcPr>
        <w:shd w:val="clear" w:color="auto" w:fill="27356E" w:themeFill="accent6" w:themeFillShade="BF"/>
      </w:tcPr>
    </w:tblStylePr>
    <w:tblStylePr w:type="band1Vert">
      <w:tblPr/>
      <w:tcPr>
        <w:shd w:val="clear" w:color="auto" w:fill="8C9BD6" w:themeFill="accent6" w:themeFillTint="7F"/>
      </w:tcPr>
    </w:tblStylePr>
    <w:tblStylePr w:type="band1Horz">
      <w:tblPr/>
      <w:tcPr>
        <w:shd w:val="clear" w:color="auto" w:fill="8C9BD6" w:themeFill="accent6" w:themeFillTint="7F"/>
      </w:tcPr>
    </w:tblStylePr>
  </w:style>
  <w:style w:type="table" w:styleId="Kleurrijkraster-accent5">
    <w:name w:val="Colorful Grid Accent 5"/>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2F5D4" w:themeFill="accent5" w:themeFillTint="33"/>
    </w:tcPr>
    <w:tblStylePr w:type="firstRow">
      <w:rPr>
        <w:b/>
        <w:bCs/>
      </w:rPr>
      <w:tblPr/>
      <w:tcPr>
        <w:shd w:val="clear" w:color="auto" w:fill="C5EBA9" w:themeFill="accent5" w:themeFillTint="66"/>
      </w:tcPr>
    </w:tblStylePr>
    <w:tblStylePr w:type="lastRow">
      <w:rPr>
        <w:b/>
        <w:bCs/>
        <w:color w:val="000000" w:themeColor="text1"/>
      </w:rPr>
      <w:tblPr/>
      <w:tcPr>
        <w:shd w:val="clear" w:color="auto" w:fill="C5EBA9" w:themeFill="accent5" w:themeFillTint="66"/>
      </w:tcPr>
    </w:tblStylePr>
    <w:tblStylePr w:type="firstCol">
      <w:rPr>
        <w:color w:val="FFFFFF" w:themeColor="background1"/>
      </w:rPr>
      <w:tblPr/>
      <w:tcPr>
        <w:shd w:val="clear" w:color="auto" w:fill="539523" w:themeFill="accent5" w:themeFillShade="BF"/>
      </w:tcPr>
    </w:tblStylePr>
    <w:tblStylePr w:type="lastCol">
      <w:rPr>
        <w:color w:val="FFFFFF" w:themeColor="background1"/>
      </w:rPr>
      <w:tblPr/>
      <w:tcPr>
        <w:shd w:val="clear" w:color="auto" w:fill="539523" w:themeFill="accent5" w:themeFillShade="BF"/>
      </w:tcPr>
    </w:tblStylePr>
    <w:tblStylePr w:type="band1Vert">
      <w:tblPr/>
      <w:tcPr>
        <w:shd w:val="clear" w:color="auto" w:fill="B7E694" w:themeFill="accent5" w:themeFillTint="7F"/>
      </w:tcPr>
    </w:tblStylePr>
    <w:tblStylePr w:type="band1Horz">
      <w:tblPr/>
      <w:tcPr>
        <w:shd w:val="clear" w:color="auto" w:fill="B7E694" w:themeFill="accent5" w:themeFillTint="7F"/>
      </w:tcPr>
    </w:tblStylePr>
  </w:style>
  <w:style w:type="table" w:styleId="Kleurrijkraster-accent4">
    <w:name w:val="Colorful Grid Accent 4"/>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B6FFCF" w:themeFill="accent4" w:themeFillTint="33"/>
    </w:tcPr>
    <w:tblStylePr w:type="firstRow">
      <w:rPr>
        <w:b/>
        <w:bCs/>
      </w:rPr>
      <w:tblPr/>
      <w:tcPr>
        <w:shd w:val="clear" w:color="auto" w:fill="6DFF9F" w:themeFill="accent4" w:themeFillTint="66"/>
      </w:tcPr>
    </w:tblStylePr>
    <w:tblStylePr w:type="lastRow">
      <w:rPr>
        <w:b/>
        <w:bCs/>
        <w:color w:val="000000" w:themeColor="text1"/>
      </w:rPr>
      <w:tblPr/>
      <w:tcPr>
        <w:shd w:val="clear" w:color="auto" w:fill="6DFF9F" w:themeFill="accent4" w:themeFillTint="66"/>
      </w:tcPr>
    </w:tblStylePr>
    <w:tblStylePr w:type="firstCol">
      <w:rPr>
        <w:color w:val="FFFFFF" w:themeColor="background1"/>
      </w:rPr>
      <w:tblPr/>
      <w:tcPr>
        <w:shd w:val="clear" w:color="auto" w:fill="006C25" w:themeFill="accent4" w:themeFillShade="BF"/>
      </w:tcPr>
    </w:tblStylePr>
    <w:tblStylePr w:type="lastCol">
      <w:rPr>
        <w:color w:val="FFFFFF" w:themeColor="background1"/>
      </w:rPr>
      <w:tblPr/>
      <w:tcPr>
        <w:shd w:val="clear" w:color="auto" w:fill="006C25" w:themeFill="accent4" w:themeFillShade="BF"/>
      </w:tcPr>
    </w:tblStylePr>
    <w:tblStylePr w:type="band1Vert">
      <w:tblPr/>
      <w:tcPr>
        <w:shd w:val="clear" w:color="auto" w:fill="49FF88" w:themeFill="accent4" w:themeFillTint="7F"/>
      </w:tcPr>
    </w:tblStylePr>
    <w:tblStylePr w:type="band1Horz">
      <w:tblPr/>
      <w:tcPr>
        <w:shd w:val="clear" w:color="auto" w:fill="49FF88" w:themeFill="accent4" w:themeFillTint="7F"/>
      </w:tcPr>
    </w:tblStylePr>
  </w:style>
  <w:style w:type="table" w:styleId="Kleurrijkraster-accent3">
    <w:name w:val="Colorful Grid Accent 3"/>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FF7CC" w:themeFill="accent3" w:themeFillTint="33"/>
    </w:tcPr>
    <w:tblStylePr w:type="firstRow">
      <w:rPr>
        <w:b/>
        <w:bCs/>
      </w:rPr>
      <w:tblPr/>
      <w:tcPr>
        <w:shd w:val="clear" w:color="auto" w:fill="FFF099" w:themeFill="accent3" w:themeFillTint="66"/>
      </w:tcPr>
    </w:tblStylePr>
    <w:tblStylePr w:type="lastRow">
      <w:rPr>
        <w:b/>
        <w:bCs/>
        <w:color w:val="000000" w:themeColor="text1"/>
      </w:rPr>
      <w:tblPr/>
      <w:tcPr>
        <w:shd w:val="clear" w:color="auto" w:fill="FFF099" w:themeFill="accent3" w:themeFillTint="66"/>
      </w:tcPr>
    </w:tblStylePr>
    <w:tblStylePr w:type="firstCol">
      <w:rPr>
        <w:color w:val="FFFFFF" w:themeColor="background1"/>
      </w:rPr>
      <w:tblPr/>
      <w:tcPr>
        <w:shd w:val="clear" w:color="auto" w:fill="BFA400" w:themeFill="accent3" w:themeFillShade="BF"/>
      </w:tcPr>
    </w:tblStylePr>
    <w:tblStylePr w:type="lastCol">
      <w:rPr>
        <w:color w:val="FFFFFF" w:themeColor="background1"/>
      </w:rPr>
      <w:tblPr/>
      <w:tcPr>
        <w:shd w:val="clear" w:color="auto" w:fill="BFA400" w:themeFill="accent3" w:themeFillShade="BF"/>
      </w:tcPr>
    </w:tblStylePr>
    <w:tblStylePr w:type="band1Vert">
      <w:tblPr/>
      <w:tcPr>
        <w:shd w:val="clear" w:color="auto" w:fill="FFED80" w:themeFill="accent3" w:themeFillTint="7F"/>
      </w:tcPr>
    </w:tblStylePr>
    <w:tblStylePr w:type="band1Horz">
      <w:tblPr/>
      <w:tcPr>
        <w:shd w:val="clear" w:color="auto" w:fill="FFED80" w:themeFill="accent3" w:themeFillTint="7F"/>
      </w:tcPr>
    </w:tblStylePr>
  </w:style>
  <w:style w:type="table" w:styleId="Kleurrijkraster-accent2">
    <w:name w:val="Colorful Grid Accent 2"/>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8F6FF" w:themeFill="accent2" w:themeFillTint="33"/>
    </w:tcPr>
    <w:tblStylePr w:type="firstRow">
      <w:rPr>
        <w:b/>
        <w:bCs/>
      </w:rPr>
      <w:tblPr/>
      <w:tcPr>
        <w:shd w:val="clear" w:color="auto" w:fill="D1EDFF" w:themeFill="accent2" w:themeFillTint="66"/>
      </w:tcPr>
    </w:tblStylePr>
    <w:tblStylePr w:type="lastRow">
      <w:rPr>
        <w:b/>
        <w:bCs/>
        <w:color w:val="000000" w:themeColor="text1"/>
      </w:rPr>
      <w:tblPr/>
      <w:tcPr>
        <w:shd w:val="clear" w:color="auto" w:fill="D1EDFF" w:themeFill="accent2" w:themeFillTint="66"/>
      </w:tcPr>
    </w:tblStylePr>
    <w:tblStylePr w:type="firstCol">
      <w:rPr>
        <w:color w:val="FFFFFF" w:themeColor="background1"/>
      </w:rPr>
      <w:tblPr/>
      <w:tcPr>
        <w:shd w:val="clear" w:color="auto" w:fill="29ACFF" w:themeFill="accent2" w:themeFillShade="BF"/>
      </w:tcPr>
    </w:tblStylePr>
    <w:tblStylePr w:type="lastCol">
      <w:rPr>
        <w:color w:val="FFFFFF" w:themeColor="background1"/>
      </w:rPr>
      <w:tblPr/>
      <w:tcPr>
        <w:shd w:val="clear" w:color="auto" w:fill="29ACFF" w:themeFill="accent2" w:themeFillShade="BF"/>
      </w:tcPr>
    </w:tblStylePr>
    <w:tblStylePr w:type="band1Vert">
      <w:tblPr/>
      <w:tcPr>
        <w:shd w:val="clear" w:color="auto" w:fill="C6E8FF" w:themeFill="accent2" w:themeFillTint="7F"/>
      </w:tcPr>
    </w:tblStylePr>
    <w:tblStylePr w:type="band1Horz">
      <w:tblPr/>
      <w:tcPr>
        <w:shd w:val="clear" w:color="auto" w:fill="C6E8FF" w:themeFill="accent2" w:themeFillTint="7F"/>
      </w:tcPr>
    </w:tblStylePr>
  </w:style>
  <w:style w:type="table" w:styleId="Kleurrijkraster-accent1">
    <w:name w:val="Colorful Grid Accent 1"/>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4EEFF" w:themeFill="accent1" w:themeFillTint="33"/>
    </w:tcPr>
    <w:tblStylePr w:type="firstRow">
      <w:rPr>
        <w:b/>
        <w:bCs/>
      </w:rPr>
      <w:tblPr/>
      <w:tcPr>
        <w:shd w:val="clear" w:color="auto" w:fill="89DEFF" w:themeFill="accent1" w:themeFillTint="66"/>
      </w:tcPr>
    </w:tblStylePr>
    <w:tblStylePr w:type="lastRow">
      <w:rPr>
        <w:b/>
        <w:bCs/>
        <w:color w:val="000000" w:themeColor="text1"/>
      </w:rPr>
      <w:tblPr/>
      <w:tcPr>
        <w:shd w:val="clear" w:color="auto" w:fill="89DEFF" w:themeFill="accent1" w:themeFillTint="66"/>
      </w:tcPr>
    </w:tblStylePr>
    <w:tblStylePr w:type="firstCol">
      <w:rPr>
        <w:color w:val="FFFFFF" w:themeColor="background1"/>
      </w:rPr>
      <w:tblPr/>
      <w:tcPr>
        <w:shd w:val="clear" w:color="auto" w:fill="0075A1" w:themeFill="accent1" w:themeFillShade="BF"/>
      </w:tcPr>
    </w:tblStylePr>
    <w:tblStylePr w:type="lastCol">
      <w:rPr>
        <w:color w:val="FFFFFF" w:themeColor="background1"/>
      </w:rPr>
      <w:tblPr/>
      <w:tcPr>
        <w:shd w:val="clear" w:color="auto" w:fill="0075A1" w:themeFill="accent1" w:themeFillShade="BF"/>
      </w:tcPr>
    </w:tblStylePr>
    <w:tblStylePr w:type="band1Vert">
      <w:tblPr/>
      <w:tcPr>
        <w:shd w:val="clear" w:color="auto" w:fill="6CD6FF" w:themeFill="accent1" w:themeFillTint="7F"/>
      </w:tcPr>
    </w:tblStylePr>
    <w:tblStylePr w:type="band1Horz">
      <w:tblPr/>
      <w:tcPr>
        <w:shd w:val="clear" w:color="auto" w:fill="6CD6FF" w:themeFill="accent1" w:themeFillTint="7F"/>
      </w:tcPr>
    </w:tblStylePr>
  </w:style>
  <w:style w:type="table" w:styleId="Gemiddeldelijst2-accent6">
    <w:name w:val="Medium List 2 Accent 6"/>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tblBorders>
    </w:tblPr>
    <w:tblStylePr w:type="firstRow">
      <w:rPr>
        <w:sz w:val="24"/>
        <w:szCs w:val="24"/>
      </w:rPr>
      <w:tblPr/>
      <w:tcPr>
        <w:tcBorders>
          <w:top w:val="nil"/>
          <w:left w:val="nil"/>
          <w:bottom w:val="single" w:sz="24" w:space="0" w:color="344893" w:themeColor="accent6"/>
          <w:right w:val="nil"/>
          <w:insideH w:val="nil"/>
          <w:insideV w:val="nil"/>
        </w:tcBorders>
        <w:shd w:val="clear" w:color="auto" w:fill="FFFFFF" w:themeFill="background1"/>
      </w:tcPr>
    </w:tblStylePr>
    <w:tblStylePr w:type="lastRow">
      <w:tblPr/>
      <w:tcPr>
        <w:tcBorders>
          <w:top w:val="single" w:sz="8" w:space="0" w:color="34489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4893" w:themeColor="accent6"/>
          <w:insideH w:val="nil"/>
          <w:insideV w:val="nil"/>
        </w:tcBorders>
        <w:shd w:val="clear" w:color="auto" w:fill="FFFFFF" w:themeFill="background1"/>
      </w:tcPr>
    </w:tblStylePr>
    <w:tblStylePr w:type="lastCol">
      <w:tblPr/>
      <w:tcPr>
        <w:tcBorders>
          <w:top w:val="nil"/>
          <w:left w:val="single" w:sz="8" w:space="0" w:color="34489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CDEB" w:themeFill="accent6" w:themeFillTint="3F"/>
      </w:tcPr>
    </w:tblStylePr>
    <w:tblStylePr w:type="band1Horz">
      <w:tblPr/>
      <w:tcPr>
        <w:tcBorders>
          <w:top w:val="nil"/>
          <w:bottom w:val="nil"/>
          <w:insideH w:val="nil"/>
          <w:insideV w:val="nil"/>
        </w:tcBorders>
        <w:shd w:val="clear" w:color="auto" w:fill="C6CD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tblBorders>
    </w:tblPr>
    <w:tblStylePr w:type="firstRow">
      <w:rPr>
        <w:sz w:val="24"/>
        <w:szCs w:val="24"/>
      </w:rPr>
      <w:tblPr/>
      <w:tcPr>
        <w:tcBorders>
          <w:top w:val="nil"/>
          <w:left w:val="nil"/>
          <w:bottom w:val="single" w:sz="24" w:space="0" w:color="70C82F" w:themeColor="accent5"/>
          <w:right w:val="nil"/>
          <w:insideH w:val="nil"/>
          <w:insideV w:val="nil"/>
        </w:tcBorders>
        <w:shd w:val="clear" w:color="auto" w:fill="FFFFFF" w:themeFill="background1"/>
      </w:tcPr>
    </w:tblStylePr>
    <w:tblStylePr w:type="lastRow">
      <w:tblPr/>
      <w:tcPr>
        <w:tcBorders>
          <w:top w:val="single" w:sz="8" w:space="0" w:color="70C82F"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C82F" w:themeColor="accent5"/>
          <w:insideH w:val="nil"/>
          <w:insideV w:val="nil"/>
        </w:tcBorders>
        <w:shd w:val="clear" w:color="auto" w:fill="FFFFFF" w:themeFill="background1"/>
      </w:tcPr>
    </w:tblStylePr>
    <w:tblStylePr w:type="lastCol">
      <w:tblPr/>
      <w:tcPr>
        <w:tcBorders>
          <w:top w:val="nil"/>
          <w:left w:val="single" w:sz="8" w:space="0" w:color="70C82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F2CA" w:themeFill="accent5" w:themeFillTint="3F"/>
      </w:tcPr>
    </w:tblStylePr>
    <w:tblStylePr w:type="band1Horz">
      <w:tblPr/>
      <w:tcPr>
        <w:tcBorders>
          <w:top w:val="nil"/>
          <w:bottom w:val="nil"/>
          <w:insideH w:val="nil"/>
          <w:insideV w:val="nil"/>
        </w:tcBorders>
        <w:shd w:val="clear" w:color="auto" w:fill="DBF2C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tblBorders>
    </w:tblPr>
    <w:tblStylePr w:type="firstRow">
      <w:rPr>
        <w:sz w:val="24"/>
        <w:szCs w:val="24"/>
      </w:rPr>
      <w:tblPr/>
      <w:tcPr>
        <w:tcBorders>
          <w:top w:val="nil"/>
          <w:left w:val="nil"/>
          <w:bottom w:val="single" w:sz="24" w:space="0" w:color="009133" w:themeColor="accent4"/>
          <w:right w:val="nil"/>
          <w:insideH w:val="nil"/>
          <w:insideV w:val="nil"/>
        </w:tcBorders>
        <w:shd w:val="clear" w:color="auto" w:fill="FFFFFF" w:themeFill="background1"/>
      </w:tcPr>
    </w:tblStylePr>
    <w:tblStylePr w:type="lastRow">
      <w:tblPr/>
      <w:tcPr>
        <w:tcBorders>
          <w:top w:val="single" w:sz="8" w:space="0" w:color="009133"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33" w:themeColor="accent4"/>
          <w:insideH w:val="nil"/>
          <w:insideV w:val="nil"/>
        </w:tcBorders>
        <w:shd w:val="clear" w:color="auto" w:fill="FFFFFF" w:themeFill="background1"/>
      </w:tcPr>
    </w:tblStylePr>
    <w:tblStylePr w:type="lastCol">
      <w:tblPr/>
      <w:tcPr>
        <w:tcBorders>
          <w:top w:val="nil"/>
          <w:left w:val="single" w:sz="8" w:space="0" w:color="00913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4FFC4" w:themeFill="accent4" w:themeFillTint="3F"/>
      </w:tcPr>
    </w:tblStylePr>
    <w:tblStylePr w:type="band1Horz">
      <w:tblPr/>
      <w:tcPr>
        <w:tcBorders>
          <w:top w:val="nil"/>
          <w:bottom w:val="nil"/>
          <w:insideH w:val="nil"/>
          <w:insideV w:val="nil"/>
        </w:tcBorders>
        <w:shd w:val="clear" w:color="auto" w:fill="A4FF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tblBorders>
    </w:tblPr>
    <w:tblStylePr w:type="firstRow">
      <w:rPr>
        <w:sz w:val="24"/>
        <w:szCs w:val="24"/>
      </w:rPr>
      <w:tblPr/>
      <w:tcPr>
        <w:tcBorders>
          <w:top w:val="nil"/>
          <w:left w:val="nil"/>
          <w:bottom w:val="single" w:sz="24" w:space="0" w:color="FFDB00" w:themeColor="accent3"/>
          <w:right w:val="nil"/>
          <w:insideH w:val="nil"/>
          <w:insideV w:val="nil"/>
        </w:tcBorders>
        <w:shd w:val="clear" w:color="auto" w:fill="FFFFFF" w:themeFill="background1"/>
      </w:tcPr>
    </w:tblStylePr>
    <w:tblStylePr w:type="lastRow">
      <w:tblPr/>
      <w:tcPr>
        <w:tcBorders>
          <w:top w:val="single" w:sz="8" w:space="0" w:color="FFDB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DB00" w:themeColor="accent3"/>
          <w:insideH w:val="nil"/>
          <w:insideV w:val="nil"/>
        </w:tcBorders>
        <w:shd w:val="clear" w:color="auto" w:fill="FFFFFF" w:themeFill="background1"/>
      </w:tcPr>
    </w:tblStylePr>
    <w:tblStylePr w:type="lastCol">
      <w:tblPr/>
      <w:tcPr>
        <w:tcBorders>
          <w:top w:val="nil"/>
          <w:left w:val="single" w:sz="8" w:space="0" w:color="FFDB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6C0" w:themeFill="accent3" w:themeFillTint="3F"/>
      </w:tcPr>
    </w:tblStylePr>
    <w:tblStylePr w:type="band1Horz">
      <w:tblPr/>
      <w:tcPr>
        <w:tcBorders>
          <w:top w:val="nil"/>
          <w:bottom w:val="nil"/>
          <w:insideH w:val="nil"/>
          <w:insideV w:val="nil"/>
        </w:tcBorders>
        <w:shd w:val="clear" w:color="auto" w:fill="FFF6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tblBorders>
    </w:tblPr>
    <w:tblStylePr w:type="firstRow">
      <w:rPr>
        <w:sz w:val="24"/>
        <w:szCs w:val="24"/>
      </w:rPr>
      <w:tblPr/>
      <w:tcPr>
        <w:tcBorders>
          <w:top w:val="nil"/>
          <w:left w:val="nil"/>
          <w:bottom w:val="single" w:sz="24" w:space="0" w:color="8DD3FF" w:themeColor="accent2"/>
          <w:right w:val="nil"/>
          <w:insideH w:val="nil"/>
          <w:insideV w:val="nil"/>
        </w:tcBorders>
        <w:shd w:val="clear" w:color="auto" w:fill="FFFFFF" w:themeFill="background1"/>
      </w:tcPr>
    </w:tblStylePr>
    <w:tblStylePr w:type="lastRow">
      <w:tblPr/>
      <w:tcPr>
        <w:tcBorders>
          <w:top w:val="single" w:sz="8" w:space="0" w:color="8DD3FF"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D3FF" w:themeColor="accent2"/>
          <w:insideH w:val="nil"/>
          <w:insideV w:val="nil"/>
        </w:tcBorders>
        <w:shd w:val="clear" w:color="auto" w:fill="FFFFFF" w:themeFill="background1"/>
      </w:tcPr>
    </w:tblStylePr>
    <w:tblStylePr w:type="lastCol">
      <w:tblPr/>
      <w:tcPr>
        <w:tcBorders>
          <w:top w:val="nil"/>
          <w:left w:val="single" w:sz="8" w:space="0" w:color="8DD3F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4FF" w:themeFill="accent2" w:themeFillTint="3F"/>
      </w:tcPr>
    </w:tblStylePr>
    <w:tblStylePr w:type="band1Horz">
      <w:tblPr/>
      <w:tcPr>
        <w:tcBorders>
          <w:top w:val="nil"/>
          <w:bottom w:val="nil"/>
          <w:insideH w:val="nil"/>
          <w:insideV w:val="nil"/>
        </w:tcBorders>
        <w:shd w:val="clear" w:color="auto" w:fill="E2F4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DD8" w:themeColor="accent1"/>
        <w:left w:val="single" w:sz="8" w:space="0" w:color="009DD8" w:themeColor="accent1"/>
        <w:bottom w:val="single" w:sz="8" w:space="0" w:color="009DD8" w:themeColor="accent1"/>
        <w:right w:val="single" w:sz="8" w:space="0" w:color="009DD8" w:themeColor="accent1"/>
      </w:tblBorders>
    </w:tblPr>
    <w:tblStylePr w:type="firstRow">
      <w:rPr>
        <w:sz w:val="24"/>
        <w:szCs w:val="24"/>
      </w:rPr>
      <w:tblPr/>
      <w:tcPr>
        <w:tcBorders>
          <w:top w:val="nil"/>
          <w:left w:val="nil"/>
          <w:bottom w:val="single" w:sz="24" w:space="0" w:color="009DD8" w:themeColor="accent1"/>
          <w:right w:val="nil"/>
          <w:insideH w:val="nil"/>
          <w:insideV w:val="nil"/>
        </w:tcBorders>
        <w:shd w:val="clear" w:color="auto" w:fill="FFFFFF" w:themeFill="background1"/>
      </w:tcPr>
    </w:tblStylePr>
    <w:tblStylePr w:type="lastRow">
      <w:tblPr/>
      <w:tcPr>
        <w:tcBorders>
          <w:top w:val="single" w:sz="8" w:space="0" w:color="009DD8"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8" w:themeColor="accent1"/>
          <w:insideH w:val="nil"/>
          <w:insideV w:val="nil"/>
        </w:tcBorders>
        <w:shd w:val="clear" w:color="auto" w:fill="FFFFFF" w:themeFill="background1"/>
      </w:tcPr>
    </w:tblStylePr>
    <w:tblStylePr w:type="lastCol">
      <w:tblPr/>
      <w:tcPr>
        <w:tcBorders>
          <w:top w:val="nil"/>
          <w:left w:val="single" w:sz="8" w:space="0" w:color="009DD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BFF" w:themeFill="accent1" w:themeFillTint="3F"/>
      </w:tcPr>
    </w:tblStylePr>
    <w:tblStylePr w:type="band1Horz">
      <w:tblPr/>
      <w:tcPr>
        <w:tcBorders>
          <w:top w:val="nil"/>
          <w:bottom w:val="nil"/>
          <w:insideH w:val="nil"/>
          <w:insideV w:val="nil"/>
        </w:tcBorders>
        <w:shd w:val="clear" w:color="auto" w:fill="B6EB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1-accent6">
    <w:name w:val="Medium List 1 Accent 6"/>
    <w:basedOn w:val="Standaardtabel"/>
    <w:uiPriority w:val="65"/>
    <w:rsid w:val="00E07762"/>
    <w:pPr>
      <w:spacing w:line="240" w:lineRule="auto"/>
    </w:pPr>
    <w:rPr>
      <w:color w:val="000000" w:themeColor="text1"/>
    </w:rPr>
    <w:tblPr>
      <w:tblStyleRowBandSize w:val="1"/>
      <w:tblStyleColBandSize w:val="1"/>
      <w:tblBorders>
        <w:top w:val="single" w:sz="8" w:space="0" w:color="344893" w:themeColor="accent6"/>
        <w:bottom w:val="single" w:sz="8" w:space="0" w:color="344893" w:themeColor="accent6"/>
      </w:tblBorders>
    </w:tblPr>
    <w:tblStylePr w:type="firstRow">
      <w:rPr>
        <w:rFonts w:asciiTheme="majorHAnsi" w:eastAsiaTheme="majorEastAsia" w:hAnsiTheme="majorHAnsi" w:cstheme="majorBidi"/>
      </w:rPr>
      <w:tblPr/>
      <w:tcPr>
        <w:tcBorders>
          <w:top w:val="nil"/>
          <w:bottom w:val="single" w:sz="8" w:space="0" w:color="344893" w:themeColor="accent6"/>
        </w:tcBorders>
      </w:tcPr>
    </w:tblStylePr>
    <w:tblStylePr w:type="lastRow">
      <w:rPr>
        <w:b/>
        <w:bCs/>
        <w:color w:val="000000" w:themeColor="text2"/>
      </w:rPr>
      <w:tblPr/>
      <w:tcPr>
        <w:tcBorders>
          <w:top w:val="single" w:sz="8" w:space="0" w:color="344893" w:themeColor="accent6"/>
          <w:bottom w:val="single" w:sz="8" w:space="0" w:color="344893" w:themeColor="accent6"/>
        </w:tcBorders>
      </w:tcPr>
    </w:tblStylePr>
    <w:tblStylePr w:type="firstCol">
      <w:rPr>
        <w:b/>
        <w:bCs/>
      </w:rPr>
    </w:tblStylePr>
    <w:tblStylePr w:type="lastCol">
      <w:rPr>
        <w:b/>
        <w:bCs/>
      </w:rPr>
      <w:tblPr/>
      <w:tcPr>
        <w:tcBorders>
          <w:top w:val="single" w:sz="8" w:space="0" w:color="344893" w:themeColor="accent6"/>
          <w:bottom w:val="single" w:sz="8" w:space="0" w:color="344893" w:themeColor="accent6"/>
        </w:tcBorders>
      </w:tcPr>
    </w:tblStylePr>
    <w:tblStylePr w:type="band1Vert">
      <w:tblPr/>
      <w:tcPr>
        <w:shd w:val="clear" w:color="auto" w:fill="C6CDEB" w:themeFill="accent6" w:themeFillTint="3F"/>
      </w:tcPr>
    </w:tblStylePr>
    <w:tblStylePr w:type="band1Horz">
      <w:tblPr/>
      <w:tcPr>
        <w:shd w:val="clear" w:color="auto" w:fill="C6CDEB" w:themeFill="accent6" w:themeFillTint="3F"/>
      </w:tcPr>
    </w:tblStylePr>
  </w:style>
  <w:style w:type="table" w:styleId="Gemiddeldelijst1-accent5">
    <w:name w:val="Medium List 1 Accent 5"/>
    <w:basedOn w:val="Standaardtabel"/>
    <w:uiPriority w:val="65"/>
    <w:rsid w:val="00E07762"/>
    <w:pPr>
      <w:spacing w:line="240" w:lineRule="auto"/>
    </w:pPr>
    <w:rPr>
      <w:color w:val="000000" w:themeColor="text1"/>
    </w:rPr>
    <w:tblPr>
      <w:tblStyleRowBandSize w:val="1"/>
      <w:tblStyleColBandSize w:val="1"/>
      <w:tblBorders>
        <w:top w:val="single" w:sz="8" w:space="0" w:color="70C82F" w:themeColor="accent5"/>
        <w:bottom w:val="single" w:sz="8" w:space="0" w:color="70C82F" w:themeColor="accent5"/>
      </w:tblBorders>
    </w:tblPr>
    <w:tblStylePr w:type="firstRow">
      <w:rPr>
        <w:rFonts w:asciiTheme="majorHAnsi" w:eastAsiaTheme="majorEastAsia" w:hAnsiTheme="majorHAnsi" w:cstheme="majorBidi"/>
      </w:rPr>
      <w:tblPr/>
      <w:tcPr>
        <w:tcBorders>
          <w:top w:val="nil"/>
          <w:bottom w:val="single" w:sz="8" w:space="0" w:color="70C82F" w:themeColor="accent5"/>
        </w:tcBorders>
      </w:tcPr>
    </w:tblStylePr>
    <w:tblStylePr w:type="lastRow">
      <w:rPr>
        <w:b/>
        <w:bCs/>
        <w:color w:val="000000" w:themeColor="text2"/>
      </w:rPr>
      <w:tblPr/>
      <w:tcPr>
        <w:tcBorders>
          <w:top w:val="single" w:sz="8" w:space="0" w:color="70C82F" w:themeColor="accent5"/>
          <w:bottom w:val="single" w:sz="8" w:space="0" w:color="70C82F" w:themeColor="accent5"/>
        </w:tcBorders>
      </w:tcPr>
    </w:tblStylePr>
    <w:tblStylePr w:type="firstCol">
      <w:rPr>
        <w:b/>
        <w:bCs/>
      </w:rPr>
    </w:tblStylePr>
    <w:tblStylePr w:type="lastCol">
      <w:rPr>
        <w:b/>
        <w:bCs/>
      </w:rPr>
      <w:tblPr/>
      <w:tcPr>
        <w:tcBorders>
          <w:top w:val="single" w:sz="8" w:space="0" w:color="70C82F" w:themeColor="accent5"/>
          <w:bottom w:val="single" w:sz="8" w:space="0" w:color="70C82F" w:themeColor="accent5"/>
        </w:tcBorders>
      </w:tcPr>
    </w:tblStylePr>
    <w:tblStylePr w:type="band1Vert">
      <w:tblPr/>
      <w:tcPr>
        <w:shd w:val="clear" w:color="auto" w:fill="DBF2CA" w:themeFill="accent5" w:themeFillTint="3F"/>
      </w:tcPr>
    </w:tblStylePr>
    <w:tblStylePr w:type="band1Horz">
      <w:tblPr/>
      <w:tcPr>
        <w:shd w:val="clear" w:color="auto" w:fill="DBF2CA" w:themeFill="accent5" w:themeFillTint="3F"/>
      </w:tcPr>
    </w:tblStylePr>
  </w:style>
  <w:style w:type="table" w:styleId="Gemiddeldelijst1-accent4">
    <w:name w:val="Medium List 1 Accent 4"/>
    <w:basedOn w:val="Standaardtabel"/>
    <w:uiPriority w:val="65"/>
    <w:rsid w:val="00E07762"/>
    <w:pPr>
      <w:spacing w:line="240" w:lineRule="auto"/>
    </w:pPr>
    <w:rPr>
      <w:color w:val="000000" w:themeColor="text1"/>
    </w:rPr>
    <w:tblPr>
      <w:tblStyleRowBandSize w:val="1"/>
      <w:tblStyleColBandSize w:val="1"/>
      <w:tblBorders>
        <w:top w:val="single" w:sz="8" w:space="0" w:color="009133" w:themeColor="accent4"/>
        <w:bottom w:val="single" w:sz="8" w:space="0" w:color="009133" w:themeColor="accent4"/>
      </w:tblBorders>
    </w:tblPr>
    <w:tblStylePr w:type="firstRow">
      <w:rPr>
        <w:rFonts w:asciiTheme="majorHAnsi" w:eastAsiaTheme="majorEastAsia" w:hAnsiTheme="majorHAnsi" w:cstheme="majorBidi"/>
      </w:rPr>
      <w:tblPr/>
      <w:tcPr>
        <w:tcBorders>
          <w:top w:val="nil"/>
          <w:bottom w:val="single" w:sz="8" w:space="0" w:color="009133" w:themeColor="accent4"/>
        </w:tcBorders>
      </w:tcPr>
    </w:tblStylePr>
    <w:tblStylePr w:type="lastRow">
      <w:rPr>
        <w:b/>
        <w:bCs/>
        <w:color w:val="000000" w:themeColor="text2"/>
      </w:rPr>
      <w:tblPr/>
      <w:tcPr>
        <w:tcBorders>
          <w:top w:val="single" w:sz="8" w:space="0" w:color="009133" w:themeColor="accent4"/>
          <w:bottom w:val="single" w:sz="8" w:space="0" w:color="009133" w:themeColor="accent4"/>
        </w:tcBorders>
      </w:tcPr>
    </w:tblStylePr>
    <w:tblStylePr w:type="firstCol">
      <w:rPr>
        <w:b/>
        <w:bCs/>
      </w:rPr>
    </w:tblStylePr>
    <w:tblStylePr w:type="lastCol">
      <w:rPr>
        <w:b/>
        <w:bCs/>
      </w:rPr>
      <w:tblPr/>
      <w:tcPr>
        <w:tcBorders>
          <w:top w:val="single" w:sz="8" w:space="0" w:color="009133" w:themeColor="accent4"/>
          <w:bottom w:val="single" w:sz="8" w:space="0" w:color="009133" w:themeColor="accent4"/>
        </w:tcBorders>
      </w:tcPr>
    </w:tblStylePr>
    <w:tblStylePr w:type="band1Vert">
      <w:tblPr/>
      <w:tcPr>
        <w:shd w:val="clear" w:color="auto" w:fill="A4FFC4" w:themeFill="accent4" w:themeFillTint="3F"/>
      </w:tcPr>
    </w:tblStylePr>
    <w:tblStylePr w:type="band1Horz">
      <w:tblPr/>
      <w:tcPr>
        <w:shd w:val="clear" w:color="auto" w:fill="A4FFC4" w:themeFill="accent4" w:themeFillTint="3F"/>
      </w:tcPr>
    </w:tblStylePr>
  </w:style>
  <w:style w:type="table" w:styleId="Gemiddeldelijst1-accent3">
    <w:name w:val="Medium List 1 Accent 3"/>
    <w:basedOn w:val="Standaardtabel"/>
    <w:uiPriority w:val="65"/>
    <w:rsid w:val="00E07762"/>
    <w:pPr>
      <w:spacing w:line="240" w:lineRule="auto"/>
    </w:pPr>
    <w:rPr>
      <w:color w:val="000000" w:themeColor="text1"/>
    </w:rPr>
    <w:tblPr>
      <w:tblStyleRowBandSize w:val="1"/>
      <w:tblStyleColBandSize w:val="1"/>
      <w:tblBorders>
        <w:top w:val="single" w:sz="8" w:space="0" w:color="FFDB00" w:themeColor="accent3"/>
        <w:bottom w:val="single" w:sz="8" w:space="0" w:color="FFDB00" w:themeColor="accent3"/>
      </w:tblBorders>
    </w:tblPr>
    <w:tblStylePr w:type="firstRow">
      <w:rPr>
        <w:rFonts w:asciiTheme="majorHAnsi" w:eastAsiaTheme="majorEastAsia" w:hAnsiTheme="majorHAnsi" w:cstheme="majorBidi"/>
      </w:rPr>
      <w:tblPr/>
      <w:tcPr>
        <w:tcBorders>
          <w:top w:val="nil"/>
          <w:bottom w:val="single" w:sz="8" w:space="0" w:color="FFDB00" w:themeColor="accent3"/>
        </w:tcBorders>
      </w:tcPr>
    </w:tblStylePr>
    <w:tblStylePr w:type="lastRow">
      <w:rPr>
        <w:b/>
        <w:bCs/>
        <w:color w:val="000000" w:themeColor="text2"/>
      </w:rPr>
      <w:tblPr/>
      <w:tcPr>
        <w:tcBorders>
          <w:top w:val="single" w:sz="8" w:space="0" w:color="FFDB00" w:themeColor="accent3"/>
          <w:bottom w:val="single" w:sz="8" w:space="0" w:color="FFDB00" w:themeColor="accent3"/>
        </w:tcBorders>
      </w:tcPr>
    </w:tblStylePr>
    <w:tblStylePr w:type="firstCol">
      <w:rPr>
        <w:b/>
        <w:bCs/>
      </w:rPr>
    </w:tblStylePr>
    <w:tblStylePr w:type="lastCol">
      <w:rPr>
        <w:b/>
        <w:bCs/>
      </w:rPr>
      <w:tblPr/>
      <w:tcPr>
        <w:tcBorders>
          <w:top w:val="single" w:sz="8" w:space="0" w:color="FFDB00" w:themeColor="accent3"/>
          <w:bottom w:val="single" w:sz="8" w:space="0" w:color="FFDB00" w:themeColor="accent3"/>
        </w:tcBorders>
      </w:tcPr>
    </w:tblStylePr>
    <w:tblStylePr w:type="band1Vert">
      <w:tblPr/>
      <w:tcPr>
        <w:shd w:val="clear" w:color="auto" w:fill="FFF6C0" w:themeFill="accent3" w:themeFillTint="3F"/>
      </w:tcPr>
    </w:tblStylePr>
    <w:tblStylePr w:type="band1Horz">
      <w:tblPr/>
      <w:tcPr>
        <w:shd w:val="clear" w:color="auto" w:fill="FFF6C0" w:themeFill="accent3" w:themeFillTint="3F"/>
      </w:tcPr>
    </w:tblStylePr>
  </w:style>
  <w:style w:type="table" w:styleId="Gemiddeldelijst1-accent2">
    <w:name w:val="Medium List 1 Accent 2"/>
    <w:basedOn w:val="Standaardtabel"/>
    <w:uiPriority w:val="65"/>
    <w:rsid w:val="00E07762"/>
    <w:pPr>
      <w:spacing w:line="240" w:lineRule="auto"/>
    </w:pPr>
    <w:rPr>
      <w:color w:val="000000" w:themeColor="text1"/>
    </w:rPr>
    <w:tblPr>
      <w:tblStyleRowBandSize w:val="1"/>
      <w:tblStyleColBandSize w:val="1"/>
      <w:tblBorders>
        <w:top w:val="single" w:sz="8" w:space="0" w:color="8DD3FF" w:themeColor="accent2"/>
        <w:bottom w:val="single" w:sz="8" w:space="0" w:color="8DD3FF" w:themeColor="accent2"/>
      </w:tblBorders>
    </w:tblPr>
    <w:tblStylePr w:type="firstRow">
      <w:rPr>
        <w:rFonts w:asciiTheme="majorHAnsi" w:eastAsiaTheme="majorEastAsia" w:hAnsiTheme="majorHAnsi" w:cstheme="majorBidi"/>
      </w:rPr>
      <w:tblPr/>
      <w:tcPr>
        <w:tcBorders>
          <w:top w:val="nil"/>
          <w:bottom w:val="single" w:sz="8" w:space="0" w:color="8DD3FF" w:themeColor="accent2"/>
        </w:tcBorders>
      </w:tcPr>
    </w:tblStylePr>
    <w:tblStylePr w:type="lastRow">
      <w:rPr>
        <w:b/>
        <w:bCs/>
        <w:color w:val="000000" w:themeColor="text2"/>
      </w:rPr>
      <w:tblPr/>
      <w:tcPr>
        <w:tcBorders>
          <w:top w:val="single" w:sz="8" w:space="0" w:color="8DD3FF" w:themeColor="accent2"/>
          <w:bottom w:val="single" w:sz="8" w:space="0" w:color="8DD3FF" w:themeColor="accent2"/>
        </w:tcBorders>
      </w:tcPr>
    </w:tblStylePr>
    <w:tblStylePr w:type="firstCol">
      <w:rPr>
        <w:b/>
        <w:bCs/>
      </w:rPr>
    </w:tblStylePr>
    <w:tblStylePr w:type="lastCol">
      <w:rPr>
        <w:b/>
        <w:bCs/>
      </w:rPr>
      <w:tblPr/>
      <w:tcPr>
        <w:tcBorders>
          <w:top w:val="single" w:sz="8" w:space="0" w:color="8DD3FF" w:themeColor="accent2"/>
          <w:bottom w:val="single" w:sz="8" w:space="0" w:color="8DD3FF" w:themeColor="accent2"/>
        </w:tcBorders>
      </w:tcPr>
    </w:tblStylePr>
    <w:tblStylePr w:type="band1Vert">
      <w:tblPr/>
      <w:tcPr>
        <w:shd w:val="clear" w:color="auto" w:fill="E2F4FF" w:themeFill="accent2" w:themeFillTint="3F"/>
      </w:tcPr>
    </w:tblStylePr>
    <w:tblStylePr w:type="band1Horz">
      <w:tblPr/>
      <w:tcPr>
        <w:shd w:val="clear" w:color="auto" w:fill="E2F4FF" w:themeFill="accent2" w:themeFillTint="3F"/>
      </w:tcPr>
    </w:tblStylePr>
  </w:style>
  <w:style w:type="table" w:styleId="Gemiddeldearcering2-accent6">
    <w:name w:val="Medium Shading 2 Accent 6"/>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489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4893" w:themeFill="accent6"/>
      </w:tcPr>
    </w:tblStylePr>
    <w:tblStylePr w:type="lastCol">
      <w:rPr>
        <w:b/>
        <w:bCs/>
        <w:color w:val="FFFFFF" w:themeColor="background1"/>
      </w:rPr>
      <w:tblPr/>
      <w:tcPr>
        <w:tcBorders>
          <w:left w:val="nil"/>
          <w:right w:val="nil"/>
          <w:insideH w:val="nil"/>
          <w:insideV w:val="nil"/>
        </w:tcBorders>
        <w:shd w:val="clear" w:color="auto" w:fill="34489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C82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C82F" w:themeFill="accent5"/>
      </w:tcPr>
    </w:tblStylePr>
    <w:tblStylePr w:type="lastCol">
      <w:rPr>
        <w:b/>
        <w:bCs/>
        <w:color w:val="FFFFFF" w:themeColor="background1"/>
      </w:rPr>
      <w:tblPr/>
      <w:tcPr>
        <w:tcBorders>
          <w:left w:val="nil"/>
          <w:right w:val="nil"/>
          <w:insideH w:val="nil"/>
          <w:insideV w:val="nil"/>
        </w:tcBorders>
        <w:shd w:val="clear" w:color="auto" w:fill="70C82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3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133" w:themeFill="accent4"/>
      </w:tcPr>
    </w:tblStylePr>
    <w:tblStylePr w:type="lastCol">
      <w:rPr>
        <w:b/>
        <w:bCs/>
        <w:color w:val="FFFFFF" w:themeColor="background1"/>
      </w:rPr>
      <w:tblPr/>
      <w:tcPr>
        <w:tcBorders>
          <w:left w:val="nil"/>
          <w:right w:val="nil"/>
          <w:insideH w:val="nil"/>
          <w:insideV w:val="nil"/>
        </w:tcBorders>
        <w:shd w:val="clear" w:color="auto" w:fill="00913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DB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DB00" w:themeFill="accent3"/>
      </w:tcPr>
    </w:tblStylePr>
    <w:tblStylePr w:type="lastCol">
      <w:rPr>
        <w:b/>
        <w:bCs/>
        <w:color w:val="FFFFFF" w:themeColor="background1"/>
      </w:rPr>
      <w:tblPr/>
      <w:tcPr>
        <w:tcBorders>
          <w:left w:val="nil"/>
          <w:right w:val="nil"/>
          <w:insideH w:val="nil"/>
          <w:insideV w:val="nil"/>
        </w:tcBorders>
        <w:shd w:val="clear" w:color="auto" w:fill="FFDB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DD3F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DD3FF" w:themeFill="accent2"/>
      </w:tcPr>
    </w:tblStylePr>
    <w:tblStylePr w:type="lastCol">
      <w:rPr>
        <w:b/>
        <w:bCs/>
        <w:color w:val="FFFFFF" w:themeColor="background1"/>
      </w:rPr>
      <w:tblPr/>
      <w:tcPr>
        <w:tcBorders>
          <w:left w:val="nil"/>
          <w:right w:val="nil"/>
          <w:insideH w:val="nil"/>
          <w:insideV w:val="nil"/>
        </w:tcBorders>
        <w:shd w:val="clear" w:color="auto" w:fill="8DD3F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1-accent6">
    <w:name w:val="Medium Shading 1 Accent 6"/>
    <w:basedOn w:val="Standaardtabel"/>
    <w:uiPriority w:val="63"/>
    <w:rsid w:val="00E07762"/>
    <w:pPr>
      <w:spacing w:line="240" w:lineRule="auto"/>
    </w:pPr>
    <w:tblPr>
      <w:tblStyleRowBandSize w:val="1"/>
      <w:tblStyleColBandSize w:val="1"/>
      <w:tblBorders>
        <w:top w:val="single" w:sz="8"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single" w:sz="8" w:space="0" w:color="5269C2" w:themeColor="accent6" w:themeTint="BF"/>
      </w:tblBorders>
    </w:tblPr>
    <w:tblStylePr w:type="firstRow">
      <w:pPr>
        <w:spacing w:before="0" w:after="0" w:line="240" w:lineRule="auto"/>
      </w:pPr>
      <w:rPr>
        <w:b/>
        <w:bCs/>
        <w:color w:val="FFFFFF" w:themeColor="background1"/>
      </w:rPr>
      <w:tblPr/>
      <w:tcPr>
        <w:tcBorders>
          <w:top w:val="single" w:sz="8"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nil"/>
          <w:insideV w:val="nil"/>
        </w:tcBorders>
        <w:shd w:val="clear" w:color="auto" w:fill="344893" w:themeFill="accent6"/>
      </w:tcPr>
    </w:tblStylePr>
    <w:tblStylePr w:type="lastRow">
      <w:pPr>
        <w:spacing w:before="0" w:after="0" w:line="240" w:lineRule="auto"/>
      </w:pPr>
      <w:rPr>
        <w:b/>
        <w:bCs/>
      </w:rPr>
      <w:tblPr/>
      <w:tcPr>
        <w:tcBorders>
          <w:top w:val="double" w:sz="6"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nil"/>
          <w:insideV w:val="nil"/>
        </w:tcBorders>
      </w:tcPr>
    </w:tblStylePr>
    <w:tblStylePr w:type="firstCol">
      <w:rPr>
        <w:b/>
        <w:bCs/>
      </w:rPr>
    </w:tblStylePr>
    <w:tblStylePr w:type="lastCol">
      <w:rPr>
        <w:b/>
        <w:bCs/>
      </w:rPr>
    </w:tblStylePr>
    <w:tblStylePr w:type="band1Vert">
      <w:tblPr/>
      <w:tcPr>
        <w:shd w:val="clear" w:color="auto" w:fill="C6CDEB" w:themeFill="accent6" w:themeFillTint="3F"/>
      </w:tcPr>
    </w:tblStylePr>
    <w:tblStylePr w:type="band1Horz">
      <w:tblPr/>
      <w:tcPr>
        <w:tcBorders>
          <w:insideH w:val="nil"/>
          <w:insideV w:val="nil"/>
        </w:tcBorders>
        <w:shd w:val="clear" w:color="auto" w:fill="C6CDEB" w:themeFill="accent6"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E07762"/>
    <w:pPr>
      <w:spacing w:line="240" w:lineRule="auto"/>
    </w:pPr>
    <w:tblPr>
      <w:tblStyleRowBandSize w:val="1"/>
      <w:tblStyleColBandSize w:val="1"/>
      <w:tblBorders>
        <w:top w:val="single" w:sz="8"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single" w:sz="8" w:space="0" w:color="93D95F" w:themeColor="accent5" w:themeTint="BF"/>
      </w:tblBorders>
    </w:tblPr>
    <w:tblStylePr w:type="firstRow">
      <w:pPr>
        <w:spacing w:before="0" w:after="0" w:line="240" w:lineRule="auto"/>
      </w:pPr>
      <w:rPr>
        <w:b/>
        <w:bCs/>
        <w:color w:val="FFFFFF" w:themeColor="background1"/>
      </w:rPr>
      <w:tblPr/>
      <w:tcPr>
        <w:tcBorders>
          <w:top w:val="single" w:sz="8"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nil"/>
          <w:insideV w:val="nil"/>
        </w:tcBorders>
        <w:shd w:val="clear" w:color="auto" w:fill="70C82F" w:themeFill="accent5"/>
      </w:tcPr>
    </w:tblStylePr>
    <w:tblStylePr w:type="lastRow">
      <w:pPr>
        <w:spacing w:before="0" w:after="0" w:line="240" w:lineRule="auto"/>
      </w:pPr>
      <w:rPr>
        <w:b/>
        <w:bCs/>
      </w:rPr>
      <w:tblPr/>
      <w:tcPr>
        <w:tcBorders>
          <w:top w:val="double" w:sz="6"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BF2CA" w:themeFill="accent5" w:themeFillTint="3F"/>
      </w:tcPr>
    </w:tblStylePr>
    <w:tblStylePr w:type="band1Horz">
      <w:tblPr/>
      <w:tcPr>
        <w:tcBorders>
          <w:insideH w:val="nil"/>
          <w:insideV w:val="nil"/>
        </w:tcBorders>
        <w:shd w:val="clear" w:color="auto" w:fill="DBF2CA" w:themeFill="accent5"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E07762"/>
    <w:pPr>
      <w:spacing w:line="240" w:lineRule="auto"/>
    </w:pPr>
    <w:tblPr>
      <w:tblStyleRowBandSize w:val="1"/>
      <w:tblStyleColBandSize w:val="1"/>
      <w:tblBorders>
        <w:top w:val="single" w:sz="8"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single" w:sz="8" w:space="0" w:color="00EC52" w:themeColor="accent4" w:themeTint="BF"/>
      </w:tblBorders>
    </w:tblPr>
    <w:tblStylePr w:type="firstRow">
      <w:pPr>
        <w:spacing w:before="0" w:after="0" w:line="240" w:lineRule="auto"/>
      </w:pPr>
      <w:rPr>
        <w:b/>
        <w:bCs/>
        <w:color w:val="FFFFFF" w:themeColor="background1"/>
      </w:rPr>
      <w:tblPr/>
      <w:tcPr>
        <w:tcBorders>
          <w:top w:val="single" w:sz="8"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nil"/>
          <w:insideV w:val="nil"/>
        </w:tcBorders>
        <w:shd w:val="clear" w:color="auto" w:fill="009133" w:themeFill="accent4"/>
      </w:tcPr>
    </w:tblStylePr>
    <w:tblStylePr w:type="lastRow">
      <w:pPr>
        <w:spacing w:before="0" w:after="0" w:line="240" w:lineRule="auto"/>
      </w:pPr>
      <w:rPr>
        <w:b/>
        <w:bCs/>
      </w:rPr>
      <w:tblPr/>
      <w:tcPr>
        <w:tcBorders>
          <w:top w:val="double" w:sz="6"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nil"/>
          <w:insideV w:val="nil"/>
        </w:tcBorders>
      </w:tcPr>
    </w:tblStylePr>
    <w:tblStylePr w:type="firstCol">
      <w:rPr>
        <w:b/>
        <w:bCs/>
      </w:rPr>
    </w:tblStylePr>
    <w:tblStylePr w:type="lastCol">
      <w:rPr>
        <w:b/>
        <w:bCs/>
      </w:rPr>
    </w:tblStylePr>
    <w:tblStylePr w:type="band1Vert">
      <w:tblPr/>
      <w:tcPr>
        <w:shd w:val="clear" w:color="auto" w:fill="A4FFC4" w:themeFill="accent4" w:themeFillTint="3F"/>
      </w:tcPr>
    </w:tblStylePr>
    <w:tblStylePr w:type="band1Horz">
      <w:tblPr/>
      <w:tcPr>
        <w:tcBorders>
          <w:insideH w:val="nil"/>
          <w:insideV w:val="nil"/>
        </w:tcBorders>
        <w:shd w:val="clear" w:color="auto" w:fill="A4FFC4" w:themeFill="accent4"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E07762"/>
    <w:pPr>
      <w:spacing w:line="240" w:lineRule="auto"/>
    </w:pPr>
    <w:tblPr>
      <w:tblStyleRowBandSize w:val="1"/>
      <w:tblStyleColBandSize w:val="1"/>
      <w:tblBorders>
        <w:top w:val="single" w:sz="8"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single" w:sz="8" w:space="0" w:color="FFE440" w:themeColor="accent3" w:themeTint="BF"/>
      </w:tblBorders>
    </w:tblPr>
    <w:tblStylePr w:type="firstRow">
      <w:pPr>
        <w:spacing w:before="0" w:after="0" w:line="240" w:lineRule="auto"/>
      </w:pPr>
      <w:rPr>
        <w:b/>
        <w:bCs/>
        <w:color w:val="FFFFFF" w:themeColor="background1"/>
      </w:rPr>
      <w:tblPr/>
      <w:tcPr>
        <w:tcBorders>
          <w:top w:val="single" w:sz="8"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nil"/>
          <w:insideV w:val="nil"/>
        </w:tcBorders>
        <w:shd w:val="clear" w:color="auto" w:fill="FFDB00" w:themeFill="accent3"/>
      </w:tcPr>
    </w:tblStylePr>
    <w:tblStylePr w:type="lastRow">
      <w:pPr>
        <w:spacing w:before="0" w:after="0" w:line="240" w:lineRule="auto"/>
      </w:pPr>
      <w:rPr>
        <w:b/>
        <w:bCs/>
      </w:rPr>
      <w:tblPr/>
      <w:tcPr>
        <w:tcBorders>
          <w:top w:val="double" w:sz="6"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F6C0" w:themeFill="accent3" w:themeFillTint="3F"/>
      </w:tcPr>
    </w:tblStylePr>
    <w:tblStylePr w:type="band1Horz">
      <w:tblPr/>
      <w:tcPr>
        <w:tcBorders>
          <w:insideH w:val="nil"/>
          <w:insideV w:val="nil"/>
        </w:tcBorders>
        <w:shd w:val="clear" w:color="auto" w:fill="FFF6C0" w:themeFill="accent3"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E07762"/>
    <w:pPr>
      <w:spacing w:line="240" w:lineRule="auto"/>
    </w:pPr>
    <w:tblPr>
      <w:tblStyleRowBandSize w:val="1"/>
      <w:tblStyleColBandSize w:val="1"/>
      <w:tblBorders>
        <w:top w:val="single" w:sz="8"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single" w:sz="8" w:space="0" w:color="A9DDFF" w:themeColor="accent2" w:themeTint="BF"/>
      </w:tblBorders>
    </w:tblPr>
    <w:tblStylePr w:type="firstRow">
      <w:pPr>
        <w:spacing w:before="0" w:after="0" w:line="240" w:lineRule="auto"/>
      </w:pPr>
      <w:rPr>
        <w:b/>
        <w:bCs/>
        <w:color w:val="FFFFFF" w:themeColor="background1"/>
      </w:rPr>
      <w:tblPr/>
      <w:tcPr>
        <w:tcBorders>
          <w:top w:val="single" w:sz="8"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nil"/>
          <w:insideV w:val="nil"/>
        </w:tcBorders>
        <w:shd w:val="clear" w:color="auto" w:fill="8DD3FF" w:themeFill="accent2"/>
      </w:tcPr>
    </w:tblStylePr>
    <w:tblStylePr w:type="lastRow">
      <w:pPr>
        <w:spacing w:before="0" w:after="0" w:line="240" w:lineRule="auto"/>
      </w:pPr>
      <w:rPr>
        <w:b/>
        <w:bCs/>
      </w:rPr>
      <w:tblPr/>
      <w:tcPr>
        <w:tcBorders>
          <w:top w:val="double" w:sz="6"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4FF" w:themeFill="accent2" w:themeFillTint="3F"/>
      </w:tcPr>
    </w:tblStylePr>
    <w:tblStylePr w:type="band1Horz">
      <w:tblPr/>
      <w:tcPr>
        <w:tcBorders>
          <w:insideH w:val="nil"/>
          <w:insideV w:val="nil"/>
        </w:tcBorders>
        <w:shd w:val="clear" w:color="auto" w:fill="E2F4FF" w:themeFill="accent2" w:themeFillTint="3F"/>
      </w:tcPr>
    </w:tblStylePr>
    <w:tblStylePr w:type="band2Horz">
      <w:tblPr/>
      <w:tcPr>
        <w:tcBorders>
          <w:insideH w:val="nil"/>
          <w:insideV w:val="nil"/>
        </w:tcBorders>
      </w:tcPr>
    </w:tblStylePr>
  </w:style>
  <w:style w:type="table" w:styleId="Gemiddeldraster3-accent6">
    <w:name w:val="Medium Grid 3 Accent 6"/>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CD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489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489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489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489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9BD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9BD6" w:themeFill="accent6" w:themeFillTint="7F"/>
      </w:tcPr>
    </w:tblStylePr>
  </w:style>
  <w:style w:type="table" w:styleId="Gemiddeldraster3-accent5">
    <w:name w:val="Medium Grid 3 Accent 5"/>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F2C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C82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C82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C82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C82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E69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E694" w:themeFill="accent5" w:themeFillTint="7F"/>
      </w:tcPr>
    </w:tblStylePr>
  </w:style>
  <w:style w:type="table" w:styleId="Gemiddeldraster3-accent4">
    <w:name w:val="Medium Grid 3 Accent 4"/>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4FFC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3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3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3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3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9FF8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9FF88" w:themeFill="accent4" w:themeFillTint="7F"/>
      </w:tcPr>
    </w:tblStylePr>
  </w:style>
  <w:style w:type="table" w:styleId="Gemiddeldraster3-accent3">
    <w:name w:val="Medium Grid 3 Accent 3"/>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6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DB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DB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DB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DB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ED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D80" w:themeFill="accent3" w:themeFillTint="7F"/>
      </w:tcPr>
    </w:tblStylePr>
  </w:style>
  <w:style w:type="table" w:styleId="Gemiddeldraster3-accent2">
    <w:name w:val="Medium Grid 3 Accent 2"/>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4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DD3F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DD3F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DD3F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DD3F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8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8FF" w:themeFill="accent2" w:themeFillTint="7F"/>
      </w:tcPr>
    </w:tblStylePr>
  </w:style>
  <w:style w:type="table" w:styleId="Gemiddeldraster3-accent1">
    <w:name w:val="Medium Grid 3 Accent 1"/>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B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CD6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CD6FF" w:themeFill="accent1" w:themeFillTint="7F"/>
      </w:tcPr>
    </w:tblStylePr>
  </w:style>
  <w:style w:type="table" w:styleId="Gemiddeldraster2-accent6">
    <w:name w:val="Medium Grid 2 Accent 6"/>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insideH w:val="single" w:sz="8" w:space="0" w:color="344893" w:themeColor="accent6"/>
        <w:insideV w:val="single" w:sz="8" w:space="0" w:color="344893" w:themeColor="accent6"/>
      </w:tblBorders>
    </w:tblPr>
    <w:tcPr>
      <w:shd w:val="clear" w:color="auto" w:fill="C6CDEB" w:themeFill="accent6" w:themeFillTint="3F"/>
    </w:tcPr>
    <w:tblStylePr w:type="firstRow">
      <w:rPr>
        <w:b/>
        <w:bCs/>
        <w:color w:val="000000" w:themeColor="text1"/>
      </w:rPr>
      <w:tblPr/>
      <w:tcPr>
        <w:shd w:val="clear" w:color="auto" w:fill="E8EBF7"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D7EE" w:themeFill="accent6" w:themeFillTint="33"/>
      </w:tcPr>
    </w:tblStylePr>
    <w:tblStylePr w:type="band1Vert">
      <w:tblPr/>
      <w:tcPr>
        <w:shd w:val="clear" w:color="auto" w:fill="8C9BD6" w:themeFill="accent6" w:themeFillTint="7F"/>
      </w:tcPr>
    </w:tblStylePr>
    <w:tblStylePr w:type="band1Horz">
      <w:tblPr/>
      <w:tcPr>
        <w:tcBorders>
          <w:insideH w:val="single" w:sz="6" w:space="0" w:color="344893" w:themeColor="accent6"/>
          <w:insideV w:val="single" w:sz="6" w:space="0" w:color="344893" w:themeColor="accent6"/>
        </w:tcBorders>
        <w:shd w:val="clear" w:color="auto" w:fill="8C9BD6" w:themeFill="accent6"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insideH w:val="single" w:sz="8" w:space="0" w:color="70C82F" w:themeColor="accent5"/>
        <w:insideV w:val="single" w:sz="8" w:space="0" w:color="70C82F" w:themeColor="accent5"/>
      </w:tblBorders>
    </w:tblPr>
    <w:tcPr>
      <w:shd w:val="clear" w:color="auto" w:fill="DBF2CA" w:themeFill="accent5" w:themeFillTint="3F"/>
    </w:tcPr>
    <w:tblStylePr w:type="firstRow">
      <w:rPr>
        <w:b/>
        <w:bCs/>
        <w:color w:val="000000" w:themeColor="text1"/>
      </w:rPr>
      <w:tblPr/>
      <w:tcPr>
        <w:shd w:val="clear" w:color="auto" w:fill="F0FA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F5D4" w:themeFill="accent5" w:themeFillTint="33"/>
      </w:tcPr>
    </w:tblStylePr>
    <w:tblStylePr w:type="band1Vert">
      <w:tblPr/>
      <w:tcPr>
        <w:shd w:val="clear" w:color="auto" w:fill="B7E694" w:themeFill="accent5" w:themeFillTint="7F"/>
      </w:tcPr>
    </w:tblStylePr>
    <w:tblStylePr w:type="band1Horz">
      <w:tblPr/>
      <w:tcPr>
        <w:tcBorders>
          <w:insideH w:val="single" w:sz="6" w:space="0" w:color="70C82F" w:themeColor="accent5"/>
          <w:insideV w:val="single" w:sz="6" w:space="0" w:color="70C82F" w:themeColor="accent5"/>
        </w:tcBorders>
        <w:shd w:val="clear" w:color="auto" w:fill="B7E694" w:themeFill="accent5"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insideH w:val="single" w:sz="8" w:space="0" w:color="009133" w:themeColor="accent4"/>
        <w:insideV w:val="single" w:sz="8" w:space="0" w:color="009133" w:themeColor="accent4"/>
      </w:tblBorders>
    </w:tblPr>
    <w:tcPr>
      <w:shd w:val="clear" w:color="auto" w:fill="A4FFC4" w:themeFill="accent4" w:themeFillTint="3F"/>
    </w:tcPr>
    <w:tblStylePr w:type="firstRow">
      <w:rPr>
        <w:b/>
        <w:bCs/>
        <w:color w:val="000000" w:themeColor="text1"/>
      </w:rPr>
      <w:tblPr/>
      <w:tcPr>
        <w:shd w:val="clear" w:color="auto" w:fill="DBFF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6FFCF" w:themeFill="accent4" w:themeFillTint="33"/>
      </w:tcPr>
    </w:tblStylePr>
    <w:tblStylePr w:type="band1Vert">
      <w:tblPr/>
      <w:tcPr>
        <w:shd w:val="clear" w:color="auto" w:fill="49FF88" w:themeFill="accent4" w:themeFillTint="7F"/>
      </w:tcPr>
    </w:tblStylePr>
    <w:tblStylePr w:type="band1Horz">
      <w:tblPr/>
      <w:tcPr>
        <w:tcBorders>
          <w:insideH w:val="single" w:sz="6" w:space="0" w:color="009133" w:themeColor="accent4"/>
          <w:insideV w:val="single" w:sz="6" w:space="0" w:color="009133" w:themeColor="accent4"/>
        </w:tcBorders>
        <w:shd w:val="clear" w:color="auto" w:fill="49FF88" w:themeFill="accent4"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insideH w:val="single" w:sz="8" w:space="0" w:color="FFDB00" w:themeColor="accent3"/>
        <w:insideV w:val="single" w:sz="8" w:space="0" w:color="FFDB00" w:themeColor="accent3"/>
      </w:tblBorders>
    </w:tblPr>
    <w:tcPr>
      <w:shd w:val="clear" w:color="auto" w:fill="FFF6C0" w:themeFill="accent3" w:themeFillTint="3F"/>
    </w:tcPr>
    <w:tblStylePr w:type="firstRow">
      <w:rPr>
        <w:b/>
        <w:bCs/>
        <w:color w:val="000000" w:themeColor="text1"/>
      </w:rPr>
      <w:tblPr/>
      <w:tcPr>
        <w:shd w:val="clear" w:color="auto" w:fill="FFFB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7CC" w:themeFill="accent3" w:themeFillTint="33"/>
      </w:tcPr>
    </w:tblStylePr>
    <w:tblStylePr w:type="band1Vert">
      <w:tblPr/>
      <w:tcPr>
        <w:shd w:val="clear" w:color="auto" w:fill="FFED80" w:themeFill="accent3" w:themeFillTint="7F"/>
      </w:tcPr>
    </w:tblStylePr>
    <w:tblStylePr w:type="band1Horz">
      <w:tblPr/>
      <w:tcPr>
        <w:tcBorders>
          <w:insideH w:val="single" w:sz="6" w:space="0" w:color="FFDB00" w:themeColor="accent3"/>
          <w:insideV w:val="single" w:sz="6" w:space="0" w:color="FFDB00" w:themeColor="accent3"/>
        </w:tcBorders>
        <w:shd w:val="clear" w:color="auto" w:fill="FFED80" w:themeFill="accent3"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insideH w:val="single" w:sz="8" w:space="0" w:color="8DD3FF" w:themeColor="accent2"/>
        <w:insideV w:val="single" w:sz="8" w:space="0" w:color="8DD3FF" w:themeColor="accent2"/>
      </w:tblBorders>
    </w:tblPr>
    <w:tcPr>
      <w:shd w:val="clear" w:color="auto" w:fill="E2F4FF" w:themeFill="accent2" w:themeFillTint="3F"/>
    </w:tcPr>
    <w:tblStylePr w:type="firstRow">
      <w:rPr>
        <w:b/>
        <w:bCs/>
        <w:color w:val="000000" w:themeColor="text1"/>
      </w:rPr>
      <w:tblPr/>
      <w:tcPr>
        <w:shd w:val="clear" w:color="auto" w:fill="F3FA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6FF" w:themeFill="accent2" w:themeFillTint="33"/>
      </w:tcPr>
    </w:tblStylePr>
    <w:tblStylePr w:type="band1Vert">
      <w:tblPr/>
      <w:tcPr>
        <w:shd w:val="clear" w:color="auto" w:fill="C6E8FF" w:themeFill="accent2" w:themeFillTint="7F"/>
      </w:tcPr>
    </w:tblStylePr>
    <w:tblStylePr w:type="band1Horz">
      <w:tblPr/>
      <w:tcPr>
        <w:tcBorders>
          <w:insideH w:val="single" w:sz="6" w:space="0" w:color="8DD3FF" w:themeColor="accent2"/>
          <w:insideV w:val="single" w:sz="6" w:space="0" w:color="8DD3FF" w:themeColor="accent2"/>
        </w:tcBorders>
        <w:shd w:val="clear" w:color="auto" w:fill="C6E8FF" w:themeFill="accent2"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DD8" w:themeColor="accent1"/>
        <w:left w:val="single" w:sz="8" w:space="0" w:color="009DD8" w:themeColor="accent1"/>
        <w:bottom w:val="single" w:sz="8" w:space="0" w:color="009DD8" w:themeColor="accent1"/>
        <w:right w:val="single" w:sz="8" w:space="0" w:color="009DD8" w:themeColor="accent1"/>
        <w:insideH w:val="single" w:sz="8" w:space="0" w:color="009DD8" w:themeColor="accent1"/>
        <w:insideV w:val="single" w:sz="8" w:space="0" w:color="009DD8" w:themeColor="accent1"/>
      </w:tblBorders>
    </w:tblPr>
    <w:tcPr>
      <w:shd w:val="clear" w:color="auto" w:fill="B6EBFF" w:themeFill="accent1" w:themeFillTint="3F"/>
    </w:tcPr>
    <w:tblStylePr w:type="firstRow">
      <w:rPr>
        <w:b/>
        <w:bCs/>
        <w:color w:val="000000" w:themeColor="text1"/>
      </w:rPr>
      <w:tblPr/>
      <w:tcPr>
        <w:shd w:val="clear" w:color="auto" w:fill="E2F7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EFF" w:themeFill="accent1" w:themeFillTint="33"/>
      </w:tcPr>
    </w:tblStylePr>
    <w:tblStylePr w:type="band1Vert">
      <w:tblPr/>
      <w:tcPr>
        <w:shd w:val="clear" w:color="auto" w:fill="6CD6FF" w:themeFill="accent1" w:themeFillTint="7F"/>
      </w:tcPr>
    </w:tblStylePr>
    <w:tblStylePr w:type="band1Horz">
      <w:tblPr/>
      <w:tcPr>
        <w:tcBorders>
          <w:insideH w:val="single" w:sz="6" w:space="0" w:color="009DD8" w:themeColor="accent1"/>
          <w:insideV w:val="single" w:sz="6" w:space="0" w:color="009DD8" w:themeColor="accent1"/>
        </w:tcBorders>
        <w:shd w:val="clear" w:color="auto" w:fill="6CD6FF" w:themeFill="accent1" w:themeFillTint="7F"/>
      </w:tcPr>
    </w:tblStylePr>
    <w:tblStylePr w:type="nwCell">
      <w:tblPr/>
      <w:tcPr>
        <w:shd w:val="clear" w:color="auto" w:fill="FFFFFF" w:themeFill="background1"/>
      </w:tcPr>
    </w:tblStylePr>
  </w:style>
  <w:style w:type="table" w:styleId="Gemiddeldraster1-accent6">
    <w:name w:val="Medium Grid 1 Accent 6"/>
    <w:basedOn w:val="Standaardtabel"/>
    <w:uiPriority w:val="67"/>
    <w:rsid w:val="00E07762"/>
    <w:pPr>
      <w:spacing w:line="240" w:lineRule="auto"/>
    </w:pPr>
    <w:tblPr>
      <w:tblStyleRowBandSize w:val="1"/>
      <w:tblStyleColBandSize w:val="1"/>
      <w:tblBorders>
        <w:top w:val="single" w:sz="8"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single" w:sz="8" w:space="0" w:color="5269C2" w:themeColor="accent6" w:themeTint="BF"/>
        <w:insideV w:val="single" w:sz="8" w:space="0" w:color="5269C2" w:themeColor="accent6" w:themeTint="BF"/>
      </w:tblBorders>
    </w:tblPr>
    <w:tcPr>
      <w:shd w:val="clear" w:color="auto" w:fill="C6CDEB" w:themeFill="accent6" w:themeFillTint="3F"/>
    </w:tcPr>
    <w:tblStylePr w:type="firstRow">
      <w:rPr>
        <w:b/>
        <w:bCs/>
      </w:rPr>
    </w:tblStylePr>
    <w:tblStylePr w:type="lastRow">
      <w:rPr>
        <w:b/>
        <w:bCs/>
      </w:rPr>
      <w:tblPr/>
      <w:tcPr>
        <w:tcBorders>
          <w:top w:val="single" w:sz="18" w:space="0" w:color="5269C2" w:themeColor="accent6" w:themeTint="BF"/>
        </w:tcBorders>
      </w:tcPr>
    </w:tblStylePr>
    <w:tblStylePr w:type="firstCol">
      <w:rPr>
        <w:b/>
        <w:bCs/>
      </w:rPr>
    </w:tblStylePr>
    <w:tblStylePr w:type="lastCol">
      <w:rPr>
        <w:b/>
        <w:bCs/>
      </w:rPr>
    </w:tblStylePr>
    <w:tblStylePr w:type="band1Vert">
      <w:tblPr/>
      <w:tcPr>
        <w:shd w:val="clear" w:color="auto" w:fill="8C9BD6" w:themeFill="accent6" w:themeFillTint="7F"/>
      </w:tcPr>
    </w:tblStylePr>
    <w:tblStylePr w:type="band1Horz">
      <w:tblPr/>
      <w:tcPr>
        <w:shd w:val="clear" w:color="auto" w:fill="8C9BD6" w:themeFill="accent6" w:themeFillTint="7F"/>
      </w:tcPr>
    </w:tblStylePr>
  </w:style>
  <w:style w:type="table" w:styleId="Gemiddeldraster1-accent5">
    <w:name w:val="Medium Grid 1 Accent 5"/>
    <w:basedOn w:val="Standaardtabel"/>
    <w:uiPriority w:val="67"/>
    <w:rsid w:val="00E07762"/>
    <w:pPr>
      <w:spacing w:line="240" w:lineRule="auto"/>
    </w:pPr>
    <w:tblPr>
      <w:tblStyleRowBandSize w:val="1"/>
      <w:tblStyleColBandSize w:val="1"/>
      <w:tblBorders>
        <w:top w:val="single" w:sz="8"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single" w:sz="8" w:space="0" w:color="93D95F" w:themeColor="accent5" w:themeTint="BF"/>
        <w:insideV w:val="single" w:sz="8" w:space="0" w:color="93D95F" w:themeColor="accent5" w:themeTint="BF"/>
      </w:tblBorders>
    </w:tblPr>
    <w:tcPr>
      <w:shd w:val="clear" w:color="auto" w:fill="DBF2CA" w:themeFill="accent5" w:themeFillTint="3F"/>
    </w:tcPr>
    <w:tblStylePr w:type="firstRow">
      <w:rPr>
        <w:b/>
        <w:bCs/>
      </w:rPr>
    </w:tblStylePr>
    <w:tblStylePr w:type="lastRow">
      <w:rPr>
        <w:b/>
        <w:bCs/>
      </w:rPr>
      <w:tblPr/>
      <w:tcPr>
        <w:tcBorders>
          <w:top w:val="single" w:sz="18" w:space="0" w:color="93D95F" w:themeColor="accent5" w:themeTint="BF"/>
        </w:tcBorders>
      </w:tcPr>
    </w:tblStylePr>
    <w:tblStylePr w:type="firstCol">
      <w:rPr>
        <w:b/>
        <w:bCs/>
      </w:rPr>
    </w:tblStylePr>
    <w:tblStylePr w:type="lastCol">
      <w:rPr>
        <w:b/>
        <w:bCs/>
      </w:rPr>
    </w:tblStylePr>
    <w:tblStylePr w:type="band1Vert">
      <w:tblPr/>
      <w:tcPr>
        <w:shd w:val="clear" w:color="auto" w:fill="B7E694" w:themeFill="accent5" w:themeFillTint="7F"/>
      </w:tcPr>
    </w:tblStylePr>
    <w:tblStylePr w:type="band1Horz">
      <w:tblPr/>
      <w:tcPr>
        <w:shd w:val="clear" w:color="auto" w:fill="B7E694" w:themeFill="accent5" w:themeFillTint="7F"/>
      </w:tcPr>
    </w:tblStylePr>
  </w:style>
  <w:style w:type="table" w:styleId="Gemiddeldraster1-accent4">
    <w:name w:val="Medium Grid 1 Accent 4"/>
    <w:basedOn w:val="Standaardtabel"/>
    <w:uiPriority w:val="67"/>
    <w:rsid w:val="00E07762"/>
    <w:pPr>
      <w:spacing w:line="240" w:lineRule="auto"/>
    </w:pPr>
    <w:tblPr>
      <w:tblStyleRowBandSize w:val="1"/>
      <w:tblStyleColBandSize w:val="1"/>
      <w:tblBorders>
        <w:top w:val="single" w:sz="8"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single" w:sz="8" w:space="0" w:color="00EC52" w:themeColor="accent4" w:themeTint="BF"/>
        <w:insideV w:val="single" w:sz="8" w:space="0" w:color="00EC52" w:themeColor="accent4" w:themeTint="BF"/>
      </w:tblBorders>
    </w:tblPr>
    <w:tcPr>
      <w:shd w:val="clear" w:color="auto" w:fill="A4FFC4" w:themeFill="accent4" w:themeFillTint="3F"/>
    </w:tcPr>
    <w:tblStylePr w:type="firstRow">
      <w:rPr>
        <w:b/>
        <w:bCs/>
      </w:rPr>
    </w:tblStylePr>
    <w:tblStylePr w:type="lastRow">
      <w:rPr>
        <w:b/>
        <w:bCs/>
      </w:rPr>
      <w:tblPr/>
      <w:tcPr>
        <w:tcBorders>
          <w:top w:val="single" w:sz="18" w:space="0" w:color="00EC52" w:themeColor="accent4" w:themeTint="BF"/>
        </w:tcBorders>
      </w:tcPr>
    </w:tblStylePr>
    <w:tblStylePr w:type="firstCol">
      <w:rPr>
        <w:b/>
        <w:bCs/>
      </w:rPr>
    </w:tblStylePr>
    <w:tblStylePr w:type="lastCol">
      <w:rPr>
        <w:b/>
        <w:bCs/>
      </w:rPr>
    </w:tblStylePr>
    <w:tblStylePr w:type="band1Vert">
      <w:tblPr/>
      <w:tcPr>
        <w:shd w:val="clear" w:color="auto" w:fill="49FF88" w:themeFill="accent4" w:themeFillTint="7F"/>
      </w:tcPr>
    </w:tblStylePr>
    <w:tblStylePr w:type="band1Horz">
      <w:tblPr/>
      <w:tcPr>
        <w:shd w:val="clear" w:color="auto" w:fill="49FF88" w:themeFill="accent4" w:themeFillTint="7F"/>
      </w:tcPr>
    </w:tblStylePr>
  </w:style>
  <w:style w:type="table" w:styleId="Gemiddeldraster1-accent3">
    <w:name w:val="Medium Grid 1 Accent 3"/>
    <w:basedOn w:val="Standaardtabel"/>
    <w:uiPriority w:val="67"/>
    <w:rsid w:val="00E07762"/>
    <w:pPr>
      <w:spacing w:line="240" w:lineRule="auto"/>
    </w:pPr>
    <w:tblPr>
      <w:tblStyleRowBandSize w:val="1"/>
      <w:tblStyleColBandSize w:val="1"/>
      <w:tblBorders>
        <w:top w:val="single" w:sz="8"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single" w:sz="8" w:space="0" w:color="FFE440" w:themeColor="accent3" w:themeTint="BF"/>
        <w:insideV w:val="single" w:sz="8" w:space="0" w:color="FFE440" w:themeColor="accent3" w:themeTint="BF"/>
      </w:tblBorders>
    </w:tblPr>
    <w:tcPr>
      <w:shd w:val="clear" w:color="auto" w:fill="FFF6C0" w:themeFill="accent3" w:themeFillTint="3F"/>
    </w:tcPr>
    <w:tblStylePr w:type="firstRow">
      <w:rPr>
        <w:b/>
        <w:bCs/>
      </w:rPr>
    </w:tblStylePr>
    <w:tblStylePr w:type="lastRow">
      <w:rPr>
        <w:b/>
        <w:bCs/>
      </w:rPr>
      <w:tblPr/>
      <w:tcPr>
        <w:tcBorders>
          <w:top w:val="single" w:sz="18" w:space="0" w:color="FFE440" w:themeColor="accent3" w:themeTint="BF"/>
        </w:tcBorders>
      </w:tcPr>
    </w:tblStylePr>
    <w:tblStylePr w:type="firstCol">
      <w:rPr>
        <w:b/>
        <w:bCs/>
      </w:rPr>
    </w:tblStylePr>
    <w:tblStylePr w:type="lastCol">
      <w:rPr>
        <w:b/>
        <w:bCs/>
      </w:rPr>
    </w:tblStylePr>
    <w:tblStylePr w:type="band1Vert">
      <w:tblPr/>
      <w:tcPr>
        <w:shd w:val="clear" w:color="auto" w:fill="FFED80" w:themeFill="accent3" w:themeFillTint="7F"/>
      </w:tcPr>
    </w:tblStylePr>
    <w:tblStylePr w:type="band1Horz">
      <w:tblPr/>
      <w:tcPr>
        <w:shd w:val="clear" w:color="auto" w:fill="FFED80" w:themeFill="accent3" w:themeFillTint="7F"/>
      </w:tcPr>
    </w:tblStylePr>
  </w:style>
  <w:style w:type="table" w:styleId="Gemiddeldraster1-accent2">
    <w:name w:val="Medium Grid 1 Accent 2"/>
    <w:basedOn w:val="Standaardtabel"/>
    <w:uiPriority w:val="67"/>
    <w:rsid w:val="00E07762"/>
    <w:pPr>
      <w:spacing w:line="240" w:lineRule="auto"/>
    </w:pPr>
    <w:tblPr>
      <w:tblStyleRowBandSize w:val="1"/>
      <w:tblStyleColBandSize w:val="1"/>
      <w:tblBorders>
        <w:top w:val="single" w:sz="8"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single" w:sz="8" w:space="0" w:color="A9DDFF" w:themeColor="accent2" w:themeTint="BF"/>
        <w:insideV w:val="single" w:sz="8" w:space="0" w:color="A9DDFF" w:themeColor="accent2" w:themeTint="BF"/>
      </w:tblBorders>
    </w:tblPr>
    <w:tcPr>
      <w:shd w:val="clear" w:color="auto" w:fill="E2F4FF" w:themeFill="accent2" w:themeFillTint="3F"/>
    </w:tcPr>
    <w:tblStylePr w:type="firstRow">
      <w:rPr>
        <w:b/>
        <w:bCs/>
      </w:rPr>
    </w:tblStylePr>
    <w:tblStylePr w:type="lastRow">
      <w:rPr>
        <w:b/>
        <w:bCs/>
      </w:rPr>
      <w:tblPr/>
      <w:tcPr>
        <w:tcBorders>
          <w:top w:val="single" w:sz="18" w:space="0" w:color="A9DDFF" w:themeColor="accent2" w:themeTint="BF"/>
        </w:tcBorders>
      </w:tcPr>
    </w:tblStylePr>
    <w:tblStylePr w:type="firstCol">
      <w:rPr>
        <w:b/>
        <w:bCs/>
      </w:rPr>
    </w:tblStylePr>
    <w:tblStylePr w:type="lastCol">
      <w:rPr>
        <w:b/>
        <w:bCs/>
      </w:rPr>
    </w:tblStylePr>
    <w:tblStylePr w:type="band1Vert">
      <w:tblPr/>
      <w:tcPr>
        <w:shd w:val="clear" w:color="auto" w:fill="C6E8FF" w:themeFill="accent2" w:themeFillTint="7F"/>
      </w:tcPr>
    </w:tblStylePr>
    <w:tblStylePr w:type="band1Horz">
      <w:tblPr/>
      <w:tcPr>
        <w:shd w:val="clear" w:color="auto" w:fill="C6E8FF" w:themeFill="accent2" w:themeFillTint="7F"/>
      </w:tcPr>
    </w:tblStylePr>
  </w:style>
  <w:style w:type="table" w:styleId="Gemiddeldraster1-accent1">
    <w:name w:val="Medium Grid 1 Accent 1"/>
    <w:basedOn w:val="Standaardtabel"/>
    <w:uiPriority w:val="67"/>
    <w:rsid w:val="00E07762"/>
    <w:pPr>
      <w:spacing w:line="240" w:lineRule="auto"/>
    </w:pPr>
    <w:tblPr>
      <w:tblStyleRowBandSize w:val="1"/>
      <w:tblStyleColBandSize w:val="1"/>
      <w:tblBorders>
        <w:top w:val="single" w:sz="8" w:space="0" w:color="22C2FF" w:themeColor="accent1" w:themeTint="BF"/>
        <w:left w:val="single" w:sz="8" w:space="0" w:color="22C2FF" w:themeColor="accent1" w:themeTint="BF"/>
        <w:bottom w:val="single" w:sz="8" w:space="0" w:color="22C2FF" w:themeColor="accent1" w:themeTint="BF"/>
        <w:right w:val="single" w:sz="8" w:space="0" w:color="22C2FF" w:themeColor="accent1" w:themeTint="BF"/>
        <w:insideH w:val="single" w:sz="8" w:space="0" w:color="22C2FF" w:themeColor="accent1" w:themeTint="BF"/>
        <w:insideV w:val="single" w:sz="8" w:space="0" w:color="22C2FF" w:themeColor="accent1" w:themeTint="BF"/>
      </w:tblBorders>
    </w:tblPr>
    <w:tcPr>
      <w:shd w:val="clear" w:color="auto" w:fill="B6EBFF" w:themeFill="accent1" w:themeFillTint="3F"/>
    </w:tcPr>
    <w:tblStylePr w:type="firstRow">
      <w:rPr>
        <w:b/>
        <w:bCs/>
      </w:rPr>
    </w:tblStylePr>
    <w:tblStylePr w:type="lastRow">
      <w:rPr>
        <w:b/>
        <w:bCs/>
      </w:rPr>
      <w:tblPr/>
      <w:tcPr>
        <w:tcBorders>
          <w:top w:val="single" w:sz="18" w:space="0" w:color="22C2FF" w:themeColor="accent1" w:themeTint="BF"/>
        </w:tcBorders>
      </w:tcPr>
    </w:tblStylePr>
    <w:tblStylePr w:type="firstCol">
      <w:rPr>
        <w:b/>
        <w:bCs/>
      </w:rPr>
    </w:tblStylePr>
    <w:tblStylePr w:type="lastCol">
      <w:rPr>
        <w:b/>
        <w:bCs/>
      </w:rPr>
    </w:tblStylePr>
    <w:tblStylePr w:type="band1Vert">
      <w:tblPr/>
      <w:tcPr>
        <w:shd w:val="clear" w:color="auto" w:fill="6CD6FF" w:themeFill="accent1" w:themeFillTint="7F"/>
      </w:tcPr>
    </w:tblStylePr>
    <w:tblStylePr w:type="band1Horz">
      <w:tblPr/>
      <w:tcPr>
        <w:shd w:val="clear" w:color="auto" w:fill="6CD6FF" w:themeFill="accent1" w:themeFillTint="7F"/>
      </w:tcPr>
    </w:tblStylePr>
  </w:style>
  <w:style w:type="table" w:styleId="Donkerelijst-accent6">
    <w:name w:val="Dark List Accent 6"/>
    <w:basedOn w:val="Standaardtabel"/>
    <w:uiPriority w:val="70"/>
    <w:rsid w:val="00E07762"/>
    <w:pPr>
      <w:spacing w:line="240" w:lineRule="auto"/>
    </w:pPr>
    <w:rPr>
      <w:color w:val="FFFFFF" w:themeColor="background1"/>
    </w:rPr>
    <w:tblPr>
      <w:tblStyleRowBandSize w:val="1"/>
      <w:tblStyleColBandSize w:val="1"/>
    </w:tblPr>
    <w:tcPr>
      <w:shd w:val="clear" w:color="auto" w:fill="34489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2349"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356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356E" w:themeFill="accent6" w:themeFillShade="BF"/>
      </w:tcPr>
    </w:tblStylePr>
    <w:tblStylePr w:type="band1Vert">
      <w:tblPr/>
      <w:tcPr>
        <w:tcBorders>
          <w:top w:val="nil"/>
          <w:left w:val="nil"/>
          <w:bottom w:val="nil"/>
          <w:right w:val="nil"/>
          <w:insideH w:val="nil"/>
          <w:insideV w:val="nil"/>
        </w:tcBorders>
        <w:shd w:val="clear" w:color="auto" w:fill="27356E" w:themeFill="accent6" w:themeFillShade="BF"/>
      </w:tcPr>
    </w:tblStylePr>
    <w:tblStylePr w:type="band1Horz">
      <w:tblPr/>
      <w:tcPr>
        <w:tcBorders>
          <w:top w:val="nil"/>
          <w:left w:val="nil"/>
          <w:bottom w:val="nil"/>
          <w:right w:val="nil"/>
          <w:insideH w:val="nil"/>
          <w:insideV w:val="nil"/>
        </w:tcBorders>
        <w:shd w:val="clear" w:color="auto" w:fill="27356E" w:themeFill="accent6" w:themeFillShade="BF"/>
      </w:tcPr>
    </w:tblStylePr>
  </w:style>
  <w:style w:type="table" w:styleId="Donkerelijst-accent5">
    <w:name w:val="Dark List Accent 5"/>
    <w:basedOn w:val="Standaardtabel"/>
    <w:uiPriority w:val="70"/>
    <w:rsid w:val="00E07762"/>
    <w:pPr>
      <w:spacing w:line="240" w:lineRule="auto"/>
    </w:pPr>
    <w:rPr>
      <w:color w:val="FFFFFF" w:themeColor="background1"/>
    </w:rPr>
    <w:tblPr>
      <w:tblStyleRowBandSize w:val="1"/>
      <w:tblStyleColBandSize w:val="1"/>
    </w:tblPr>
    <w:tcPr>
      <w:shd w:val="clear" w:color="auto" w:fill="70C82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631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3952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39523" w:themeFill="accent5" w:themeFillShade="BF"/>
      </w:tcPr>
    </w:tblStylePr>
    <w:tblStylePr w:type="band1Vert">
      <w:tblPr/>
      <w:tcPr>
        <w:tcBorders>
          <w:top w:val="nil"/>
          <w:left w:val="nil"/>
          <w:bottom w:val="nil"/>
          <w:right w:val="nil"/>
          <w:insideH w:val="nil"/>
          <w:insideV w:val="nil"/>
        </w:tcBorders>
        <w:shd w:val="clear" w:color="auto" w:fill="539523" w:themeFill="accent5" w:themeFillShade="BF"/>
      </w:tcPr>
    </w:tblStylePr>
    <w:tblStylePr w:type="band1Horz">
      <w:tblPr/>
      <w:tcPr>
        <w:tcBorders>
          <w:top w:val="nil"/>
          <w:left w:val="nil"/>
          <w:bottom w:val="nil"/>
          <w:right w:val="nil"/>
          <w:insideH w:val="nil"/>
          <w:insideV w:val="nil"/>
        </w:tcBorders>
        <w:shd w:val="clear" w:color="auto" w:fill="539523" w:themeFill="accent5" w:themeFillShade="BF"/>
      </w:tcPr>
    </w:tblStylePr>
  </w:style>
  <w:style w:type="table" w:styleId="Donkerelijst-accent4">
    <w:name w:val="Dark List Accent 4"/>
    <w:basedOn w:val="Standaardtabel"/>
    <w:uiPriority w:val="70"/>
    <w:rsid w:val="00E07762"/>
    <w:pPr>
      <w:spacing w:line="240" w:lineRule="auto"/>
    </w:pPr>
    <w:rPr>
      <w:color w:val="FFFFFF" w:themeColor="background1"/>
    </w:rPr>
    <w:tblPr>
      <w:tblStyleRowBandSize w:val="1"/>
      <w:tblStyleColBandSize w:val="1"/>
    </w:tblPr>
    <w:tcPr>
      <w:shd w:val="clear" w:color="auto" w:fill="00913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81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6C25"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6C25" w:themeFill="accent4" w:themeFillShade="BF"/>
      </w:tcPr>
    </w:tblStylePr>
    <w:tblStylePr w:type="band1Vert">
      <w:tblPr/>
      <w:tcPr>
        <w:tcBorders>
          <w:top w:val="nil"/>
          <w:left w:val="nil"/>
          <w:bottom w:val="nil"/>
          <w:right w:val="nil"/>
          <w:insideH w:val="nil"/>
          <w:insideV w:val="nil"/>
        </w:tcBorders>
        <w:shd w:val="clear" w:color="auto" w:fill="006C25" w:themeFill="accent4" w:themeFillShade="BF"/>
      </w:tcPr>
    </w:tblStylePr>
    <w:tblStylePr w:type="band1Horz">
      <w:tblPr/>
      <w:tcPr>
        <w:tcBorders>
          <w:top w:val="nil"/>
          <w:left w:val="nil"/>
          <w:bottom w:val="nil"/>
          <w:right w:val="nil"/>
          <w:insideH w:val="nil"/>
          <w:insideV w:val="nil"/>
        </w:tcBorders>
        <w:shd w:val="clear" w:color="auto" w:fill="006C25" w:themeFill="accent4" w:themeFillShade="BF"/>
      </w:tcPr>
    </w:tblStylePr>
  </w:style>
  <w:style w:type="table" w:styleId="Donkerelijst-accent3">
    <w:name w:val="Dark List Accent 3"/>
    <w:basedOn w:val="Standaardtabel"/>
    <w:uiPriority w:val="70"/>
    <w:rsid w:val="00E07762"/>
    <w:pPr>
      <w:spacing w:line="240" w:lineRule="auto"/>
    </w:pPr>
    <w:rPr>
      <w:color w:val="FFFFFF" w:themeColor="background1"/>
    </w:rPr>
    <w:tblPr>
      <w:tblStyleRowBandSize w:val="1"/>
      <w:tblStyleColBandSize w:val="1"/>
    </w:tblPr>
    <w:tcPr>
      <w:shd w:val="clear" w:color="auto" w:fill="FFDB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D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A4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A400" w:themeFill="accent3" w:themeFillShade="BF"/>
      </w:tcPr>
    </w:tblStylePr>
    <w:tblStylePr w:type="band1Vert">
      <w:tblPr/>
      <w:tcPr>
        <w:tcBorders>
          <w:top w:val="nil"/>
          <w:left w:val="nil"/>
          <w:bottom w:val="nil"/>
          <w:right w:val="nil"/>
          <w:insideH w:val="nil"/>
          <w:insideV w:val="nil"/>
        </w:tcBorders>
        <w:shd w:val="clear" w:color="auto" w:fill="BFA400" w:themeFill="accent3" w:themeFillShade="BF"/>
      </w:tcPr>
    </w:tblStylePr>
    <w:tblStylePr w:type="band1Horz">
      <w:tblPr/>
      <w:tcPr>
        <w:tcBorders>
          <w:top w:val="nil"/>
          <w:left w:val="nil"/>
          <w:bottom w:val="nil"/>
          <w:right w:val="nil"/>
          <w:insideH w:val="nil"/>
          <w:insideV w:val="nil"/>
        </w:tcBorders>
        <w:shd w:val="clear" w:color="auto" w:fill="BFA400" w:themeFill="accent3" w:themeFillShade="BF"/>
      </w:tcPr>
    </w:tblStylePr>
  </w:style>
  <w:style w:type="table" w:styleId="Donkerelijst-accent2">
    <w:name w:val="Dark List Accent 2"/>
    <w:basedOn w:val="Standaardtabel"/>
    <w:uiPriority w:val="70"/>
    <w:rsid w:val="00E07762"/>
    <w:pPr>
      <w:spacing w:line="240" w:lineRule="auto"/>
    </w:pPr>
    <w:rPr>
      <w:color w:val="FFFFFF" w:themeColor="background1"/>
    </w:rPr>
    <w:tblPr>
      <w:tblStyleRowBandSize w:val="1"/>
      <w:tblStyleColBandSize w:val="1"/>
    </w:tblPr>
    <w:tcPr>
      <w:shd w:val="clear" w:color="auto" w:fill="8DD3F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78C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9ACF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9ACFF" w:themeFill="accent2" w:themeFillShade="BF"/>
      </w:tcPr>
    </w:tblStylePr>
    <w:tblStylePr w:type="band1Vert">
      <w:tblPr/>
      <w:tcPr>
        <w:tcBorders>
          <w:top w:val="nil"/>
          <w:left w:val="nil"/>
          <w:bottom w:val="nil"/>
          <w:right w:val="nil"/>
          <w:insideH w:val="nil"/>
          <w:insideV w:val="nil"/>
        </w:tcBorders>
        <w:shd w:val="clear" w:color="auto" w:fill="29ACFF" w:themeFill="accent2" w:themeFillShade="BF"/>
      </w:tcPr>
    </w:tblStylePr>
    <w:tblStylePr w:type="band1Horz">
      <w:tblPr/>
      <w:tcPr>
        <w:tcBorders>
          <w:top w:val="nil"/>
          <w:left w:val="nil"/>
          <w:bottom w:val="nil"/>
          <w:right w:val="nil"/>
          <w:insideH w:val="nil"/>
          <w:insideV w:val="nil"/>
        </w:tcBorders>
        <w:shd w:val="clear" w:color="auto" w:fill="29ACFF" w:themeFill="accent2" w:themeFillShade="BF"/>
      </w:tcPr>
    </w:tblStylePr>
  </w:style>
  <w:style w:type="table" w:styleId="Donkerelijst-accent1">
    <w:name w:val="Dark List Accent 1"/>
    <w:basedOn w:val="Standaardtabel"/>
    <w:uiPriority w:val="70"/>
    <w:rsid w:val="00E07762"/>
    <w:pPr>
      <w:spacing w:line="240" w:lineRule="auto"/>
    </w:pPr>
    <w:rPr>
      <w:color w:val="FFFFFF" w:themeColor="background1"/>
    </w:rPr>
    <w:tblPr>
      <w:tblStyleRowBandSize w:val="1"/>
      <w:tblStyleColBandSize w:val="1"/>
    </w:tblPr>
    <w:tcPr>
      <w:shd w:val="clear" w:color="auto" w:fill="009DD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D6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5A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5A1" w:themeFill="accent1" w:themeFillShade="BF"/>
      </w:tcPr>
    </w:tblStylePr>
    <w:tblStylePr w:type="band1Vert">
      <w:tblPr/>
      <w:tcPr>
        <w:tcBorders>
          <w:top w:val="nil"/>
          <w:left w:val="nil"/>
          <w:bottom w:val="nil"/>
          <w:right w:val="nil"/>
          <w:insideH w:val="nil"/>
          <w:insideV w:val="nil"/>
        </w:tcBorders>
        <w:shd w:val="clear" w:color="auto" w:fill="0075A1" w:themeFill="accent1" w:themeFillShade="BF"/>
      </w:tcPr>
    </w:tblStylePr>
    <w:tblStylePr w:type="band1Horz">
      <w:tblPr/>
      <w:tcPr>
        <w:tcBorders>
          <w:top w:val="nil"/>
          <w:left w:val="nil"/>
          <w:bottom w:val="nil"/>
          <w:right w:val="nil"/>
          <w:insideH w:val="nil"/>
          <w:insideV w:val="nil"/>
        </w:tcBorders>
        <w:shd w:val="clear" w:color="auto" w:fill="0075A1" w:themeFill="accent1" w:themeFillShade="BF"/>
      </w:tcPr>
    </w:tblStylePr>
  </w:style>
  <w:style w:type="paragraph" w:styleId="Bibliografie">
    <w:name w:val="Bibliography"/>
    <w:basedOn w:val="ZsysbasisCEDelft"/>
    <w:next w:val="BasistekstCEDelft"/>
    <w:uiPriority w:val="98"/>
    <w:semiHidden/>
    <w:rsid w:val="00E07762"/>
  </w:style>
  <w:style w:type="paragraph" w:styleId="Citaat">
    <w:name w:val="Quote"/>
    <w:basedOn w:val="ZsysbasisCEDelft"/>
    <w:next w:val="BasistekstCEDelft"/>
    <w:link w:val="CitaatChar"/>
    <w:uiPriority w:val="98"/>
    <w:semiHidden/>
    <w:rsid w:val="00E07762"/>
    <w:rPr>
      <w:i/>
      <w:iCs/>
    </w:rPr>
  </w:style>
  <w:style w:type="character" w:customStyle="1" w:styleId="CitaatChar">
    <w:name w:val="Citaat Char"/>
    <w:basedOn w:val="Standaardalinea-lettertype"/>
    <w:link w:val="Citaat"/>
    <w:uiPriority w:val="29"/>
    <w:semiHidden/>
    <w:rsid w:val="00F33259"/>
    <w:rPr>
      <w:rFonts w:ascii="Maiandra GD" w:hAnsi="Maiandra GD" w:cs="Maiandra GD"/>
      <w:i/>
      <w:iCs/>
      <w:color w:val="000000" w:themeColor="text1"/>
      <w:sz w:val="18"/>
      <w:szCs w:val="18"/>
    </w:rPr>
  </w:style>
  <w:style w:type="paragraph" w:styleId="Duidelijkcitaat">
    <w:name w:val="Intense Quote"/>
    <w:basedOn w:val="ZsysbasisCEDelft"/>
    <w:next w:val="BasistekstCEDelft"/>
    <w:link w:val="DuidelijkcitaatChar"/>
    <w:uiPriority w:val="98"/>
    <w:semiHidden/>
    <w:rsid w:val="00F33259"/>
    <w:pPr>
      <w:spacing w:before="200" w:after="280"/>
      <w:ind w:left="936" w:right="936"/>
    </w:pPr>
    <w:rPr>
      <w:b/>
      <w:bCs/>
      <w:i/>
      <w:iCs/>
    </w:rPr>
  </w:style>
  <w:style w:type="character" w:customStyle="1" w:styleId="DuidelijkcitaatChar">
    <w:name w:val="Duidelijk citaat Char"/>
    <w:basedOn w:val="Standaardalinea-lettertype"/>
    <w:link w:val="Duidelijkcitaat"/>
    <w:uiPriority w:val="30"/>
    <w:semiHidden/>
    <w:rsid w:val="00F33259"/>
    <w:rPr>
      <w:rFonts w:ascii="Maiandra GD" w:hAnsi="Maiandra GD" w:cs="Maiandra GD"/>
      <w:b/>
      <w:bCs/>
      <w:i/>
      <w:iCs/>
      <w:sz w:val="18"/>
      <w:szCs w:val="18"/>
    </w:rPr>
  </w:style>
  <w:style w:type="character" w:styleId="Eindnootmarkering">
    <w:name w:val="endnote reference"/>
    <w:aliases w:val="Eindnootmarkering CE Delft"/>
    <w:basedOn w:val="Standaardalinea-lettertype"/>
    <w:uiPriority w:val="4"/>
    <w:rsid w:val="00E07762"/>
    <w:rPr>
      <w:vertAlign w:val="superscript"/>
    </w:rPr>
  </w:style>
  <w:style w:type="paragraph" w:styleId="Geenafstand">
    <w:name w:val="No Spacing"/>
    <w:basedOn w:val="ZsysbasisCEDelft"/>
    <w:next w:val="BasistekstCEDelft"/>
    <w:uiPriority w:val="98"/>
    <w:semiHidden/>
    <w:rsid w:val="00D27D0E"/>
  </w:style>
  <w:style w:type="character" w:styleId="HTMLCode">
    <w:name w:val="HTML Code"/>
    <w:basedOn w:val="Standaardalinea-lettertype"/>
    <w:uiPriority w:val="98"/>
    <w:semiHidden/>
    <w:rsid w:val="00E07762"/>
    <w:rPr>
      <w:rFonts w:ascii="Consolas" w:hAnsi="Consolas"/>
      <w:sz w:val="20"/>
      <w:szCs w:val="20"/>
    </w:rPr>
  </w:style>
  <w:style w:type="character" w:styleId="HTMLDefinition">
    <w:name w:val="HTML Definition"/>
    <w:basedOn w:val="Standaardalinea-lettertype"/>
    <w:uiPriority w:val="98"/>
    <w:semiHidden/>
    <w:rsid w:val="00E07762"/>
    <w:rPr>
      <w:i/>
      <w:iCs/>
    </w:rPr>
  </w:style>
  <w:style w:type="character" w:styleId="HTMLVariable">
    <w:name w:val="HTML Variable"/>
    <w:basedOn w:val="Standaardalinea-lettertype"/>
    <w:uiPriority w:val="98"/>
    <w:semiHidden/>
    <w:rsid w:val="00E07762"/>
    <w:rPr>
      <w:i/>
      <w:iCs/>
    </w:rPr>
  </w:style>
  <w:style w:type="character" w:styleId="HTML-acroniem">
    <w:name w:val="HTML Acronym"/>
    <w:basedOn w:val="Standaardalinea-lettertype"/>
    <w:uiPriority w:val="98"/>
    <w:semiHidden/>
    <w:rsid w:val="00E07762"/>
  </w:style>
  <w:style w:type="character" w:styleId="HTML-citaat">
    <w:name w:val="HTML Cite"/>
    <w:basedOn w:val="Standaardalinea-lettertype"/>
    <w:uiPriority w:val="98"/>
    <w:semiHidden/>
    <w:rsid w:val="00E07762"/>
    <w:rPr>
      <w:i/>
      <w:iCs/>
    </w:rPr>
  </w:style>
  <w:style w:type="character" w:styleId="HTML-schrijfmachine">
    <w:name w:val="HTML Typewriter"/>
    <w:basedOn w:val="Standaardalinea-lettertype"/>
    <w:uiPriority w:val="98"/>
    <w:semiHidden/>
    <w:rsid w:val="00E07762"/>
    <w:rPr>
      <w:rFonts w:ascii="Consolas" w:hAnsi="Consolas"/>
      <w:sz w:val="20"/>
      <w:szCs w:val="20"/>
    </w:rPr>
  </w:style>
  <w:style w:type="character" w:styleId="HTML-toetsenbord">
    <w:name w:val="HTML Keyboard"/>
    <w:basedOn w:val="Standaardalinea-lettertype"/>
    <w:uiPriority w:val="98"/>
    <w:semiHidden/>
    <w:rsid w:val="00E07762"/>
    <w:rPr>
      <w:rFonts w:ascii="Consolas" w:hAnsi="Consolas"/>
      <w:sz w:val="20"/>
      <w:szCs w:val="20"/>
    </w:rPr>
  </w:style>
  <w:style w:type="character" w:styleId="HTML-voorbeeld">
    <w:name w:val="HTML Sample"/>
    <w:basedOn w:val="Standaardalinea-lettertype"/>
    <w:uiPriority w:val="98"/>
    <w:semiHidden/>
    <w:rsid w:val="00E07762"/>
    <w:rPr>
      <w:rFonts w:ascii="Consolas" w:hAnsi="Consolas"/>
      <w:sz w:val="24"/>
      <w:szCs w:val="24"/>
    </w:rPr>
  </w:style>
  <w:style w:type="paragraph" w:styleId="Kopvaninhoudsopgave">
    <w:name w:val="TOC Heading"/>
    <w:basedOn w:val="ZsysbasisCEDelft"/>
    <w:next w:val="BasistekstCEDelft"/>
    <w:uiPriority w:val="98"/>
    <w:semiHidden/>
    <w:unhideWhenUsed/>
    <w:rsid w:val="00FC3FA5"/>
    <w:pPr>
      <w:keepLines/>
      <w:spacing w:before="480"/>
    </w:pPr>
    <w:rPr>
      <w:rFonts w:asciiTheme="majorHAnsi" w:eastAsiaTheme="majorEastAsia" w:hAnsiTheme="majorHAnsi" w:cstheme="majorBidi"/>
      <w:sz w:val="28"/>
      <w:szCs w:val="28"/>
    </w:rPr>
  </w:style>
  <w:style w:type="paragraph" w:styleId="Lijstalinea">
    <w:name w:val="List Paragraph"/>
    <w:basedOn w:val="ZsysbasisCEDelft"/>
    <w:next w:val="BasistekstCEDelft"/>
    <w:uiPriority w:val="34"/>
    <w:qFormat/>
    <w:rsid w:val="00E7078D"/>
    <w:pPr>
      <w:ind w:left="720"/>
    </w:pPr>
  </w:style>
  <w:style w:type="character" w:styleId="Nadruk">
    <w:name w:val="Emphasis"/>
    <w:basedOn w:val="Standaardalinea-lettertype"/>
    <w:uiPriority w:val="98"/>
    <w:semiHidden/>
    <w:rsid w:val="00E07762"/>
    <w:rPr>
      <w:i/>
      <w:iCs/>
    </w:rPr>
  </w:style>
  <w:style w:type="character" w:styleId="Regelnummer">
    <w:name w:val="line number"/>
    <w:basedOn w:val="Standaardalinea-lettertype"/>
    <w:uiPriority w:val="98"/>
    <w:semiHidden/>
    <w:rsid w:val="00E07762"/>
  </w:style>
  <w:style w:type="numbering" w:customStyle="1" w:styleId="KopnummeringCEDelft">
    <w:name w:val="Kopnummering CE Delft"/>
    <w:uiPriority w:val="4"/>
    <w:semiHidden/>
    <w:rsid w:val="00B2039E"/>
    <w:pPr>
      <w:numPr>
        <w:numId w:val="9"/>
      </w:numPr>
    </w:pPr>
  </w:style>
  <w:style w:type="paragraph" w:customStyle="1" w:styleId="ZsyseenpuntCEDelft">
    <w:name w:val="Zsyseenpunt CE Delft"/>
    <w:basedOn w:val="ZsysbasisCEDelft"/>
    <w:uiPriority w:val="4"/>
    <w:semiHidden/>
    <w:rsid w:val="00756C31"/>
    <w:pPr>
      <w:spacing w:line="20" w:lineRule="exact"/>
    </w:pPr>
    <w:rPr>
      <w:sz w:val="2"/>
    </w:rPr>
  </w:style>
  <w:style w:type="paragraph" w:customStyle="1" w:styleId="ZsysbasisdocumentgegevensCEDelft">
    <w:name w:val="Zsysbasisdocumentgegevens CE Delft"/>
    <w:basedOn w:val="ZsysbasisCEDelft"/>
    <w:next w:val="BasistekstCEDelft"/>
    <w:uiPriority w:val="4"/>
    <w:semiHidden/>
    <w:rsid w:val="006E577B"/>
    <w:pPr>
      <w:spacing w:line="244" w:lineRule="exact"/>
    </w:pPr>
    <w:rPr>
      <w:noProof/>
    </w:rPr>
  </w:style>
  <w:style w:type="paragraph" w:customStyle="1" w:styleId="DocumentgegevenskopjeCEDelft">
    <w:name w:val="Documentgegevens kopje CE Delft"/>
    <w:basedOn w:val="ZsysbasisdocumentgegevensCEDelft"/>
    <w:uiPriority w:val="4"/>
    <w:rsid w:val="00756C31"/>
  </w:style>
  <w:style w:type="paragraph" w:customStyle="1" w:styleId="DocumentgegevensCEDelft">
    <w:name w:val="Documentgegevens CE Delft"/>
    <w:basedOn w:val="ZsysbasisdocumentgegevensCEDelft"/>
    <w:uiPriority w:val="4"/>
    <w:rsid w:val="001016CE"/>
    <w:rPr>
      <w:sz w:val="16"/>
    </w:rPr>
  </w:style>
  <w:style w:type="paragraph" w:customStyle="1" w:styleId="DocumentgegevensdatumCEDelft">
    <w:name w:val="Documentgegevens datum CE Delft"/>
    <w:basedOn w:val="ZsysbasisdocumentgegevensCEDelft"/>
    <w:uiPriority w:val="4"/>
    <w:rsid w:val="001016CE"/>
    <w:rPr>
      <w:sz w:val="16"/>
    </w:rPr>
  </w:style>
  <w:style w:type="paragraph" w:customStyle="1" w:styleId="DocumentgegevensonderwerpCEDelft">
    <w:name w:val="Documentgegevens onderwerp CE Delft"/>
    <w:basedOn w:val="ZsysbasisdocumentgegevensCEDelft"/>
    <w:uiPriority w:val="4"/>
    <w:rsid w:val="00C87372"/>
    <w:rPr>
      <w:noProof w:val="0"/>
    </w:rPr>
  </w:style>
  <w:style w:type="paragraph" w:customStyle="1" w:styleId="DocumentgegevenskenmerkCEDelft">
    <w:name w:val="Documentgegevens kenmerk CE Delft"/>
    <w:basedOn w:val="ZsysbasisdocumentgegevensCEDelft"/>
    <w:uiPriority w:val="4"/>
    <w:rsid w:val="001016CE"/>
    <w:rPr>
      <w:sz w:val="16"/>
    </w:rPr>
  </w:style>
  <w:style w:type="paragraph" w:customStyle="1" w:styleId="PaginanummerCEDelft">
    <w:name w:val="Paginanummer CE Delft"/>
    <w:basedOn w:val="ZsysbasisdocumentgegevensCEDelft"/>
    <w:uiPriority w:val="4"/>
    <w:rsid w:val="00696511"/>
    <w:rPr>
      <w:sz w:val="16"/>
    </w:rPr>
  </w:style>
  <w:style w:type="paragraph" w:customStyle="1" w:styleId="AfzendergegevensCEDelft">
    <w:name w:val="Afzendergegevens CE Delft"/>
    <w:basedOn w:val="ZsysbasisdocumentgegevensCEDelft"/>
    <w:uiPriority w:val="4"/>
    <w:rsid w:val="00135E7B"/>
  </w:style>
  <w:style w:type="paragraph" w:customStyle="1" w:styleId="AfzendergegevenskopjeCEDelft">
    <w:name w:val="Afzendergegevens kopje CE Delft"/>
    <w:basedOn w:val="ZsysbasisdocumentgegevensCEDelft"/>
    <w:uiPriority w:val="4"/>
    <w:rsid w:val="00135E7B"/>
  </w:style>
  <w:style w:type="numbering" w:customStyle="1" w:styleId="OpsommingtekenCEDelft">
    <w:name w:val="Opsomming teken CE Delft"/>
    <w:uiPriority w:val="4"/>
    <w:semiHidden/>
    <w:rsid w:val="001E7503"/>
    <w:pPr>
      <w:numPr>
        <w:numId w:val="10"/>
      </w:numPr>
    </w:pPr>
  </w:style>
  <w:style w:type="paragraph" w:customStyle="1" w:styleId="AlineavoorafbeeldingCEDelft">
    <w:name w:val="Alinea voor afbeelding CE Delft"/>
    <w:basedOn w:val="ZsysbasisCEDelft"/>
    <w:next w:val="BasistekstCEDelft"/>
    <w:uiPriority w:val="4"/>
    <w:qFormat/>
    <w:rsid w:val="00E408E6"/>
    <w:pPr>
      <w:jc w:val="center"/>
    </w:pPr>
  </w:style>
  <w:style w:type="paragraph" w:customStyle="1" w:styleId="TitelCEDelft">
    <w:name w:val="Titel CE Delft"/>
    <w:basedOn w:val="ZsysbasisCEDelft"/>
    <w:next w:val="SubtitelCEDelft"/>
    <w:link w:val="TitelCEDelftChar"/>
    <w:uiPriority w:val="4"/>
    <w:qFormat/>
    <w:rsid w:val="005C5E91"/>
    <w:pPr>
      <w:keepLines/>
      <w:spacing w:after="220" w:line="660" w:lineRule="exact"/>
      <w:ind w:left="851" w:right="2268"/>
    </w:pPr>
    <w:rPr>
      <w:b/>
      <w:color w:val="009EE0"/>
      <w:spacing w:val="-10"/>
      <w:position w:val="-1"/>
      <w:sz w:val="64"/>
    </w:rPr>
  </w:style>
  <w:style w:type="paragraph" w:customStyle="1" w:styleId="SubtitelCEDelft">
    <w:name w:val="Subtitel CE Delft"/>
    <w:basedOn w:val="ZsysbasisCEDelft"/>
    <w:link w:val="SubtitelCEDelftChar"/>
    <w:uiPriority w:val="4"/>
    <w:qFormat/>
    <w:rsid w:val="005C5E91"/>
    <w:pPr>
      <w:keepLines/>
      <w:spacing w:line="320" w:lineRule="exact"/>
      <w:ind w:left="851" w:right="2268"/>
    </w:pPr>
    <w:rPr>
      <w:color w:val="009EE0"/>
      <w:sz w:val="30"/>
    </w:rPr>
  </w:style>
  <w:style w:type="numbering" w:customStyle="1" w:styleId="BijlagenummeringCEDelft">
    <w:name w:val="Bijlagenummering CE Delft"/>
    <w:uiPriority w:val="4"/>
    <w:semiHidden/>
    <w:rsid w:val="0087773C"/>
    <w:pPr>
      <w:numPr>
        <w:numId w:val="11"/>
      </w:numPr>
    </w:pPr>
  </w:style>
  <w:style w:type="paragraph" w:customStyle="1" w:styleId="Bijlagekop1CEDelft">
    <w:name w:val="Bijlage kop 1 CE Delft"/>
    <w:basedOn w:val="ZsysbasisCEDelft"/>
    <w:next w:val="BasistekstCEDelft"/>
    <w:uiPriority w:val="4"/>
    <w:qFormat/>
    <w:rsid w:val="0087773C"/>
    <w:pPr>
      <w:keepNext/>
      <w:keepLines/>
      <w:pageBreakBefore/>
      <w:numPr>
        <w:numId w:val="30"/>
      </w:numPr>
      <w:tabs>
        <w:tab w:val="left" w:pos="709"/>
      </w:tabs>
      <w:spacing w:before="240" w:after="360" w:line="733" w:lineRule="atLeast"/>
      <w:outlineLvl w:val="0"/>
    </w:pPr>
    <w:rPr>
      <w:b/>
      <w:bCs/>
      <w:color w:val="009EE0"/>
      <w:sz w:val="52"/>
      <w:szCs w:val="32"/>
    </w:rPr>
  </w:style>
  <w:style w:type="paragraph" w:customStyle="1" w:styleId="Bijlagekop2CEDelft">
    <w:name w:val="Bijlage kop 2 CE Delft"/>
    <w:basedOn w:val="ZsysbasisCEDelft"/>
    <w:next w:val="BasistekstCEDelft"/>
    <w:uiPriority w:val="4"/>
    <w:qFormat/>
    <w:rsid w:val="0087773C"/>
    <w:pPr>
      <w:keepNext/>
      <w:keepLines/>
      <w:numPr>
        <w:ilvl w:val="1"/>
        <w:numId w:val="30"/>
      </w:numPr>
      <w:spacing w:before="480" w:after="120" w:line="293" w:lineRule="atLeast"/>
      <w:outlineLvl w:val="1"/>
    </w:pPr>
    <w:rPr>
      <w:b/>
      <w:bCs/>
      <w:iCs/>
      <w:sz w:val="24"/>
      <w:szCs w:val="28"/>
    </w:rPr>
  </w:style>
  <w:style w:type="paragraph" w:styleId="Onderwerpvanopmerking">
    <w:name w:val="annotation subject"/>
    <w:basedOn w:val="ZsysbasisCEDelft"/>
    <w:next w:val="BasistekstCEDelft"/>
    <w:link w:val="OnderwerpvanopmerkingChar"/>
    <w:rsid w:val="00E7078D"/>
    <w:rPr>
      <w:b/>
      <w:bCs/>
      <w:szCs w:val="20"/>
    </w:rPr>
  </w:style>
  <w:style w:type="character" w:customStyle="1" w:styleId="OnderwerpvanopmerkingChar">
    <w:name w:val="Onderwerp van opmerking Char"/>
    <w:basedOn w:val="TekstopmerkingChar"/>
    <w:link w:val="Onderwerpvanopmerking"/>
    <w:rsid w:val="00E7078D"/>
    <w:rPr>
      <w:rFonts w:asciiTheme="minorHAnsi" w:hAnsiTheme="minorHAnsi" w:cs="Maiandra GD"/>
      <w:b/>
      <w:bCs/>
      <w:color w:val="000000" w:themeColor="text1"/>
      <w:sz w:val="18"/>
      <w:szCs w:val="18"/>
    </w:rPr>
  </w:style>
  <w:style w:type="character" w:customStyle="1" w:styleId="Plattetekst2Char">
    <w:name w:val="Platte tekst 2 Char"/>
    <w:basedOn w:val="Standaardalinea-lettertype"/>
    <w:link w:val="Plattetekst2"/>
    <w:rsid w:val="00E7078D"/>
    <w:rPr>
      <w:rFonts w:ascii="Maiandra GD" w:hAnsi="Maiandra GD" w:cs="Maiandra GD"/>
      <w:sz w:val="18"/>
      <w:szCs w:val="18"/>
    </w:rPr>
  </w:style>
  <w:style w:type="character" w:customStyle="1" w:styleId="PlattetekstChar">
    <w:name w:val="Platte tekst Char"/>
    <w:basedOn w:val="ZsysbasisCEDelftChar"/>
    <w:link w:val="Plattetekst"/>
    <w:semiHidden/>
    <w:rsid w:val="00E7078D"/>
    <w:rPr>
      <w:rFonts w:asciiTheme="minorHAnsi" w:hAnsiTheme="minorHAnsi" w:cs="Maiandra GD"/>
      <w:color w:val="000000" w:themeColor="text1"/>
      <w:sz w:val="18"/>
      <w:szCs w:val="18"/>
    </w:rPr>
  </w:style>
  <w:style w:type="character" w:customStyle="1" w:styleId="Platteteksteersteinspringing2Char">
    <w:name w:val="Platte tekst eerste inspringing 2 Char"/>
    <w:basedOn w:val="PlattetekstinspringenChar"/>
    <w:link w:val="Platteteksteersteinspringing2"/>
    <w:rsid w:val="00E7078D"/>
    <w:rPr>
      <w:rFonts w:ascii="Maiandra GD" w:hAnsi="Maiandra GD" w:cs="Maiandra GD"/>
      <w:sz w:val="18"/>
      <w:szCs w:val="18"/>
    </w:rPr>
  </w:style>
  <w:style w:type="paragraph" w:styleId="Plattetekstinspringen2">
    <w:name w:val="Body Text Indent 2"/>
    <w:basedOn w:val="ZsysbasisCEDelft"/>
    <w:next w:val="BasistekstCEDelft"/>
    <w:link w:val="Plattetekstinspringen2Char"/>
    <w:uiPriority w:val="98"/>
    <w:semiHidden/>
    <w:rsid w:val="00E7078D"/>
    <w:pPr>
      <w:ind w:left="284"/>
    </w:pPr>
  </w:style>
  <w:style w:type="character" w:customStyle="1" w:styleId="Plattetekstinspringen2Char">
    <w:name w:val="Platte tekst inspringen 2 Char"/>
    <w:basedOn w:val="Standaardalinea-lettertype"/>
    <w:link w:val="Plattetekstinspringen2"/>
    <w:rsid w:val="00E7078D"/>
    <w:rPr>
      <w:rFonts w:ascii="Maiandra GD" w:hAnsi="Maiandra GD" w:cs="Maiandra GD"/>
      <w:sz w:val="18"/>
      <w:szCs w:val="18"/>
    </w:rPr>
  </w:style>
  <w:style w:type="paragraph" w:styleId="Plattetekstinspringen3">
    <w:name w:val="Body Text Indent 3"/>
    <w:basedOn w:val="ZsysbasisCEDelft"/>
    <w:next w:val="BasistekstCEDelft"/>
    <w:link w:val="Plattetekstinspringen3Char"/>
    <w:uiPriority w:val="98"/>
    <w:semiHidden/>
    <w:rsid w:val="00E7078D"/>
    <w:pPr>
      <w:ind w:left="284"/>
    </w:pPr>
    <w:rPr>
      <w:szCs w:val="16"/>
    </w:rPr>
  </w:style>
  <w:style w:type="character" w:customStyle="1" w:styleId="Plattetekstinspringen3Char">
    <w:name w:val="Platte tekst inspringen 3 Char"/>
    <w:basedOn w:val="Standaardalinea-lettertype"/>
    <w:link w:val="Plattetekstinspringen3"/>
    <w:rsid w:val="00E7078D"/>
    <w:rPr>
      <w:rFonts w:ascii="Maiandra GD" w:hAnsi="Maiandra GD" w:cs="Maiandra GD"/>
      <w:sz w:val="18"/>
      <w:szCs w:val="16"/>
    </w:rPr>
  </w:style>
  <w:style w:type="paragraph" w:styleId="Lijstmetafbeeldingen">
    <w:name w:val="table of figures"/>
    <w:basedOn w:val="Standaard"/>
    <w:next w:val="Standaard"/>
    <w:uiPriority w:val="98"/>
    <w:semiHidden/>
    <w:rsid w:val="00DD2A9E"/>
  </w:style>
  <w:style w:type="table" w:customStyle="1" w:styleId="TabelzonderopmaakCEDelft">
    <w:name w:val="Tabel zonder opmaak CE Delft"/>
    <w:basedOn w:val="Standaardtabel"/>
    <w:uiPriority w:val="99"/>
    <w:qFormat/>
    <w:rsid w:val="00D16E87"/>
    <w:pPr>
      <w:spacing w:line="240" w:lineRule="auto"/>
    </w:pPr>
    <w:tblPr>
      <w:tblCellMar>
        <w:left w:w="0" w:type="dxa"/>
        <w:right w:w="0" w:type="dxa"/>
      </w:tblCellMar>
    </w:tblPr>
  </w:style>
  <w:style w:type="paragraph" w:customStyle="1" w:styleId="ZsysbasistocCEDelft">
    <w:name w:val="Zsysbasistoc CE Delft"/>
    <w:basedOn w:val="ZsysbasisCEDelft"/>
    <w:next w:val="BasistekstCEDelft"/>
    <w:uiPriority w:val="4"/>
    <w:semiHidden/>
    <w:rsid w:val="00925AB9"/>
    <w:pPr>
      <w:tabs>
        <w:tab w:val="right" w:pos="8335"/>
      </w:tabs>
      <w:ind w:left="709" w:right="567" w:hanging="709"/>
    </w:pPr>
  </w:style>
  <w:style w:type="numbering" w:customStyle="1" w:styleId="AgendapuntlijstCEDelft">
    <w:name w:val="Agendapunt (lijst) CE Delft"/>
    <w:uiPriority w:val="4"/>
    <w:semiHidden/>
    <w:rsid w:val="001C6232"/>
    <w:pPr>
      <w:numPr>
        <w:numId w:val="23"/>
      </w:numPr>
    </w:pPr>
  </w:style>
  <w:style w:type="paragraph" w:customStyle="1" w:styleId="AgendapuntCEDelft">
    <w:name w:val="Agendapunt CE Delft"/>
    <w:basedOn w:val="ZsysbasisCEDelft"/>
    <w:uiPriority w:val="4"/>
    <w:rsid w:val="001C6232"/>
    <w:pPr>
      <w:numPr>
        <w:numId w:val="24"/>
      </w:numPr>
    </w:pPr>
  </w:style>
  <w:style w:type="paragraph" w:customStyle="1" w:styleId="ZsysbasistabeltekstCEDelft">
    <w:name w:val="Zsysbasistabeltekst CE Delft"/>
    <w:basedOn w:val="ZsysbasisCEDelft"/>
    <w:next w:val="TabeltekstCEDelft"/>
    <w:uiPriority w:val="4"/>
    <w:semiHidden/>
    <w:rsid w:val="00BF5C6F"/>
    <w:rPr>
      <w:sz w:val="16"/>
    </w:rPr>
  </w:style>
  <w:style w:type="paragraph" w:customStyle="1" w:styleId="TabeltekstCEDelft">
    <w:name w:val="Tabeltekst CE Delft"/>
    <w:basedOn w:val="ZsysbasistabeltekstCEDelft"/>
    <w:uiPriority w:val="4"/>
    <w:rsid w:val="00312D26"/>
  </w:style>
  <w:style w:type="paragraph" w:customStyle="1" w:styleId="TabelkopjeCEDelft">
    <w:name w:val="Tabelkopje CE Delft"/>
    <w:basedOn w:val="ZsysbasistabeltekstCEDelft"/>
    <w:next w:val="TabeltekstCEDelft"/>
    <w:uiPriority w:val="4"/>
    <w:rsid w:val="00696511"/>
    <w:rPr>
      <w:b/>
    </w:rPr>
  </w:style>
  <w:style w:type="paragraph" w:customStyle="1" w:styleId="DocumentnaamCEDelft">
    <w:name w:val="Documentnaam CE Delft"/>
    <w:basedOn w:val="ZsysbasisCEDelft"/>
    <w:next w:val="BasistekstCEDelft"/>
    <w:uiPriority w:val="4"/>
    <w:rsid w:val="00B30352"/>
  </w:style>
  <w:style w:type="table" w:customStyle="1" w:styleId="TabelstijlCEDelft">
    <w:name w:val="Tabelstijl CE Delft"/>
    <w:basedOn w:val="Standaardtabel"/>
    <w:uiPriority w:val="99"/>
    <w:rsid w:val="001046D0"/>
    <w:tblPr>
      <w:tblStyleRowBandSize w:val="1"/>
      <w:tblBorders>
        <w:top w:val="single" w:sz="4" w:space="0" w:color="009EE0"/>
        <w:left w:val="single" w:sz="4" w:space="0" w:color="009EE0"/>
        <w:bottom w:val="single" w:sz="4" w:space="0" w:color="009EE0"/>
        <w:right w:val="single" w:sz="4" w:space="0" w:color="009EE0"/>
        <w:insideH w:val="single" w:sz="4" w:space="0" w:color="009EE0"/>
        <w:insideV w:val="single" w:sz="4" w:space="0" w:color="009EE0"/>
      </w:tblBorders>
      <w:tblCellMar>
        <w:left w:w="85" w:type="dxa"/>
        <w:right w:w="85" w:type="dxa"/>
      </w:tblCellMar>
    </w:tblPr>
    <w:tblStylePr w:type="firstRow">
      <w:tblPr/>
      <w:tcPr>
        <w:shd w:val="clear" w:color="auto" w:fill="B9E4FF"/>
      </w:tcPr>
    </w:tblStylePr>
    <w:tblStylePr w:type="band2Horz">
      <w:tblPr/>
      <w:tcPr>
        <w:tcBorders>
          <w:top w:val="single" w:sz="4" w:space="0" w:color="009DD8" w:themeColor="accent1"/>
          <w:left w:val="single" w:sz="4" w:space="0" w:color="009DD8" w:themeColor="accent1"/>
          <w:bottom w:val="single" w:sz="4" w:space="0" w:color="009DD8" w:themeColor="accent1"/>
          <w:right w:val="single" w:sz="4" w:space="0" w:color="009DD8" w:themeColor="accent1"/>
          <w:insideH w:val="nil"/>
          <w:insideV w:val="single" w:sz="4" w:space="0" w:color="009DD8" w:themeColor="accent1"/>
          <w:tl2br w:val="nil"/>
          <w:tr2bl w:val="nil"/>
        </w:tcBorders>
        <w:shd w:val="clear" w:color="auto" w:fill="E1F4FF"/>
      </w:tcPr>
    </w:tblStylePr>
  </w:style>
  <w:style w:type="paragraph" w:customStyle="1" w:styleId="Zsysframepag11CEDelft">
    <w:name w:val="Zsysframepag1_1 CE Delft"/>
    <w:uiPriority w:val="4"/>
    <w:semiHidden/>
    <w:rsid w:val="0084591C"/>
    <w:pPr>
      <w:framePr w:w="2835" w:h="680" w:hRule="exact" w:wrap="around" w:vAnchor="page" w:hAnchor="page" w:x="1" w:y="4254"/>
    </w:pPr>
    <w:rPr>
      <w:rFonts w:ascii="Calibri" w:hAnsi="Calibri" w:cs="Maiandra GD"/>
      <w:color w:val="000000" w:themeColor="text1"/>
      <w:sz w:val="16"/>
      <w:szCs w:val="18"/>
    </w:rPr>
  </w:style>
  <w:style w:type="paragraph" w:customStyle="1" w:styleId="ColofonkopjeCEDelft">
    <w:name w:val="Colofon kopje CE Delft"/>
    <w:basedOn w:val="ZsysbasisdocumentgegevensCEDelft"/>
    <w:next w:val="ColofontekstCEDelft"/>
    <w:uiPriority w:val="4"/>
    <w:rsid w:val="001016CE"/>
    <w:rPr>
      <w:b/>
      <w:sz w:val="16"/>
    </w:rPr>
  </w:style>
  <w:style w:type="paragraph" w:customStyle="1" w:styleId="ColofontekstCEDelft">
    <w:name w:val="Colofontekst CE Delft"/>
    <w:basedOn w:val="ZsysbasisdocumentgegevensCEDelft"/>
    <w:uiPriority w:val="4"/>
    <w:rsid w:val="001016CE"/>
    <w:rPr>
      <w:sz w:val="16"/>
    </w:rPr>
  </w:style>
  <w:style w:type="paragraph" w:customStyle="1" w:styleId="KopInhoudsopgaveCEDelft">
    <w:name w:val="Kop Inhoudsopgave CE Delft"/>
    <w:basedOn w:val="ZsysbasisCEDelft"/>
    <w:next w:val="BasistekstCEDelft"/>
    <w:uiPriority w:val="4"/>
    <w:rsid w:val="005C5E91"/>
    <w:pPr>
      <w:spacing w:line="720" w:lineRule="exact"/>
    </w:pPr>
    <w:rPr>
      <w:b/>
      <w:color w:val="009EE0"/>
      <w:sz w:val="52"/>
    </w:rPr>
  </w:style>
  <w:style w:type="paragraph" w:customStyle="1" w:styleId="Titelpagina2CEDelft">
    <w:name w:val="Titel (pagina 2) CE Delft"/>
    <w:basedOn w:val="ZsysbasisCEDelft"/>
    <w:next w:val="BasistekstCEDelft"/>
    <w:link w:val="Titelpagina2CEDelftChar"/>
    <w:uiPriority w:val="4"/>
    <w:rsid w:val="005C5E91"/>
    <w:pPr>
      <w:keepLines/>
      <w:spacing w:after="220" w:line="660" w:lineRule="exact"/>
    </w:pPr>
    <w:rPr>
      <w:b/>
      <w:color w:val="009EE0"/>
      <w:spacing w:val="-10"/>
      <w:position w:val="-1"/>
      <w:sz w:val="64"/>
    </w:rPr>
  </w:style>
  <w:style w:type="character" w:customStyle="1" w:styleId="TitelCEDelftChar">
    <w:name w:val="Titel CE Delft Char"/>
    <w:basedOn w:val="ZsysbasisCEDelftChar"/>
    <w:link w:val="TitelCEDelft"/>
    <w:uiPriority w:val="4"/>
    <w:rsid w:val="005C5E91"/>
    <w:rPr>
      <w:rFonts w:ascii="Calibri" w:hAnsi="Calibri" w:cs="Maiandra GD"/>
      <w:b/>
      <w:color w:val="009EE0"/>
      <w:spacing w:val="-10"/>
      <w:position w:val="-1"/>
      <w:sz w:val="64"/>
      <w:szCs w:val="18"/>
    </w:rPr>
  </w:style>
  <w:style w:type="character" w:customStyle="1" w:styleId="Titelpagina2CEDelftChar">
    <w:name w:val="Titel (pagina 2) CE Delft Char"/>
    <w:basedOn w:val="TitelCEDelftChar"/>
    <w:link w:val="Titelpagina2CEDelft"/>
    <w:uiPriority w:val="4"/>
    <w:rsid w:val="005C5E91"/>
    <w:rPr>
      <w:rFonts w:ascii="Calibri" w:hAnsi="Calibri" w:cs="Maiandra GD"/>
      <w:b/>
      <w:color w:val="009EE0"/>
      <w:spacing w:val="-10"/>
      <w:position w:val="-1"/>
      <w:sz w:val="64"/>
      <w:szCs w:val="18"/>
    </w:rPr>
  </w:style>
  <w:style w:type="paragraph" w:customStyle="1" w:styleId="Subtitelpagina2CEDelft">
    <w:name w:val="Subtitel (pagina 2) CE Delft"/>
    <w:basedOn w:val="ZsysbasisCEDelft"/>
    <w:next w:val="SubtitelCEDelft"/>
    <w:link w:val="Subtitelpagina2CEDelftChar"/>
    <w:uiPriority w:val="4"/>
    <w:rsid w:val="005C5E91"/>
    <w:pPr>
      <w:keepLines/>
      <w:spacing w:line="320" w:lineRule="exact"/>
    </w:pPr>
    <w:rPr>
      <w:color w:val="009EE0"/>
      <w:sz w:val="30"/>
    </w:rPr>
  </w:style>
  <w:style w:type="character" w:customStyle="1" w:styleId="SubtitelCEDelftChar">
    <w:name w:val="Subtitel CE Delft Char"/>
    <w:basedOn w:val="ZsysbasisCEDelftChar"/>
    <w:link w:val="SubtitelCEDelft"/>
    <w:uiPriority w:val="4"/>
    <w:rsid w:val="005C5E91"/>
    <w:rPr>
      <w:rFonts w:ascii="Calibri" w:hAnsi="Calibri" w:cs="Maiandra GD"/>
      <w:color w:val="009EE0"/>
      <w:sz w:val="30"/>
      <w:szCs w:val="18"/>
    </w:rPr>
  </w:style>
  <w:style w:type="character" w:customStyle="1" w:styleId="Subtitelpagina2CEDelftChar">
    <w:name w:val="Subtitel (pagina 2) CE Delft Char"/>
    <w:basedOn w:val="SubtitelCEDelftChar"/>
    <w:link w:val="Subtitelpagina2CEDelft"/>
    <w:uiPriority w:val="4"/>
    <w:rsid w:val="005C5E91"/>
    <w:rPr>
      <w:rFonts w:ascii="Calibri" w:hAnsi="Calibri" w:cs="Maiandra GD"/>
      <w:color w:val="009EE0"/>
      <w:sz w:val="30"/>
      <w:szCs w:val="18"/>
    </w:rPr>
  </w:style>
  <w:style w:type="character" w:customStyle="1" w:styleId="Hashtag1">
    <w:name w:val="Hashtag1"/>
    <w:basedOn w:val="Standaardalinea-lettertype"/>
    <w:uiPriority w:val="98"/>
    <w:semiHidden/>
    <w:unhideWhenUsed/>
    <w:rsid w:val="00250F1C"/>
    <w:rPr>
      <w:color w:val="2B579A"/>
      <w:shd w:val="clear" w:color="auto" w:fill="E6E6E6"/>
    </w:rPr>
  </w:style>
  <w:style w:type="character" w:customStyle="1" w:styleId="Onopgelostemelding1">
    <w:name w:val="Onopgeloste melding1"/>
    <w:basedOn w:val="Standaardalinea-lettertype"/>
    <w:uiPriority w:val="98"/>
    <w:semiHidden/>
    <w:unhideWhenUsed/>
    <w:rsid w:val="00250F1C"/>
    <w:rPr>
      <w:color w:val="808080"/>
      <w:shd w:val="clear" w:color="auto" w:fill="E6E6E6"/>
    </w:rPr>
  </w:style>
  <w:style w:type="character" w:customStyle="1" w:styleId="Slimmehyperlink1">
    <w:name w:val="Slimme hyperlink1"/>
    <w:basedOn w:val="Standaardalinea-lettertype"/>
    <w:uiPriority w:val="98"/>
    <w:semiHidden/>
    <w:unhideWhenUsed/>
    <w:rsid w:val="00250F1C"/>
    <w:rPr>
      <w:u w:val="dotted"/>
    </w:rPr>
  </w:style>
  <w:style w:type="character" w:customStyle="1" w:styleId="Vermelding1">
    <w:name w:val="Vermelding1"/>
    <w:basedOn w:val="Standaardalinea-lettertype"/>
    <w:uiPriority w:val="98"/>
    <w:semiHidden/>
    <w:unhideWhenUsed/>
    <w:rsid w:val="00250F1C"/>
    <w:rPr>
      <w:color w:val="2B579A"/>
      <w:shd w:val="clear" w:color="auto" w:fill="E6E6E6"/>
    </w:rPr>
  </w:style>
  <w:style w:type="paragraph" w:customStyle="1" w:styleId="KadertekstCEDelft">
    <w:name w:val="Kadertekst CE Delft"/>
    <w:basedOn w:val="ZsysbasisCEDelft"/>
    <w:uiPriority w:val="4"/>
    <w:rsid w:val="00A84FD0"/>
    <w:rPr>
      <w:sz w:val="16"/>
    </w:rPr>
  </w:style>
  <w:style w:type="paragraph" w:customStyle="1" w:styleId="UitlegCEDelft">
    <w:name w:val="Uitleg CE Delft"/>
    <w:basedOn w:val="ZsysbasisCEDelft"/>
    <w:uiPriority w:val="4"/>
    <w:rsid w:val="00235EDF"/>
    <w:pPr>
      <w:shd w:val="clear" w:color="auto" w:fill="FFD347"/>
    </w:pPr>
    <w:rPr>
      <w:color w:val="D60000"/>
    </w:rPr>
  </w:style>
  <w:style w:type="paragraph" w:customStyle="1" w:styleId="Bijlagekop3CEDelft">
    <w:name w:val="Bijlage kop 3 CE Delft"/>
    <w:basedOn w:val="ZsysbasisCEDelft"/>
    <w:next w:val="BasistekstCEDelft"/>
    <w:uiPriority w:val="4"/>
    <w:rsid w:val="0087773C"/>
    <w:pPr>
      <w:keepNext/>
      <w:keepLines/>
      <w:numPr>
        <w:ilvl w:val="2"/>
        <w:numId w:val="30"/>
      </w:numPr>
      <w:spacing w:before="240" w:after="120" w:line="293" w:lineRule="atLeast"/>
    </w:pPr>
    <w:rPr>
      <w:b/>
      <w:iCs/>
      <w:sz w:val="24"/>
    </w:rPr>
  </w:style>
  <w:style w:type="numbering" w:customStyle="1" w:styleId="Geenlijst1">
    <w:name w:val="Geen lijst1"/>
    <w:next w:val="Geenlijst"/>
    <w:uiPriority w:val="99"/>
    <w:semiHidden/>
    <w:unhideWhenUsed/>
    <w:rsid w:val="00055231"/>
  </w:style>
  <w:style w:type="character" w:customStyle="1" w:styleId="Kop1Char">
    <w:name w:val="Kop 1 Char"/>
    <w:aliases w:val="Kop 1 CE Delft Char"/>
    <w:basedOn w:val="Standaardalinea-lettertype"/>
    <w:link w:val="Kop1"/>
    <w:rsid w:val="00055231"/>
    <w:rPr>
      <w:rFonts w:ascii="Calibri" w:hAnsi="Calibri" w:cs="Maiandra GD"/>
      <w:b/>
      <w:bCs/>
      <w:color w:val="009EE0"/>
      <w:sz w:val="52"/>
      <w:szCs w:val="32"/>
    </w:rPr>
  </w:style>
  <w:style w:type="character" w:customStyle="1" w:styleId="Kop2Char">
    <w:name w:val="Kop 2 Char"/>
    <w:aliases w:val="Kop 2 CE Delft Char"/>
    <w:basedOn w:val="Standaardalinea-lettertype"/>
    <w:link w:val="Kop2"/>
    <w:rsid w:val="00055231"/>
    <w:rPr>
      <w:rFonts w:ascii="Calibri" w:hAnsi="Calibri" w:cs="Maiandra GD"/>
      <w:b/>
      <w:bCs/>
      <w:iCs/>
      <w:color w:val="000000" w:themeColor="text1"/>
      <w:sz w:val="24"/>
      <w:szCs w:val="28"/>
    </w:rPr>
  </w:style>
  <w:style w:type="character" w:customStyle="1" w:styleId="Kop3Char">
    <w:name w:val="Kop 3 Char"/>
    <w:aliases w:val="Kop 3 CE Delft Char"/>
    <w:basedOn w:val="Standaardalinea-lettertype"/>
    <w:link w:val="Kop3"/>
    <w:rsid w:val="00055231"/>
    <w:rPr>
      <w:rFonts w:ascii="Calibri" w:hAnsi="Calibri" w:cs="Maiandra GD"/>
      <w:b/>
      <w:iCs/>
      <w:color w:val="000000" w:themeColor="text1"/>
      <w:sz w:val="24"/>
      <w:szCs w:val="18"/>
    </w:rPr>
  </w:style>
  <w:style w:type="character" w:customStyle="1" w:styleId="Kop4Char">
    <w:name w:val="Kop 4 Char"/>
    <w:aliases w:val="Kop 4 CE Delft Char,Tussenkop Char"/>
    <w:basedOn w:val="Standaardalinea-lettertype"/>
    <w:link w:val="Kop4"/>
    <w:rsid w:val="00055231"/>
    <w:rPr>
      <w:rFonts w:ascii="Calibri" w:hAnsi="Calibri" w:cs="Maiandra GD"/>
      <w:bCs/>
      <w:color w:val="000000" w:themeColor="text1"/>
      <w:szCs w:val="24"/>
    </w:rPr>
  </w:style>
  <w:style w:type="character" w:customStyle="1" w:styleId="Kop5Char">
    <w:name w:val="Kop 5 Char"/>
    <w:aliases w:val="Kop 5 CE Delft Char"/>
    <w:basedOn w:val="Standaardalinea-lettertype"/>
    <w:link w:val="Kop5"/>
    <w:rsid w:val="00055231"/>
    <w:rPr>
      <w:rFonts w:ascii="Calibri" w:hAnsi="Calibri" w:cs="Maiandra GD"/>
      <w:bCs/>
      <w:iCs/>
      <w:color w:val="000000" w:themeColor="text1"/>
      <w:szCs w:val="22"/>
    </w:rPr>
  </w:style>
  <w:style w:type="character" w:customStyle="1" w:styleId="Kop6Char">
    <w:name w:val="Kop 6 Char"/>
    <w:aliases w:val="Kop 6 CE Delft Char"/>
    <w:basedOn w:val="Standaardalinea-lettertype"/>
    <w:link w:val="Kop6"/>
    <w:rsid w:val="00055231"/>
    <w:rPr>
      <w:rFonts w:ascii="Calibri" w:hAnsi="Calibri" w:cs="Maiandra GD"/>
      <w:color w:val="000000" w:themeColor="text1"/>
      <w:szCs w:val="18"/>
    </w:rPr>
  </w:style>
  <w:style w:type="paragraph" w:customStyle="1" w:styleId="HoofdstukOngenummerd">
    <w:name w:val="HoofdstukOngenummerd"/>
    <w:basedOn w:val="Standaard"/>
    <w:next w:val="Standaard"/>
    <w:rsid w:val="00055231"/>
    <w:pPr>
      <w:pageBreakBefore/>
      <w:widowControl w:val="0"/>
      <w:tabs>
        <w:tab w:val="left" w:pos="0"/>
      </w:tabs>
      <w:spacing w:after="480" w:line="480" w:lineRule="exact"/>
      <w:ind w:left="2268"/>
    </w:pPr>
    <w:rPr>
      <w:rFonts w:ascii="Trebuchet MS" w:hAnsi="Trebuchet MS" w:cs="Times New Roman"/>
      <w:color w:val="009EE0"/>
      <w:sz w:val="48"/>
      <w:szCs w:val="22"/>
      <w:lang w:eastAsia="en-US"/>
    </w:rPr>
  </w:style>
  <w:style w:type="paragraph" w:customStyle="1" w:styleId="Rapporttitel">
    <w:name w:val="Rapporttitel"/>
    <w:basedOn w:val="Standaard"/>
    <w:rsid w:val="00055231"/>
    <w:pPr>
      <w:spacing w:line="480" w:lineRule="exact"/>
    </w:pPr>
    <w:rPr>
      <w:rFonts w:ascii="Trebuchet MS" w:hAnsi="Trebuchet MS" w:cs="Times New Roman"/>
      <w:color w:val="009EE0"/>
      <w:sz w:val="40"/>
      <w:szCs w:val="22"/>
      <w:lang w:eastAsia="en-US"/>
    </w:rPr>
  </w:style>
  <w:style w:type="character" w:customStyle="1" w:styleId="KoptekstChar">
    <w:name w:val="Koptekst Char"/>
    <w:basedOn w:val="Standaardalinea-lettertype"/>
    <w:link w:val="Koptekst"/>
    <w:rsid w:val="00055231"/>
    <w:rPr>
      <w:rFonts w:ascii="Calibri" w:hAnsi="Calibri" w:cs="Maiandra GD"/>
      <w:color w:val="000000" w:themeColor="text1"/>
      <w:szCs w:val="18"/>
    </w:rPr>
  </w:style>
  <w:style w:type="character" w:customStyle="1" w:styleId="VoettekstChar">
    <w:name w:val="Voettekst Char"/>
    <w:basedOn w:val="Standaardalinea-lettertype"/>
    <w:link w:val="Voettekst"/>
    <w:rsid w:val="00055231"/>
    <w:rPr>
      <w:rFonts w:ascii="Calibri" w:hAnsi="Calibri" w:cs="Maiandra GD"/>
      <w:color w:val="000000" w:themeColor="text1"/>
      <w:szCs w:val="18"/>
    </w:rPr>
  </w:style>
  <w:style w:type="paragraph" w:customStyle="1" w:styleId="Rapportsubtitel">
    <w:name w:val="Rapportsubtitel"/>
    <w:basedOn w:val="Standaard"/>
    <w:next w:val="Standaard"/>
    <w:rsid w:val="00055231"/>
    <w:rPr>
      <w:rFonts w:ascii="Trebuchet MS" w:hAnsi="Trebuchet MS" w:cs="Times New Roman"/>
      <w:color w:val="009EE0"/>
      <w:sz w:val="24"/>
      <w:szCs w:val="24"/>
      <w:lang w:eastAsia="en-US"/>
    </w:rPr>
  </w:style>
  <w:style w:type="paragraph" w:customStyle="1" w:styleId="Inhoudsopgave">
    <w:name w:val="Inhoudsopgave"/>
    <w:basedOn w:val="HoofdstukOngenummerd"/>
    <w:next w:val="Standaard"/>
    <w:rsid w:val="00055231"/>
    <w:pPr>
      <w:tabs>
        <w:tab w:val="right" w:pos="6804"/>
      </w:tabs>
    </w:pPr>
  </w:style>
  <w:style w:type="character" w:customStyle="1" w:styleId="TabeltekstChar">
    <w:name w:val="Tabeltekst Char"/>
    <w:basedOn w:val="Standaardalinea-lettertype"/>
    <w:link w:val="Tabeltekst"/>
    <w:rsid w:val="00055231"/>
    <w:rPr>
      <w:rFonts w:ascii="Trebuchet MS" w:hAnsi="Trebuchet MS"/>
      <w:sz w:val="16"/>
      <w:szCs w:val="22"/>
      <w:lang w:eastAsia="en-US"/>
    </w:rPr>
  </w:style>
  <w:style w:type="paragraph" w:customStyle="1" w:styleId="OpmaakprofielBijschriftLinks-2cm">
    <w:name w:val="Opmaakprofiel Bijschrift + Links:  -2 cm"/>
    <w:basedOn w:val="Bijschrift"/>
    <w:rsid w:val="00055231"/>
    <w:pPr>
      <w:tabs>
        <w:tab w:val="left" w:pos="0"/>
        <w:tab w:val="left" w:pos="2268"/>
        <w:tab w:val="left" w:pos="2608"/>
      </w:tabs>
      <w:spacing w:before="240" w:line="192" w:lineRule="atLeast"/>
      <w:ind w:left="1701" w:hanging="340"/>
    </w:pPr>
    <w:rPr>
      <w:rFonts w:ascii="Trebuchet MS" w:hAnsi="Trebuchet MS" w:cs="Times New Roman"/>
      <w:b/>
      <w:color w:val="auto"/>
      <w:szCs w:val="20"/>
      <w:lang w:eastAsia="en-US"/>
    </w:rPr>
  </w:style>
  <w:style w:type="paragraph" w:customStyle="1" w:styleId="Tabel">
    <w:name w:val="Tabel"/>
    <w:basedOn w:val="Standaard"/>
    <w:next w:val="Standaard"/>
    <w:rsid w:val="00055231"/>
    <w:pPr>
      <w:numPr>
        <w:numId w:val="31"/>
      </w:numPr>
    </w:pPr>
    <w:rPr>
      <w:rFonts w:ascii="Trebuchet MS" w:hAnsi="Trebuchet MS" w:cs="Times New Roman"/>
      <w:color w:val="auto"/>
      <w:sz w:val="18"/>
      <w:szCs w:val="22"/>
      <w:lang w:eastAsia="en-US"/>
    </w:rPr>
  </w:style>
  <w:style w:type="paragraph" w:customStyle="1" w:styleId="Tabelbron">
    <w:name w:val="Tabelbron"/>
    <w:basedOn w:val="Standaard"/>
    <w:next w:val="Standaard"/>
    <w:rsid w:val="00055231"/>
    <w:pPr>
      <w:ind w:left="2608" w:hanging="340"/>
    </w:pPr>
    <w:rPr>
      <w:rFonts w:ascii="Trebuchet MS" w:hAnsi="Trebuchet MS" w:cs="Times New Roman"/>
      <w:color w:val="auto"/>
      <w:sz w:val="16"/>
      <w:szCs w:val="22"/>
      <w:lang w:eastAsia="en-US"/>
    </w:rPr>
  </w:style>
  <w:style w:type="paragraph" w:customStyle="1" w:styleId="Tabeltekst">
    <w:name w:val="Tabeltekst"/>
    <w:basedOn w:val="Tabelbron"/>
    <w:link w:val="TabeltekstChar"/>
    <w:rsid w:val="00055231"/>
    <w:pPr>
      <w:ind w:left="0"/>
    </w:pPr>
  </w:style>
  <w:style w:type="character" w:customStyle="1" w:styleId="VoetnoottekstChar">
    <w:name w:val="Voetnoottekst Char"/>
    <w:aliases w:val="Voetnoottekst CE Delft Char"/>
    <w:basedOn w:val="Standaardalinea-lettertype"/>
    <w:link w:val="Voetnoottekst"/>
    <w:rsid w:val="00055231"/>
    <w:rPr>
      <w:rFonts w:ascii="Calibri" w:hAnsi="Calibri" w:cs="Maiandra GD"/>
      <w:color w:val="000000" w:themeColor="text1"/>
      <w:sz w:val="16"/>
      <w:szCs w:val="18"/>
    </w:rPr>
  </w:style>
  <w:style w:type="paragraph" w:customStyle="1" w:styleId="BijlageHoofdstuk">
    <w:name w:val="BijlageHoofdstuk"/>
    <w:basedOn w:val="Standaard"/>
    <w:next w:val="BijlageParagraaf"/>
    <w:qFormat/>
    <w:rsid w:val="00055231"/>
    <w:pPr>
      <w:pageBreakBefore/>
      <w:widowControl w:val="0"/>
      <w:numPr>
        <w:numId w:val="35"/>
      </w:numPr>
      <w:spacing w:after="480" w:line="240" w:lineRule="auto"/>
      <w:outlineLvl w:val="0"/>
    </w:pPr>
    <w:rPr>
      <w:rFonts w:ascii="Trebuchet MS" w:hAnsi="Trebuchet MS" w:cs="Times New Roman"/>
      <w:noProof/>
      <w:color w:val="009EE1"/>
      <w:sz w:val="48"/>
      <w:szCs w:val="20"/>
    </w:rPr>
  </w:style>
  <w:style w:type="paragraph" w:customStyle="1" w:styleId="BijlageParagraaf">
    <w:name w:val="BijlageParagraaf"/>
    <w:basedOn w:val="Standaard"/>
    <w:next w:val="Standaard"/>
    <w:qFormat/>
    <w:rsid w:val="00055231"/>
    <w:pPr>
      <w:numPr>
        <w:ilvl w:val="1"/>
        <w:numId w:val="35"/>
      </w:numPr>
      <w:tabs>
        <w:tab w:val="left" w:pos="431"/>
        <w:tab w:val="left" w:pos="1134"/>
      </w:tabs>
      <w:spacing w:before="480" w:after="240" w:line="240" w:lineRule="auto"/>
      <w:outlineLvl w:val="1"/>
    </w:pPr>
    <w:rPr>
      <w:rFonts w:ascii="Trebuchet MS" w:hAnsi="Trebuchet MS" w:cs="Times New Roman"/>
      <w:b/>
      <w:noProof/>
      <w:color w:val="auto"/>
      <w:sz w:val="22"/>
      <w:szCs w:val="20"/>
    </w:rPr>
  </w:style>
  <w:style w:type="paragraph" w:customStyle="1" w:styleId="BijlageSubparagraaf">
    <w:name w:val="BijlageSubparagraaf"/>
    <w:basedOn w:val="Standaard"/>
    <w:next w:val="Standaard"/>
    <w:qFormat/>
    <w:rsid w:val="00055231"/>
    <w:pPr>
      <w:numPr>
        <w:ilvl w:val="2"/>
        <w:numId w:val="35"/>
      </w:numPr>
      <w:tabs>
        <w:tab w:val="left" w:pos="431"/>
        <w:tab w:val="left" w:pos="720"/>
        <w:tab w:val="left" w:pos="1134"/>
      </w:tabs>
      <w:spacing w:before="240" w:line="240" w:lineRule="auto"/>
      <w:outlineLvl w:val="2"/>
    </w:pPr>
    <w:rPr>
      <w:rFonts w:ascii="Trebuchet MS" w:hAnsi="Trebuchet MS" w:cs="Times New Roman"/>
      <w:b/>
      <w:noProof/>
      <w:color w:val="auto"/>
      <w:sz w:val="22"/>
      <w:szCs w:val="20"/>
    </w:rPr>
  </w:style>
  <w:style w:type="numbering" w:customStyle="1" w:styleId="OpmaakprofielMeerdereniveaus">
    <w:name w:val="Opmaakprofiel Meerdere niveaus"/>
    <w:basedOn w:val="Geenlijst"/>
    <w:rsid w:val="00055231"/>
    <w:pPr>
      <w:numPr>
        <w:numId w:val="32"/>
      </w:numPr>
    </w:pPr>
  </w:style>
  <w:style w:type="paragraph" w:customStyle="1" w:styleId="Samenvattingtrefwoord">
    <w:name w:val="Samenvattingtrefwoord"/>
    <w:basedOn w:val="Standaard"/>
    <w:rsid w:val="00055231"/>
    <w:pPr>
      <w:tabs>
        <w:tab w:val="left" w:pos="2268"/>
      </w:tabs>
      <w:ind w:left="2807" w:hanging="2807"/>
    </w:pPr>
    <w:rPr>
      <w:rFonts w:ascii="Trebuchet MS" w:hAnsi="Trebuchet MS" w:cs="Times New Roman"/>
      <w:b/>
      <w:color w:val="auto"/>
      <w:szCs w:val="20"/>
      <w:lang w:eastAsia="en-US"/>
    </w:rPr>
  </w:style>
  <w:style w:type="table" w:customStyle="1" w:styleId="CEEigentijds">
    <w:name w:val="CE Eigentijds"/>
    <w:basedOn w:val="Eigentijdsetabel"/>
    <w:rsid w:val="00055231"/>
    <w:pPr>
      <w:tabs>
        <w:tab w:val="left" w:pos="2268"/>
      </w:tabs>
      <w:spacing w:line="240" w:lineRule="auto"/>
    </w:pPr>
    <w:rPr>
      <w:rFonts w:ascii="Trebuchet MS" w:hAnsi="Trebuchet MS"/>
      <w:sz w:val="16"/>
    </w:rPr>
    <w:tblPr>
      <w:tblStyleColBandSize w:val="1"/>
      <w:tblInd w:w="2381" w:type="dxa"/>
      <w:tblBorders>
        <w:top w:val="single" w:sz="4" w:space="0" w:color="009EE0"/>
        <w:left w:val="single" w:sz="4" w:space="0" w:color="009EE0"/>
        <w:bottom w:val="single" w:sz="4" w:space="0" w:color="009EE0"/>
        <w:right w:val="single" w:sz="4" w:space="0" w:color="009EE0"/>
        <w:insideH w:val="single" w:sz="4" w:space="0" w:color="009EE0"/>
        <w:insideV w:val="single" w:sz="4" w:space="0" w:color="009EE0"/>
      </w:tblBorders>
    </w:tblPr>
    <w:tblStylePr w:type="firstRow">
      <w:rPr>
        <w:b/>
        <w:bCs/>
        <w:color w:val="auto"/>
      </w:rPr>
      <w:tblPr/>
      <w:tcPr>
        <w:tcBorders>
          <w:top w:val="single" w:sz="4" w:space="0" w:color="009EE0"/>
          <w:left w:val="single" w:sz="4" w:space="0" w:color="009EE0"/>
          <w:bottom w:val="single" w:sz="4" w:space="0" w:color="009EE0"/>
          <w:right w:val="single" w:sz="4" w:space="0" w:color="009EE0"/>
          <w:insideH w:val="single" w:sz="4" w:space="0" w:color="009EE0"/>
          <w:insideV w:val="single" w:sz="4" w:space="0" w:color="009EE0"/>
          <w:tl2br w:val="nil"/>
          <w:tr2bl w:val="nil"/>
        </w:tcBorders>
        <w:shd w:val="clear" w:color="000000" w:fill="B9E4FF"/>
      </w:tcPr>
    </w:tblStylePr>
    <w:tblStylePr w:type="band1Horz">
      <w:rPr>
        <w:color w:val="auto"/>
      </w:rPr>
      <w:tblPr/>
      <w:tcPr>
        <w:tcBorders>
          <w:top w:val="single" w:sz="4" w:space="0" w:color="009EE0"/>
          <w:left w:val="single" w:sz="4" w:space="0" w:color="009EE0"/>
          <w:bottom w:val="single" w:sz="4" w:space="0" w:color="009EE0"/>
          <w:right w:val="single" w:sz="4" w:space="0" w:color="009EE0"/>
          <w:insideH w:val="single" w:sz="4" w:space="0" w:color="009EE0"/>
          <w:insideV w:val="single" w:sz="4" w:space="0" w:color="009EE0"/>
          <w:tl2br w:val="nil"/>
          <w:tr2bl w:val="nil"/>
        </w:tcBorders>
        <w:shd w:val="clear" w:color="009EE0" w:fill="auto"/>
      </w:tcPr>
    </w:tblStylePr>
    <w:tblStylePr w:type="band2Horz">
      <w:rPr>
        <w:color w:val="auto"/>
      </w:rPr>
      <w:tblPr/>
      <w:tcPr>
        <w:tcBorders>
          <w:top w:val="single" w:sz="4" w:space="0" w:color="009EE0"/>
          <w:left w:val="single" w:sz="4" w:space="0" w:color="009EE0"/>
          <w:bottom w:val="single" w:sz="4" w:space="0" w:color="009EE0"/>
          <w:right w:val="single" w:sz="4" w:space="0" w:color="009EE0"/>
          <w:insideH w:val="single" w:sz="4" w:space="0" w:color="009EE0"/>
          <w:insideV w:val="single" w:sz="4" w:space="0" w:color="009EE0"/>
          <w:tl2br w:val="none" w:sz="0" w:space="0" w:color="auto"/>
          <w:tr2bl w:val="none" w:sz="0" w:space="0" w:color="auto"/>
        </w:tcBorders>
        <w:shd w:val="clear" w:color="auto" w:fill="E1F4FF"/>
      </w:tcPr>
    </w:tblStylePr>
    <w:tblStylePr w:type="nwCell">
      <w:tblPr/>
      <w:tcPr>
        <w:shd w:val="clear" w:color="auto" w:fill="B9E4FF"/>
      </w:tcPr>
    </w:tblStylePr>
  </w:style>
  <w:style w:type="table" w:customStyle="1" w:styleId="Eigentijdsetabel1">
    <w:name w:val="Eigentijdse tabel1"/>
    <w:basedOn w:val="Standaardtabel"/>
    <w:next w:val="Eigentijdsetabel"/>
    <w:rsid w:val="00055231"/>
    <w:pPr>
      <w:ind w:left="2268"/>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OpmaakprofielMetopsommingstekens">
    <w:name w:val="Opmaakprofiel Met opsommingstekens"/>
    <w:basedOn w:val="Geenlijst"/>
    <w:rsid w:val="00055231"/>
    <w:pPr>
      <w:numPr>
        <w:numId w:val="33"/>
      </w:numPr>
    </w:pPr>
  </w:style>
  <w:style w:type="numbering" w:customStyle="1" w:styleId="OpmaakprofielGenummerd">
    <w:name w:val="Opmaakprofiel Genummerd"/>
    <w:basedOn w:val="Geenlijst"/>
    <w:rsid w:val="00055231"/>
    <w:pPr>
      <w:numPr>
        <w:numId w:val="34"/>
      </w:numPr>
    </w:pPr>
  </w:style>
  <w:style w:type="paragraph" w:customStyle="1" w:styleId="Colofontxt">
    <w:name w:val="Colofontxt"/>
    <w:basedOn w:val="Standaard"/>
    <w:rsid w:val="00055231"/>
    <w:pPr>
      <w:ind w:left="2268"/>
    </w:pPr>
    <w:rPr>
      <w:rFonts w:ascii="Trebuchet MS" w:hAnsi="Trebuchet MS" w:cs="Times New Roman"/>
      <w:snapToGrid w:val="0"/>
      <w:color w:val="auto"/>
      <w:szCs w:val="22"/>
    </w:rPr>
  </w:style>
  <w:style w:type="numbering" w:customStyle="1" w:styleId="lijstnum4">
    <w:name w:val="lijstnum4"/>
    <w:basedOn w:val="Geenlijst"/>
    <w:rsid w:val="00055231"/>
    <w:pPr>
      <w:numPr>
        <w:numId w:val="36"/>
      </w:numPr>
    </w:pPr>
  </w:style>
  <w:style w:type="paragraph" w:customStyle="1" w:styleId="Inhoudsopgavenivo1">
    <w:name w:val="Inhoudsopgavenivo1"/>
    <w:basedOn w:val="Inhopg1"/>
    <w:rsid w:val="00055231"/>
    <w:pPr>
      <w:tabs>
        <w:tab w:val="clear" w:pos="8335"/>
        <w:tab w:val="right" w:pos="1980"/>
        <w:tab w:val="left" w:pos="2268"/>
        <w:tab w:val="left" w:pos="2340"/>
        <w:tab w:val="right" w:pos="9072"/>
      </w:tabs>
      <w:spacing w:before="480"/>
      <w:ind w:right="0" w:firstLine="0"/>
    </w:pPr>
    <w:rPr>
      <w:rFonts w:ascii="Trebuchet MS" w:hAnsi="Trebuchet MS" w:cs="Times New Roman"/>
      <w:b/>
      <w:noProof/>
      <w:color w:val="auto"/>
      <w:sz w:val="22"/>
      <w:szCs w:val="22"/>
      <w:lang w:eastAsia="en-US"/>
    </w:rPr>
  </w:style>
  <w:style w:type="paragraph" w:customStyle="1" w:styleId="Inhoudsopgavenivo2">
    <w:name w:val="Inhoudsopgavenivo2"/>
    <w:basedOn w:val="Inhopg2"/>
    <w:rsid w:val="00055231"/>
    <w:pPr>
      <w:tabs>
        <w:tab w:val="clear" w:pos="8335"/>
        <w:tab w:val="right" w:pos="1928"/>
        <w:tab w:val="left" w:pos="2268"/>
        <w:tab w:val="right" w:pos="9072"/>
      </w:tabs>
      <w:spacing w:line="240" w:lineRule="exact"/>
      <w:ind w:left="0" w:right="0" w:firstLine="0"/>
    </w:pPr>
    <w:rPr>
      <w:rFonts w:ascii="Trebuchet MS" w:hAnsi="Trebuchet MS" w:cs="Times New Roman"/>
      <w:noProof/>
      <w:color w:val="auto"/>
      <w:szCs w:val="20"/>
      <w:lang w:eastAsia="en-US"/>
    </w:rPr>
  </w:style>
  <w:style w:type="paragraph" w:customStyle="1" w:styleId="Inhoudsopgavenivo0">
    <w:name w:val="Inhoudsopgavenivo0"/>
    <w:basedOn w:val="Inhoudsopgavenivo1"/>
    <w:next w:val="Inhoudsopgavenivo1"/>
    <w:rsid w:val="00055231"/>
    <w:pPr>
      <w:tabs>
        <w:tab w:val="clear" w:pos="1980"/>
        <w:tab w:val="clear" w:pos="2340"/>
      </w:tabs>
      <w:spacing w:before="0"/>
    </w:pPr>
  </w:style>
  <w:style w:type="character" w:customStyle="1" w:styleId="TitelChar">
    <w:name w:val="Titel Char"/>
    <w:basedOn w:val="Standaardalinea-lettertype"/>
    <w:link w:val="Titel"/>
    <w:uiPriority w:val="10"/>
    <w:rsid w:val="00055231"/>
    <w:rPr>
      <w:rFonts w:ascii="Calibri" w:hAnsi="Calibri" w:cs="Maiandra GD"/>
      <w:color w:val="000000" w:themeColor="text1"/>
      <w:szCs w:val="18"/>
    </w:rPr>
  </w:style>
  <w:style w:type="paragraph" w:customStyle="1" w:styleId="standaardnietinspringen">
    <w:name w:val="standaard niet inspringen"/>
    <w:basedOn w:val="Standaard"/>
    <w:rsid w:val="00055231"/>
    <w:rPr>
      <w:rFonts w:ascii="Trebuchet MS" w:hAnsi="Trebuchet MS" w:cs="Times New Roman"/>
      <w:color w:val="auto"/>
      <w:szCs w:val="22"/>
      <w:lang w:eastAsia="en-US"/>
    </w:rPr>
  </w:style>
  <w:style w:type="paragraph" w:customStyle="1" w:styleId="Colofontxtnietinspringen">
    <w:name w:val="Colofontxtnietinspringen"/>
    <w:basedOn w:val="Standaard"/>
    <w:rsid w:val="00055231"/>
    <w:rPr>
      <w:rFonts w:ascii="Trebuchet MS" w:hAnsi="Trebuchet MS" w:cs="Times New Roman"/>
      <w:b/>
      <w:snapToGrid w:val="0"/>
      <w:color w:val="auto"/>
      <w:sz w:val="16"/>
      <w:szCs w:val="22"/>
    </w:rPr>
  </w:style>
  <w:style w:type="table" w:customStyle="1" w:styleId="Tabelraster10">
    <w:name w:val="Tabelraster1"/>
    <w:basedOn w:val="Standaardtabel"/>
    <w:next w:val="Tabelraster"/>
    <w:rsid w:val="00055231"/>
    <w:pPr>
      <w:spacing w:line="28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resumetekstblauw">
    <w:name w:val="ce_resumetekst_blauw"/>
    <w:basedOn w:val="Standaard"/>
    <w:next w:val="Standaard"/>
    <w:rsid w:val="00055231"/>
    <w:pPr>
      <w:framePr w:w="1928" w:hSpace="340" w:wrap="around" w:vAnchor="text" w:hAnchor="margin" w:y="1"/>
      <w:tabs>
        <w:tab w:val="left" w:pos="113"/>
      </w:tabs>
      <w:spacing w:line="240" w:lineRule="auto"/>
    </w:pPr>
    <w:rPr>
      <w:rFonts w:ascii="Trebuchet MS" w:hAnsi="Trebuchet MS" w:cs="Times New Roman"/>
      <w:color w:val="009EE0"/>
      <w:sz w:val="16"/>
      <w:szCs w:val="22"/>
      <w:lang w:eastAsia="en-US"/>
    </w:rPr>
  </w:style>
  <w:style w:type="table" w:customStyle="1" w:styleId="CEalleenlijnen">
    <w:name w:val="CEalleenlijnen"/>
    <w:basedOn w:val="Standaardtabel"/>
    <w:rsid w:val="00055231"/>
    <w:pPr>
      <w:spacing w:line="240" w:lineRule="auto"/>
    </w:pPr>
    <w:rPr>
      <w:rFonts w:ascii="Trebuchet MS" w:hAnsi="Trebuchet MS"/>
      <w:sz w:val="16"/>
    </w:rPr>
    <w:tblPr>
      <w:tblStyleRowBandSize w:val="1"/>
      <w:tblInd w:w="2381" w:type="dxa"/>
      <w:tblBorders>
        <w:top w:val="single" w:sz="4" w:space="0" w:color="009EE0"/>
        <w:left w:val="single" w:sz="4" w:space="0" w:color="009EE0"/>
        <w:bottom w:val="single" w:sz="4" w:space="0" w:color="009EE0"/>
        <w:right w:val="single" w:sz="4" w:space="0" w:color="009EE0"/>
        <w:insideH w:val="single" w:sz="4" w:space="0" w:color="009EE0"/>
        <w:insideV w:val="single" w:sz="4" w:space="0" w:color="009EE0"/>
      </w:tblBorders>
    </w:tblPr>
    <w:tblStylePr w:type="firstRow">
      <w:tblPr/>
      <w:tcPr>
        <w:shd w:val="clear" w:color="auto" w:fill="B9E4FF"/>
      </w:tcPr>
    </w:tblStylePr>
    <w:tblStylePr w:type="band1Horz">
      <w:tblPr/>
      <w:tcPr>
        <w:shd w:val="clear" w:color="auto" w:fill="FFFFFF"/>
      </w:tcPr>
    </w:tblStylePr>
    <w:tblStylePr w:type="band2Horz">
      <w:tblPr/>
      <w:tcPr>
        <w:shd w:val="clear" w:color="auto" w:fill="FFFFFF"/>
      </w:tcPr>
    </w:tblStylePr>
  </w:style>
  <w:style w:type="table" w:customStyle="1" w:styleId="CEgeenopmaak">
    <w:name w:val="CEgeenopmaak"/>
    <w:basedOn w:val="Standaardtabel"/>
    <w:rsid w:val="00055231"/>
    <w:pPr>
      <w:spacing w:line="240" w:lineRule="auto"/>
    </w:pPr>
    <w:rPr>
      <w:rFonts w:ascii="Trebuchet MS" w:hAnsi="Trebuchet MS"/>
      <w:sz w:val="1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ntekstChar">
    <w:name w:val="Ballontekst Char"/>
    <w:basedOn w:val="Standaardalinea-lettertype"/>
    <w:link w:val="Ballontekst"/>
    <w:rsid w:val="00055231"/>
    <w:rPr>
      <w:rFonts w:ascii="Calibri" w:hAnsi="Calibri" w:cs="Maiandra GD"/>
      <w:color w:val="000000" w:themeColor="text1"/>
      <w:szCs w:val="18"/>
    </w:rPr>
  </w:style>
  <w:style w:type="paragraph" w:customStyle="1" w:styleId="BijlageOffertekleinHoofdstuk">
    <w:name w:val="BijlageOffertekleinHoofdstuk"/>
    <w:basedOn w:val="Standaard"/>
    <w:next w:val="BijlageOffertekleinParagraaf"/>
    <w:rsid w:val="00055231"/>
    <w:pPr>
      <w:pageBreakBefore/>
      <w:widowControl w:val="0"/>
      <w:numPr>
        <w:numId w:val="37"/>
      </w:numPr>
      <w:spacing w:after="480" w:line="240" w:lineRule="auto"/>
      <w:outlineLvl w:val="0"/>
    </w:pPr>
    <w:rPr>
      <w:rFonts w:ascii="Trebuchet MS" w:hAnsi="Trebuchet MS" w:cs="Times New Roman"/>
      <w:b/>
      <w:noProof/>
      <w:color w:val="009EE1"/>
      <w:sz w:val="28"/>
      <w:szCs w:val="20"/>
    </w:rPr>
  </w:style>
  <w:style w:type="paragraph" w:customStyle="1" w:styleId="BijlageOffertekleinParagraaf">
    <w:name w:val="BijlageOffertekleinParagraaf"/>
    <w:basedOn w:val="Standaard"/>
    <w:next w:val="Standaard"/>
    <w:qFormat/>
    <w:rsid w:val="00055231"/>
    <w:pPr>
      <w:numPr>
        <w:ilvl w:val="1"/>
        <w:numId w:val="37"/>
      </w:numPr>
      <w:tabs>
        <w:tab w:val="left" w:pos="1134"/>
      </w:tabs>
      <w:spacing w:before="240" w:after="200" w:line="240" w:lineRule="auto"/>
      <w:outlineLvl w:val="1"/>
    </w:pPr>
    <w:rPr>
      <w:rFonts w:ascii="Trebuchet MS" w:hAnsi="Trebuchet MS" w:cs="Times New Roman"/>
      <w:b/>
      <w:noProof/>
      <w:color w:val="auto"/>
      <w:sz w:val="22"/>
      <w:szCs w:val="20"/>
    </w:rPr>
  </w:style>
  <w:style w:type="paragraph" w:customStyle="1" w:styleId="Bijlagealineahoofd">
    <w:name w:val="Bijlagealineahoofd"/>
    <w:basedOn w:val="Standaard"/>
    <w:next w:val="Standaard"/>
    <w:qFormat/>
    <w:rsid w:val="00055231"/>
    <w:pPr>
      <w:spacing w:before="240"/>
      <w:ind w:left="2268"/>
      <w:outlineLvl w:val="3"/>
    </w:pPr>
    <w:rPr>
      <w:rFonts w:ascii="Trebuchet MS" w:hAnsi="Trebuchet MS" w:cs="Times New Roman"/>
      <w:b/>
      <w:color w:val="auto"/>
      <w:sz w:val="22"/>
      <w:szCs w:val="22"/>
      <w:lang w:eastAsia="en-US"/>
    </w:rPr>
  </w:style>
  <w:style w:type="paragraph" w:customStyle="1" w:styleId="Bijlagealineahoofdcursief">
    <w:name w:val="Bijlagealineahoofdcursief"/>
    <w:basedOn w:val="Standaard"/>
    <w:next w:val="Standaard"/>
    <w:qFormat/>
    <w:rsid w:val="00055231"/>
    <w:pPr>
      <w:spacing w:before="240"/>
      <w:ind w:left="2268"/>
      <w:outlineLvl w:val="3"/>
    </w:pPr>
    <w:rPr>
      <w:rFonts w:ascii="Trebuchet MS" w:hAnsi="Trebuchet MS" w:cs="Times New Roman"/>
      <w:i/>
      <w:color w:val="auto"/>
      <w:sz w:val="22"/>
      <w:szCs w:val="22"/>
      <w:lang w:eastAsia="en-US"/>
    </w:rPr>
  </w:style>
  <w:style w:type="paragraph" w:customStyle="1" w:styleId="Default">
    <w:name w:val="Default"/>
    <w:rsid w:val="00055231"/>
    <w:pPr>
      <w:autoSpaceDE w:val="0"/>
      <w:autoSpaceDN w:val="0"/>
      <w:adjustRightInd w:val="0"/>
      <w:spacing w:line="240" w:lineRule="auto"/>
    </w:pPr>
    <w:rPr>
      <w:rFonts w:ascii="Trebuchet MS" w:hAnsi="Trebuchet MS" w:cs="Trebuchet MS"/>
      <w:color w:val="000000"/>
      <w:sz w:val="24"/>
      <w:szCs w:val="24"/>
    </w:rPr>
  </w:style>
  <w:style w:type="paragraph" w:customStyle="1" w:styleId="TabelTekst0">
    <w:name w:val="_TabelTekst"/>
    <w:basedOn w:val="Standaard"/>
    <w:link w:val="TabelTekstChar0"/>
    <w:qFormat/>
    <w:rsid w:val="00055231"/>
    <w:rPr>
      <w:rFonts w:eastAsia="Calibri" w:cs="Times New Roman"/>
      <w:color w:val="auto"/>
      <w:sz w:val="16"/>
      <w:szCs w:val="16"/>
      <w:lang w:eastAsia="en-US"/>
    </w:rPr>
  </w:style>
  <w:style w:type="character" w:customStyle="1" w:styleId="TabelTekstChar0">
    <w:name w:val="_TabelTekst Char"/>
    <w:basedOn w:val="Standaardalinea-lettertype"/>
    <w:link w:val="TabelTekst0"/>
    <w:rsid w:val="00055231"/>
    <w:rPr>
      <w:rFonts w:ascii="Calibri" w:eastAsia="Calibri" w:hAnsi="Calibri"/>
      <w:sz w:val="16"/>
      <w:szCs w:val="16"/>
      <w:lang w:eastAsia="en-US"/>
    </w:rPr>
  </w:style>
  <w:style w:type="paragraph" w:customStyle="1" w:styleId="OfferteKleinHoofdstuk">
    <w:name w:val="OfferteKleinHoofdstuk"/>
    <w:basedOn w:val="Standaard"/>
    <w:next w:val="Standaard"/>
    <w:rsid w:val="00F606FC"/>
    <w:pPr>
      <w:numPr>
        <w:numId w:val="51"/>
      </w:numPr>
      <w:spacing w:before="240" w:after="200"/>
      <w:outlineLvl w:val="0"/>
    </w:pPr>
    <w:rPr>
      <w:rFonts w:ascii="Trebuchet MS" w:hAnsi="Trebuchet MS" w:cs="Times New Roman"/>
      <w:b/>
      <w:color w:val="009EE0"/>
      <w:sz w:val="28"/>
      <w:szCs w:val="22"/>
      <w:lang w:eastAsia="en-US"/>
    </w:rPr>
  </w:style>
  <w:style w:type="paragraph" w:customStyle="1" w:styleId="Offertekleinparagraaf">
    <w:name w:val="Offertekleinparagraaf"/>
    <w:basedOn w:val="Kop2"/>
    <w:next w:val="Standaard"/>
    <w:rsid w:val="00F606FC"/>
    <w:pPr>
      <w:numPr>
        <w:numId w:val="51"/>
      </w:numPr>
      <w:tabs>
        <w:tab w:val="clear" w:pos="2268"/>
        <w:tab w:val="num" w:pos="360"/>
      </w:tabs>
      <w:spacing w:before="240" w:after="200" w:line="240" w:lineRule="exact"/>
      <w:ind w:firstLine="0"/>
    </w:pPr>
    <w:rPr>
      <w:rFonts w:ascii="Trebuchet MS" w:hAnsi="Trebuchet MS" w:cs="Times New Roman"/>
      <w:bCs w:val="0"/>
      <w:iCs w:val="0"/>
      <w:color w:val="auto"/>
      <w:sz w:val="22"/>
      <w:szCs w:val="22"/>
      <w:lang w:eastAsia="en-US"/>
    </w:rPr>
  </w:style>
  <w:style w:type="paragraph" w:customStyle="1" w:styleId="A-paragraafgenummerd">
    <w:name w:val="A-paragraaf genummerd"/>
    <w:basedOn w:val="BasistekstvetCEDelft"/>
    <w:link w:val="A-paragraafgenummerdChar"/>
    <w:uiPriority w:val="4"/>
    <w:qFormat/>
    <w:rsid w:val="00F9341F"/>
    <w:pPr>
      <w:numPr>
        <w:numId w:val="56"/>
      </w:numPr>
    </w:pPr>
  </w:style>
  <w:style w:type="character" w:customStyle="1" w:styleId="BasistekstvetCEDelftChar">
    <w:name w:val="Basistekst vet CE Delft Char"/>
    <w:basedOn w:val="ZsysbasisCEDelftChar"/>
    <w:link w:val="BasistekstvetCEDelft"/>
    <w:uiPriority w:val="1"/>
    <w:rsid w:val="00F9341F"/>
    <w:rPr>
      <w:rFonts w:ascii="Calibri" w:hAnsi="Calibri" w:cs="Maiandra GD"/>
      <w:b/>
      <w:bCs/>
      <w:color w:val="000000" w:themeColor="text1"/>
      <w:szCs w:val="18"/>
    </w:rPr>
  </w:style>
  <w:style w:type="character" w:customStyle="1" w:styleId="A-paragraafgenummerdChar">
    <w:name w:val="A-paragraaf genummerd Char"/>
    <w:basedOn w:val="BasistekstvetCEDelftChar"/>
    <w:link w:val="A-paragraafgenummerd"/>
    <w:uiPriority w:val="4"/>
    <w:rsid w:val="00F9341F"/>
    <w:rPr>
      <w:rFonts w:ascii="Calibri" w:hAnsi="Calibri" w:cs="Maiandra GD"/>
      <w:b/>
      <w:bCs/>
      <w:color w:val="000000" w:themeColor="text1"/>
      <w:szCs w:val="18"/>
    </w:rPr>
  </w:style>
  <w:style w:type="paragraph" w:styleId="Revisie">
    <w:name w:val="Revision"/>
    <w:hidden/>
    <w:uiPriority w:val="99"/>
    <w:semiHidden/>
    <w:rsid w:val="00B001CF"/>
    <w:pPr>
      <w:spacing w:line="240" w:lineRule="auto"/>
    </w:pPr>
    <w:rPr>
      <w:rFonts w:ascii="Calibri" w:hAnsi="Calibri" w:cs="Maiandra GD"/>
      <w:color w:val="000000" w:themeColor="text1"/>
      <w:szCs w:val="18"/>
    </w:rPr>
  </w:style>
  <w:style w:type="character" w:customStyle="1" w:styleId="Onopgelostemelding2">
    <w:name w:val="Onopgeloste melding2"/>
    <w:basedOn w:val="Standaardalinea-lettertype"/>
    <w:uiPriority w:val="99"/>
    <w:semiHidden/>
    <w:unhideWhenUsed/>
    <w:rsid w:val="00260296"/>
    <w:rPr>
      <w:color w:val="605E5C"/>
      <w:shd w:val="clear" w:color="auto" w:fill="E1DFDD"/>
    </w:rPr>
  </w:style>
  <w:style w:type="character" w:styleId="Onopgelostemelding">
    <w:name w:val="Unresolved Mention"/>
    <w:basedOn w:val="Standaardalinea-lettertype"/>
    <w:uiPriority w:val="99"/>
    <w:semiHidden/>
    <w:unhideWhenUsed/>
    <w:rsid w:val="00B26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8137">
      <w:bodyDiv w:val="1"/>
      <w:marLeft w:val="0"/>
      <w:marRight w:val="0"/>
      <w:marTop w:val="0"/>
      <w:marBottom w:val="0"/>
      <w:divBdr>
        <w:top w:val="none" w:sz="0" w:space="0" w:color="auto"/>
        <w:left w:val="none" w:sz="0" w:space="0" w:color="auto"/>
        <w:bottom w:val="none" w:sz="0" w:space="0" w:color="auto"/>
        <w:right w:val="none" w:sz="0" w:space="0" w:color="auto"/>
      </w:divBdr>
    </w:div>
    <w:div w:id="99034708">
      <w:bodyDiv w:val="1"/>
      <w:marLeft w:val="0"/>
      <w:marRight w:val="0"/>
      <w:marTop w:val="0"/>
      <w:marBottom w:val="0"/>
      <w:divBdr>
        <w:top w:val="none" w:sz="0" w:space="0" w:color="auto"/>
        <w:left w:val="none" w:sz="0" w:space="0" w:color="auto"/>
        <w:bottom w:val="none" w:sz="0" w:space="0" w:color="auto"/>
        <w:right w:val="none" w:sz="0" w:space="0" w:color="auto"/>
      </w:divBdr>
    </w:div>
    <w:div w:id="207958262">
      <w:bodyDiv w:val="1"/>
      <w:marLeft w:val="0"/>
      <w:marRight w:val="0"/>
      <w:marTop w:val="0"/>
      <w:marBottom w:val="0"/>
      <w:divBdr>
        <w:top w:val="none" w:sz="0" w:space="0" w:color="auto"/>
        <w:left w:val="none" w:sz="0" w:space="0" w:color="auto"/>
        <w:bottom w:val="none" w:sz="0" w:space="0" w:color="auto"/>
        <w:right w:val="none" w:sz="0" w:space="0" w:color="auto"/>
      </w:divBdr>
    </w:div>
    <w:div w:id="246424709">
      <w:bodyDiv w:val="1"/>
      <w:marLeft w:val="0"/>
      <w:marRight w:val="0"/>
      <w:marTop w:val="0"/>
      <w:marBottom w:val="0"/>
      <w:divBdr>
        <w:top w:val="none" w:sz="0" w:space="0" w:color="auto"/>
        <w:left w:val="none" w:sz="0" w:space="0" w:color="auto"/>
        <w:bottom w:val="none" w:sz="0" w:space="0" w:color="auto"/>
        <w:right w:val="none" w:sz="0" w:space="0" w:color="auto"/>
      </w:divBdr>
    </w:div>
    <w:div w:id="584458640">
      <w:bodyDiv w:val="1"/>
      <w:marLeft w:val="0"/>
      <w:marRight w:val="0"/>
      <w:marTop w:val="0"/>
      <w:marBottom w:val="0"/>
      <w:divBdr>
        <w:top w:val="none" w:sz="0" w:space="0" w:color="auto"/>
        <w:left w:val="none" w:sz="0" w:space="0" w:color="auto"/>
        <w:bottom w:val="none" w:sz="0" w:space="0" w:color="auto"/>
        <w:right w:val="none" w:sz="0" w:space="0" w:color="auto"/>
      </w:divBdr>
    </w:div>
    <w:div w:id="626931399">
      <w:bodyDiv w:val="1"/>
      <w:marLeft w:val="0"/>
      <w:marRight w:val="0"/>
      <w:marTop w:val="0"/>
      <w:marBottom w:val="0"/>
      <w:divBdr>
        <w:top w:val="none" w:sz="0" w:space="0" w:color="auto"/>
        <w:left w:val="none" w:sz="0" w:space="0" w:color="auto"/>
        <w:bottom w:val="none" w:sz="0" w:space="0" w:color="auto"/>
        <w:right w:val="none" w:sz="0" w:space="0" w:color="auto"/>
      </w:divBdr>
      <w:divsChild>
        <w:div w:id="1372269308">
          <w:marLeft w:val="0"/>
          <w:marRight w:val="0"/>
          <w:marTop w:val="0"/>
          <w:marBottom w:val="0"/>
          <w:divBdr>
            <w:top w:val="none" w:sz="0" w:space="0" w:color="auto"/>
            <w:left w:val="none" w:sz="0" w:space="0" w:color="auto"/>
            <w:bottom w:val="none" w:sz="0" w:space="0" w:color="auto"/>
            <w:right w:val="none" w:sz="0" w:space="0" w:color="auto"/>
          </w:divBdr>
          <w:divsChild>
            <w:div w:id="66848097">
              <w:marLeft w:val="0"/>
              <w:marRight w:val="0"/>
              <w:marTop w:val="0"/>
              <w:marBottom w:val="375"/>
              <w:divBdr>
                <w:top w:val="none" w:sz="0" w:space="0" w:color="auto"/>
                <w:left w:val="none" w:sz="0" w:space="0" w:color="auto"/>
                <w:bottom w:val="none" w:sz="0" w:space="0" w:color="auto"/>
                <w:right w:val="none" w:sz="0" w:space="0" w:color="auto"/>
              </w:divBdr>
              <w:divsChild>
                <w:div w:id="1471290229">
                  <w:marLeft w:val="0"/>
                  <w:marRight w:val="0"/>
                  <w:marTop w:val="0"/>
                  <w:marBottom w:val="0"/>
                  <w:divBdr>
                    <w:top w:val="none" w:sz="0" w:space="0" w:color="auto"/>
                    <w:left w:val="none" w:sz="0" w:space="0" w:color="auto"/>
                    <w:bottom w:val="none" w:sz="0" w:space="0" w:color="auto"/>
                    <w:right w:val="none" w:sz="0" w:space="0" w:color="auto"/>
                  </w:divBdr>
                </w:div>
                <w:div w:id="1608148599">
                  <w:marLeft w:val="0"/>
                  <w:marRight w:val="0"/>
                  <w:marTop w:val="0"/>
                  <w:marBottom w:val="0"/>
                  <w:divBdr>
                    <w:top w:val="none" w:sz="0" w:space="0" w:color="auto"/>
                    <w:left w:val="none" w:sz="0" w:space="0" w:color="auto"/>
                    <w:bottom w:val="single" w:sz="24" w:space="8" w:color="37B8EB"/>
                    <w:right w:val="none" w:sz="0" w:space="0" w:color="auto"/>
                  </w:divBdr>
                  <w:divsChild>
                    <w:div w:id="7072913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06005980">
          <w:marLeft w:val="0"/>
          <w:marRight w:val="0"/>
          <w:marTop w:val="0"/>
          <w:marBottom w:val="0"/>
          <w:divBdr>
            <w:top w:val="none" w:sz="0" w:space="0" w:color="auto"/>
            <w:left w:val="none" w:sz="0" w:space="0" w:color="auto"/>
            <w:bottom w:val="none" w:sz="0" w:space="0" w:color="auto"/>
            <w:right w:val="none" w:sz="0" w:space="0" w:color="auto"/>
          </w:divBdr>
          <w:divsChild>
            <w:div w:id="1011488619">
              <w:marLeft w:val="0"/>
              <w:marRight w:val="0"/>
              <w:marTop w:val="0"/>
              <w:marBottom w:val="0"/>
              <w:divBdr>
                <w:top w:val="none" w:sz="0" w:space="0" w:color="auto"/>
                <w:left w:val="none" w:sz="0" w:space="0" w:color="auto"/>
                <w:bottom w:val="none" w:sz="0" w:space="0" w:color="auto"/>
                <w:right w:val="none" w:sz="0" w:space="0" w:color="auto"/>
              </w:divBdr>
              <w:divsChild>
                <w:div w:id="413867889">
                  <w:marLeft w:val="0"/>
                  <w:marRight w:val="0"/>
                  <w:marTop w:val="150"/>
                  <w:marBottom w:val="0"/>
                  <w:divBdr>
                    <w:top w:val="single" w:sz="6" w:space="6" w:color="EAEAEA"/>
                    <w:left w:val="none" w:sz="0" w:space="0" w:color="auto"/>
                    <w:bottom w:val="none" w:sz="0" w:space="0" w:color="auto"/>
                    <w:right w:val="none" w:sz="0" w:space="0" w:color="auto"/>
                  </w:divBdr>
                </w:div>
                <w:div w:id="779490546">
                  <w:marLeft w:val="0"/>
                  <w:marRight w:val="0"/>
                  <w:marTop w:val="0"/>
                  <w:marBottom w:val="0"/>
                  <w:divBdr>
                    <w:top w:val="none" w:sz="0" w:space="0" w:color="auto"/>
                    <w:left w:val="none" w:sz="0" w:space="0" w:color="auto"/>
                    <w:bottom w:val="none" w:sz="0" w:space="0" w:color="auto"/>
                    <w:right w:val="none" w:sz="0" w:space="0" w:color="auto"/>
                  </w:divBdr>
                  <w:divsChild>
                    <w:div w:id="305209412">
                      <w:marLeft w:val="0"/>
                      <w:marRight w:val="0"/>
                      <w:marTop w:val="0"/>
                      <w:marBottom w:val="0"/>
                      <w:divBdr>
                        <w:top w:val="none" w:sz="0" w:space="0" w:color="auto"/>
                        <w:left w:val="none" w:sz="0" w:space="0" w:color="auto"/>
                        <w:bottom w:val="none" w:sz="0" w:space="0" w:color="auto"/>
                        <w:right w:val="none" w:sz="0" w:space="0" w:color="auto"/>
                      </w:divBdr>
                    </w:div>
                    <w:div w:id="914706632">
                      <w:marLeft w:val="0"/>
                      <w:marRight w:val="0"/>
                      <w:marTop w:val="0"/>
                      <w:marBottom w:val="0"/>
                      <w:divBdr>
                        <w:top w:val="none" w:sz="0" w:space="0" w:color="auto"/>
                        <w:left w:val="none" w:sz="0" w:space="0" w:color="auto"/>
                        <w:bottom w:val="none" w:sz="0" w:space="0" w:color="auto"/>
                        <w:right w:val="none" w:sz="0" w:space="0" w:color="auto"/>
                      </w:divBdr>
                      <w:divsChild>
                        <w:div w:id="248659703">
                          <w:marLeft w:val="0"/>
                          <w:marRight w:val="0"/>
                          <w:marTop w:val="0"/>
                          <w:marBottom w:val="0"/>
                          <w:divBdr>
                            <w:top w:val="none" w:sz="0" w:space="0" w:color="auto"/>
                            <w:left w:val="none" w:sz="0" w:space="0" w:color="auto"/>
                            <w:bottom w:val="none" w:sz="0" w:space="0" w:color="auto"/>
                            <w:right w:val="none" w:sz="0" w:space="0" w:color="auto"/>
                          </w:divBdr>
                        </w:div>
                        <w:div w:id="333144176">
                          <w:marLeft w:val="0"/>
                          <w:marRight w:val="0"/>
                          <w:marTop w:val="0"/>
                          <w:marBottom w:val="0"/>
                          <w:divBdr>
                            <w:top w:val="none" w:sz="0" w:space="0" w:color="auto"/>
                            <w:left w:val="none" w:sz="0" w:space="0" w:color="auto"/>
                            <w:bottom w:val="none" w:sz="0" w:space="0" w:color="auto"/>
                            <w:right w:val="none" w:sz="0" w:space="0" w:color="auto"/>
                          </w:divBdr>
                        </w:div>
                        <w:div w:id="1489857781">
                          <w:marLeft w:val="0"/>
                          <w:marRight w:val="0"/>
                          <w:marTop w:val="0"/>
                          <w:marBottom w:val="0"/>
                          <w:divBdr>
                            <w:top w:val="none" w:sz="0" w:space="0" w:color="auto"/>
                            <w:left w:val="none" w:sz="0" w:space="0" w:color="auto"/>
                            <w:bottom w:val="none" w:sz="0" w:space="0" w:color="auto"/>
                            <w:right w:val="none" w:sz="0" w:space="0" w:color="auto"/>
                          </w:divBdr>
                        </w:div>
                      </w:divsChild>
                    </w:div>
                    <w:div w:id="923953598">
                      <w:marLeft w:val="0"/>
                      <w:marRight w:val="0"/>
                      <w:marTop w:val="0"/>
                      <w:marBottom w:val="0"/>
                      <w:divBdr>
                        <w:top w:val="none" w:sz="0" w:space="0" w:color="auto"/>
                        <w:left w:val="none" w:sz="0" w:space="0" w:color="auto"/>
                        <w:bottom w:val="none" w:sz="0" w:space="0" w:color="auto"/>
                        <w:right w:val="none" w:sz="0" w:space="0" w:color="auto"/>
                      </w:divBdr>
                    </w:div>
                    <w:div w:id="1205021042">
                      <w:marLeft w:val="0"/>
                      <w:marRight w:val="0"/>
                      <w:marTop w:val="0"/>
                      <w:marBottom w:val="0"/>
                      <w:divBdr>
                        <w:top w:val="none" w:sz="0" w:space="0" w:color="auto"/>
                        <w:left w:val="none" w:sz="0" w:space="0" w:color="auto"/>
                        <w:bottom w:val="none" w:sz="0" w:space="0" w:color="auto"/>
                        <w:right w:val="none" w:sz="0" w:space="0" w:color="auto"/>
                      </w:divBdr>
                      <w:divsChild>
                        <w:div w:id="156768947">
                          <w:marLeft w:val="0"/>
                          <w:marRight w:val="0"/>
                          <w:marTop w:val="0"/>
                          <w:marBottom w:val="0"/>
                          <w:divBdr>
                            <w:top w:val="none" w:sz="0" w:space="0" w:color="auto"/>
                            <w:left w:val="none" w:sz="0" w:space="0" w:color="auto"/>
                            <w:bottom w:val="none" w:sz="0" w:space="0" w:color="auto"/>
                            <w:right w:val="none" w:sz="0" w:space="0" w:color="auto"/>
                          </w:divBdr>
                        </w:div>
                        <w:div w:id="581790910">
                          <w:marLeft w:val="0"/>
                          <w:marRight w:val="0"/>
                          <w:marTop w:val="0"/>
                          <w:marBottom w:val="0"/>
                          <w:divBdr>
                            <w:top w:val="none" w:sz="0" w:space="0" w:color="auto"/>
                            <w:left w:val="none" w:sz="0" w:space="0" w:color="auto"/>
                            <w:bottom w:val="none" w:sz="0" w:space="0" w:color="auto"/>
                            <w:right w:val="none" w:sz="0" w:space="0" w:color="auto"/>
                          </w:divBdr>
                        </w:div>
                        <w:div w:id="1946769491">
                          <w:marLeft w:val="0"/>
                          <w:marRight w:val="0"/>
                          <w:marTop w:val="0"/>
                          <w:marBottom w:val="0"/>
                          <w:divBdr>
                            <w:top w:val="none" w:sz="0" w:space="0" w:color="auto"/>
                            <w:left w:val="none" w:sz="0" w:space="0" w:color="auto"/>
                            <w:bottom w:val="none" w:sz="0" w:space="0" w:color="auto"/>
                            <w:right w:val="none" w:sz="0" w:space="0" w:color="auto"/>
                          </w:divBdr>
                          <w:divsChild>
                            <w:div w:id="1881626790">
                              <w:marLeft w:val="0"/>
                              <w:marRight w:val="0"/>
                              <w:marTop w:val="0"/>
                              <w:marBottom w:val="300"/>
                              <w:divBdr>
                                <w:top w:val="none" w:sz="0" w:space="0" w:color="auto"/>
                                <w:left w:val="none" w:sz="0" w:space="0" w:color="auto"/>
                                <w:bottom w:val="none" w:sz="0" w:space="0" w:color="auto"/>
                                <w:right w:val="none" w:sz="0" w:space="0" w:color="auto"/>
                              </w:divBdr>
                              <w:divsChild>
                                <w:div w:id="408842985">
                                  <w:marLeft w:val="0"/>
                                  <w:marRight w:val="0"/>
                                  <w:marTop w:val="0"/>
                                  <w:marBottom w:val="0"/>
                                  <w:divBdr>
                                    <w:top w:val="none" w:sz="0" w:space="0" w:color="auto"/>
                                    <w:left w:val="none" w:sz="0" w:space="0" w:color="auto"/>
                                    <w:bottom w:val="none" w:sz="0" w:space="0" w:color="auto"/>
                                    <w:right w:val="none" w:sz="0" w:space="0" w:color="auto"/>
                                  </w:divBdr>
                                  <w:divsChild>
                                    <w:div w:id="796219779">
                                      <w:marLeft w:val="0"/>
                                      <w:marRight w:val="0"/>
                                      <w:marTop w:val="0"/>
                                      <w:marBottom w:val="0"/>
                                      <w:divBdr>
                                        <w:top w:val="none" w:sz="0" w:space="0" w:color="auto"/>
                                        <w:left w:val="none" w:sz="0" w:space="0" w:color="auto"/>
                                        <w:bottom w:val="none" w:sz="0" w:space="0" w:color="auto"/>
                                        <w:right w:val="none" w:sz="0" w:space="0" w:color="auto"/>
                                      </w:divBdr>
                                    </w:div>
                                    <w:div w:id="1668703901">
                                      <w:marLeft w:val="0"/>
                                      <w:marRight w:val="0"/>
                                      <w:marTop w:val="0"/>
                                      <w:marBottom w:val="0"/>
                                      <w:divBdr>
                                        <w:top w:val="none" w:sz="0" w:space="0" w:color="auto"/>
                                        <w:left w:val="none" w:sz="0" w:space="0" w:color="auto"/>
                                        <w:bottom w:val="none" w:sz="0" w:space="0" w:color="auto"/>
                                        <w:right w:val="none" w:sz="0" w:space="0" w:color="auto"/>
                                      </w:divBdr>
                                      <w:divsChild>
                                        <w:div w:id="1689602152">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48070">
                          <w:marLeft w:val="0"/>
                          <w:marRight w:val="0"/>
                          <w:marTop w:val="0"/>
                          <w:marBottom w:val="0"/>
                          <w:divBdr>
                            <w:top w:val="none" w:sz="0" w:space="0" w:color="auto"/>
                            <w:left w:val="none" w:sz="0" w:space="0" w:color="auto"/>
                            <w:bottom w:val="none" w:sz="0" w:space="0" w:color="auto"/>
                            <w:right w:val="none" w:sz="0" w:space="0" w:color="auto"/>
                          </w:divBdr>
                        </w:div>
                      </w:divsChild>
                    </w:div>
                    <w:div w:id="1351682197">
                      <w:marLeft w:val="0"/>
                      <w:marRight w:val="0"/>
                      <w:marTop w:val="0"/>
                      <w:marBottom w:val="0"/>
                      <w:divBdr>
                        <w:top w:val="none" w:sz="0" w:space="0" w:color="auto"/>
                        <w:left w:val="none" w:sz="0" w:space="0" w:color="auto"/>
                        <w:bottom w:val="none" w:sz="0" w:space="0" w:color="auto"/>
                        <w:right w:val="none" w:sz="0" w:space="0" w:color="auto"/>
                      </w:divBdr>
                    </w:div>
                    <w:div w:id="1403914401">
                      <w:marLeft w:val="0"/>
                      <w:marRight w:val="0"/>
                      <w:marTop w:val="0"/>
                      <w:marBottom w:val="0"/>
                      <w:divBdr>
                        <w:top w:val="none" w:sz="0" w:space="0" w:color="auto"/>
                        <w:left w:val="none" w:sz="0" w:space="0" w:color="auto"/>
                        <w:bottom w:val="none" w:sz="0" w:space="0" w:color="auto"/>
                        <w:right w:val="none" w:sz="0" w:space="0" w:color="auto"/>
                      </w:divBdr>
                    </w:div>
                    <w:div w:id="14239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5444">
              <w:marLeft w:val="0"/>
              <w:marRight w:val="0"/>
              <w:marTop w:val="0"/>
              <w:marBottom w:val="0"/>
              <w:divBdr>
                <w:top w:val="none" w:sz="0" w:space="0" w:color="auto"/>
                <w:left w:val="none" w:sz="0" w:space="0" w:color="auto"/>
                <w:bottom w:val="none" w:sz="0" w:space="0" w:color="auto"/>
                <w:right w:val="none" w:sz="0" w:space="0" w:color="auto"/>
              </w:divBdr>
              <w:divsChild>
                <w:div w:id="702023589">
                  <w:marLeft w:val="0"/>
                  <w:marRight w:val="0"/>
                  <w:marTop w:val="0"/>
                  <w:marBottom w:val="150"/>
                  <w:divBdr>
                    <w:top w:val="none" w:sz="0" w:space="0" w:color="auto"/>
                    <w:left w:val="none" w:sz="0" w:space="0" w:color="auto"/>
                    <w:bottom w:val="none" w:sz="0" w:space="0" w:color="auto"/>
                    <w:right w:val="none" w:sz="0" w:space="0" w:color="auto"/>
                  </w:divBdr>
                </w:div>
              </w:divsChild>
            </w:div>
            <w:div w:id="1739786342">
              <w:marLeft w:val="0"/>
              <w:marRight w:val="0"/>
              <w:marTop w:val="0"/>
              <w:marBottom w:val="300"/>
              <w:divBdr>
                <w:top w:val="none" w:sz="0" w:space="0" w:color="auto"/>
                <w:left w:val="none" w:sz="0" w:space="0" w:color="auto"/>
                <w:bottom w:val="none" w:sz="0" w:space="0" w:color="auto"/>
                <w:right w:val="none" w:sz="0" w:space="0" w:color="auto"/>
              </w:divBdr>
              <w:divsChild>
                <w:div w:id="19846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98178">
      <w:bodyDiv w:val="1"/>
      <w:marLeft w:val="0"/>
      <w:marRight w:val="0"/>
      <w:marTop w:val="0"/>
      <w:marBottom w:val="0"/>
      <w:divBdr>
        <w:top w:val="none" w:sz="0" w:space="0" w:color="auto"/>
        <w:left w:val="none" w:sz="0" w:space="0" w:color="auto"/>
        <w:bottom w:val="none" w:sz="0" w:space="0" w:color="auto"/>
        <w:right w:val="none" w:sz="0" w:space="0" w:color="auto"/>
      </w:divBdr>
    </w:div>
    <w:div w:id="878666658">
      <w:bodyDiv w:val="1"/>
      <w:marLeft w:val="0"/>
      <w:marRight w:val="0"/>
      <w:marTop w:val="0"/>
      <w:marBottom w:val="0"/>
      <w:divBdr>
        <w:top w:val="none" w:sz="0" w:space="0" w:color="auto"/>
        <w:left w:val="none" w:sz="0" w:space="0" w:color="auto"/>
        <w:bottom w:val="none" w:sz="0" w:space="0" w:color="auto"/>
        <w:right w:val="none" w:sz="0" w:space="0" w:color="auto"/>
      </w:divBdr>
    </w:div>
    <w:div w:id="1016883067">
      <w:bodyDiv w:val="1"/>
      <w:marLeft w:val="0"/>
      <w:marRight w:val="0"/>
      <w:marTop w:val="0"/>
      <w:marBottom w:val="0"/>
      <w:divBdr>
        <w:top w:val="none" w:sz="0" w:space="0" w:color="auto"/>
        <w:left w:val="none" w:sz="0" w:space="0" w:color="auto"/>
        <w:bottom w:val="none" w:sz="0" w:space="0" w:color="auto"/>
        <w:right w:val="none" w:sz="0" w:space="0" w:color="auto"/>
      </w:divBdr>
    </w:div>
    <w:div w:id="1171261149">
      <w:bodyDiv w:val="1"/>
      <w:marLeft w:val="0"/>
      <w:marRight w:val="0"/>
      <w:marTop w:val="0"/>
      <w:marBottom w:val="0"/>
      <w:divBdr>
        <w:top w:val="none" w:sz="0" w:space="0" w:color="auto"/>
        <w:left w:val="none" w:sz="0" w:space="0" w:color="auto"/>
        <w:bottom w:val="none" w:sz="0" w:space="0" w:color="auto"/>
        <w:right w:val="none" w:sz="0" w:space="0" w:color="auto"/>
      </w:divBdr>
    </w:div>
    <w:div w:id="1333027950">
      <w:bodyDiv w:val="1"/>
      <w:marLeft w:val="0"/>
      <w:marRight w:val="0"/>
      <w:marTop w:val="0"/>
      <w:marBottom w:val="0"/>
      <w:divBdr>
        <w:top w:val="none" w:sz="0" w:space="0" w:color="auto"/>
        <w:left w:val="none" w:sz="0" w:space="0" w:color="auto"/>
        <w:bottom w:val="none" w:sz="0" w:space="0" w:color="auto"/>
        <w:right w:val="none" w:sz="0" w:space="0" w:color="auto"/>
      </w:divBdr>
    </w:div>
    <w:div w:id="1364550811">
      <w:bodyDiv w:val="1"/>
      <w:marLeft w:val="0"/>
      <w:marRight w:val="0"/>
      <w:marTop w:val="0"/>
      <w:marBottom w:val="0"/>
      <w:divBdr>
        <w:top w:val="none" w:sz="0" w:space="0" w:color="auto"/>
        <w:left w:val="none" w:sz="0" w:space="0" w:color="auto"/>
        <w:bottom w:val="none" w:sz="0" w:space="0" w:color="auto"/>
        <w:right w:val="none" w:sz="0" w:space="0" w:color="auto"/>
      </w:divBdr>
      <w:divsChild>
        <w:div w:id="485634651">
          <w:marLeft w:val="0"/>
          <w:marRight w:val="0"/>
          <w:marTop w:val="0"/>
          <w:marBottom w:val="0"/>
          <w:divBdr>
            <w:top w:val="none" w:sz="0" w:space="0" w:color="auto"/>
            <w:left w:val="none" w:sz="0" w:space="0" w:color="auto"/>
            <w:bottom w:val="none" w:sz="0" w:space="0" w:color="auto"/>
            <w:right w:val="none" w:sz="0" w:space="0" w:color="auto"/>
          </w:divBdr>
        </w:div>
      </w:divsChild>
    </w:div>
    <w:div w:id="1383212043">
      <w:bodyDiv w:val="1"/>
      <w:marLeft w:val="0"/>
      <w:marRight w:val="0"/>
      <w:marTop w:val="0"/>
      <w:marBottom w:val="0"/>
      <w:divBdr>
        <w:top w:val="none" w:sz="0" w:space="0" w:color="auto"/>
        <w:left w:val="none" w:sz="0" w:space="0" w:color="auto"/>
        <w:bottom w:val="none" w:sz="0" w:space="0" w:color="auto"/>
        <w:right w:val="none" w:sz="0" w:space="0" w:color="auto"/>
      </w:divBdr>
    </w:div>
    <w:div w:id="1385711729">
      <w:bodyDiv w:val="1"/>
      <w:marLeft w:val="0"/>
      <w:marRight w:val="0"/>
      <w:marTop w:val="0"/>
      <w:marBottom w:val="0"/>
      <w:divBdr>
        <w:top w:val="none" w:sz="0" w:space="0" w:color="auto"/>
        <w:left w:val="none" w:sz="0" w:space="0" w:color="auto"/>
        <w:bottom w:val="none" w:sz="0" w:space="0" w:color="auto"/>
        <w:right w:val="none" w:sz="0" w:space="0" w:color="auto"/>
      </w:divBdr>
    </w:div>
    <w:div w:id="1628581598">
      <w:bodyDiv w:val="1"/>
      <w:marLeft w:val="0"/>
      <w:marRight w:val="0"/>
      <w:marTop w:val="0"/>
      <w:marBottom w:val="0"/>
      <w:divBdr>
        <w:top w:val="none" w:sz="0" w:space="0" w:color="auto"/>
        <w:left w:val="none" w:sz="0" w:space="0" w:color="auto"/>
        <w:bottom w:val="none" w:sz="0" w:space="0" w:color="auto"/>
        <w:right w:val="none" w:sz="0" w:space="0" w:color="auto"/>
      </w:divBdr>
    </w:div>
    <w:div w:id="1846894779">
      <w:bodyDiv w:val="1"/>
      <w:marLeft w:val="0"/>
      <w:marRight w:val="0"/>
      <w:marTop w:val="0"/>
      <w:marBottom w:val="0"/>
      <w:divBdr>
        <w:top w:val="none" w:sz="0" w:space="0" w:color="auto"/>
        <w:left w:val="none" w:sz="0" w:space="0" w:color="auto"/>
        <w:bottom w:val="none" w:sz="0" w:space="0" w:color="auto"/>
        <w:right w:val="none" w:sz="0" w:space="0" w:color="auto"/>
      </w:divBdr>
    </w:div>
    <w:div w:id="1993367883">
      <w:bodyDiv w:val="1"/>
      <w:marLeft w:val="0"/>
      <w:marRight w:val="0"/>
      <w:marTop w:val="0"/>
      <w:marBottom w:val="0"/>
      <w:divBdr>
        <w:top w:val="none" w:sz="0" w:space="0" w:color="auto"/>
        <w:left w:val="none" w:sz="0" w:space="0" w:color="auto"/>
        <w:bottom w:val="none" w:sz="0" w:space="0" w:color="auto"/>
        <w:right w:val="none" w:sz="0" w:space="0" w:color="auto"/>
      </w:divBdr>
    </w:div>
    <w:div w:id="1996031636">
      <w:bodyDiv w:val="1"/>
      <w:marLeft w:val="0"/>
      <w:marRight w:val="0"/>
      <w:marTop w:val="0"/>
      <w:marBottom w:val="0"/>
      <w:divBdr>
        <w:top w:val="none" w:sz="0" w:space="0" w:color="auto"/>
        <w:left w:val="none" w:sz="0" w:space="0" w:color="auto"/>
        <w:bottom w:val="none" w:sz="0" w:space="0" w:color="auto"/>
        <w:right w:val="none" w:sz="0" w:space="0" w:color="auto"/>
      </w:divBdr>
    </w:div>
    <w:div w:id="2077968640">
      <w:bodyDiv w:val="1"/>
      <w:marLeft w:val="0"/>
      <w:marRight w:val="0"/>
      <w:marTop w:val="0"/>
      <w:marBottom w:val="0"/>
      <w:divBdr>
        <w:top w:val="none" w:sz="0" w:space="0" w:color="auto"/>
        <w:left w:val="none" w:sz="0" w:space="0" w:color="auto"/>
        <w:bottom w:val="none" w:sz="0" w:space="0" w:color="auto"/>
        <w:right w:val="none" w:sz="0" w:space="0" w:color="auto"/>
      </w:divBdr>
      <w:divsChild>
        <w:div w:id="1077557268">
          <w:marLeft w:val="0"/>
          <w:marRight w:val="0"/>
          <w:marTop w:val="0"/>
          <w:marBottom w:val="0"/>
          <w:divBdr>
            <w:top w:val="none" w:sz="0" w:space="0" w:color="auto"/>
            <w:left w:val="none" w:sz="0" w:space="0" w:color="auto"/>
            <w:bottom w:val="none" w:sz="0" w:space="0" w:color="auto"/>
            <w:right w:val="none" w:sz="0" w:space="0" w:color="auto"/>
          </w:divBdr>
        </w:div>
      </w:divsChild>
    </w:div>
    <w:div w:id="2104763603">
      <w:bodyDiv w:val="1"/>
      <w:marLeft w:val="0"/>
      <w:marRight w:val="0"/>
      <w:marTop w:val="0"/>
      <w:marBottom w:val="0"/>
      <w:divBdr>
        <w:top w:val="none" w:sz="0" w:space="0" w:color="auto"/>
        <w:left w:val="none" w:sz="0" w:space="0" w:color="auto"/>
        <w:bottom w:val="none" w:sz="0" w:space="0" w:color="auto"/>
        <w:right w:val="none" w:sz="0" w:space="0" w:color="auto"/>
      </w:divBdr>
    </w:div>
    <w:div w:id="211616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diagramDrawing" Target="diagrams/drawing1.xml"/><Relationship Id="rId21" Type="http://schemas.openxmlformats.org/officeDocument/2006/relationships/image" Target="media/image5.jpg"/><Relationship Id="rId34" Type="http://schemas.openxmlformats.org/officeDocument/2006/relationships/image" Target="media/image15.png"/><Relationship Id="rId42" Type="http://schemas.openxmlformats.org/officeDocument/2006/relationships/image" Target="media/image18.jpeg"/><Relationship Id="rId47" Type="http://schemas.microsoft.com/office/2011/relationships/people" Target="peop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microsoft.com/office/2011/relationships/commentsExtended" Target="commentsExtended.xml"/><Relationship Id="rId11" Type="http://schemas.openxmlformats.org/officeDocument/2006/relationships/footnotes" Target="footnotes.xml"/><Relationship Id="rId24" Type="http://schemas.openxmlformats.org/officeDocument/2006/relationships/hyperlink" Target="http://www.ce.nl/" TargetMode="External"/><Relationship Id="rId32" Type="http://schemas.openxmlformats.org/officeDocument/2006/relationships/image" Target="media/image13.png"/><Relationship Id="rId37" Type="http://schemas.openxmlformats.org/officeDocument/2006/relationships/diagramQuickStyle" Target="diagrams/quickStyle1.xml"/><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comments" Target="comments.xml"/><Relationship Id="rId36" Type="http://schemas.openxmlformats.org/officeDocument/2006/relationships/diagramLayout" Target="diagrams/layout1.xml"/><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png"/><Relationship Id="rId30" Type="http://schemas.microsoft.com/office/2016/09/relationships/commentsIds" Target="commentsIds.xml"/><Relationship Id="rId35" Type="http://schemas.openxmlformats.org/officeDocument/2006/relationships/diagramData" Target="diagrams/data1.xml"/><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diagramColors" Target="diagrams/colors1.xm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s>
</file>

<file path=word/_rels/footnotes.xml.rels><?xml version="1.0" encoding="UTF-8" standalone="yes"?>
<Relationships xmlns="http://schemas.openxmlformats.org/package/2006/relationships"><Relationship Id="rId3" Type="http://schemas.openxmlformats.org/officeDocument/2006/relationships/hyperlink" Target="https://www.samangroep.nl/producten/warmtepompen/daikin/" TargetMode="External"/><Relationship Id="rId2" Type="http://schemas.openxmlformats.org/officeDocument/2006/relationships/hyperlink" Target="https://www.rvo.nl/sites/default/files/2017/07/RVO.nl%20-%20Factsheet%20WKO%20en%20warmtepompen.pdf" TargetMode="External"/><Relationship Id="rId1" Type="http://schemas.openxmlformats.org/officeDocument/2006/relationships/hyperlink" Target="https://www.ecofys.com/files/files/collectieve-warmte-naar-lage-temperatuur.pdf" TargetMode="External"/><Relationship Id="rId4" Type="http://schemas.openxmlformats.org/officeDocument/2006/relationships/hyperlink" Target="https://www.warmtepomp-info.nl/buitenunit-kosten/"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G:\Huisstijl\Werkgroepsjablonen\Rapport%20CE%20Delft.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2C005-B193-42CA-82D3-FBE17BC8E7B2}" type="doc">
      <dgm:prSet loTypeId="urn:microsoft.com/office/officeart/2005/8/layout/hList1" loCatId="list" qsTypeId="urn:microsoft.com/office/officeart/2005/8/quickstyle/simple1" qsCatId="simple" csTypeId="urn:microsoft.com/office/officeart/2005/8/colors/accent2_2" csCatId="accent2" phldr="1"/>
      <dgm:spPr/>
      <dgm:t>
        <a:bodyPr/>
        <a:lstStyle/>
        <a:p>
          <a:endParaRPr lang="nl-NL"/>
        </a:p>
      </dgm:t>
    </dgm:pt>
    <dgm:pt modelId="{B8BB90C1-528F-4CDC-8070-32EA2482316F}">
      <dgm:prSet phldrT="[Tekst]" custT="1"/>
      <dgm:spPr/>
      <dgm:t>
        <a:bodyPr/>
        <a:lstStyle/>
        <a:p>
          <a:r>
            <a:rPr lang="nl-NL" sz="1100" b="1"/>
            <a:t>Variant 1</a:t>
          </a:r>
        </a:p>
      </dgm:t>
    </dgm:pt>
    <dgm:pt modelId="{3248DA97-9F33-421C-B8C2-9783DDB6C696}" type="parTrans" cxnId="{A18918AC-142F-44C0-A114-943F81629E0C}">
      <dgm:prSet/>
      <dgm:spPr/>
      <dgm:t>
        <a:bodyPr/>
        <a:lstStyle/>
        <a:p>
          <a:endParaRPr lang="nl-NL"/>
        </a:p>
      </dgm:t>
    </dgm:pt>
    <dgm:pt modelId="{9C34C2E4-F1BC-47D2-B026-63FEE5D5C0A4}" type="sibTrans" cxnId="{A18918AC-142F-44C0-A114-943F81629E0C}">
      <dgm:prSet/>
      <dgm:spPr/>
      <dgm:t>
        <a:bodyPr/>
        <a:lstStyle/>
        <a:p>
          <a:endParaRPr lang="nl-NL"/>
        </a:p>
      </dgm:t>
    </dgm:pt>
    <dgm:pt modelId="{81D9E818-A604-4F90-B3F2-0B71FCE5D202}">
      <dgm:prSet phldrT="[Tekst]"/>
      <dgm:spPr/>
      <dgm:t>
        <a:bodyPr/>
        <a:lstStyle/>
        <a:p>
          <a:r>
            <a:rPr lang="nl-NL"/>
            <a:t>MT/HT (70°-40°C) distributienet</a:t>
          </a:r>
        </a:p>
      </dgm:t>
    </dgm:pt>
    <dgm:pt modelId="{50CF9282-3E2E-465B-94D5-D85361819882}" type="parTrans" cxnId="{4FB6103D-3835-4683-AD2B-BB66CE0CB4D9}">
      <dgm:prSet/>
      <dgm:spPr/>
      <dgm:t>
        <a:bodyPr/>
        <a:lstStyle/>
        <a:p>
          <a:endParaRPr lang="nl-NL"/>
        </a:p>
      </dgm:t>
    </dgm:pt>
    <dgm:pt modelId="{F67DC898-3565-4F49-BD39-1989F1798367}" type="sibTrans" cxnId="{4FB6103D-3835-4683-AD2B-BB66CE0CB4D9}">
      <dgm:prSet/>
      <dgm:spPr/>
      <dgm:t>
        <a:bodyPr/>
        <a:lstStyle/>
        <a:p>
          <a:endParaRPr lang="nl-NL"/>
        </a:p>
      </dgm:t>
    </dgm:pt>
    <dgm:pt modelId="{8E050C49-5DBD-4520-90DD-3343A0401B24}">
      <dgm:prSet phldrT="[Tekst]" custT="1"/>
      <dgm:spPr/>
      <dgm:t>
        <a:bodyPr/>
        <a:lstStyle/>
        <a:p>
          <a:r>
            <a:rPr lang="nl-NL" sz="1100" b="1"/>
            <a:t>Variant 2</a:t>
          </a:r>
        </a:p>
      </dgm:t>
    </dgm:pt>
    <dgm:pt modelId="{CE1D1CED-99EC-4BB9-8A87-FC1965A5CEEE}" type="parTrans" cxnId="{7DA2A066-5E91-4CC7-B719-2E90901FB52D}">
      <dgm:prSet/>
      <dgm:spPr/>
      <dgm:t>
        <a:bodyPr/>
        <a:lstStyle/>
        <a:p>
          <a:endParaRPr lang="nl-NL"/>
        </a:p>
      </dgm:t>
    </dgm:pt>
    <dgm:pt modelId="{9C452284-9AF5-4812-956A-9C04E1C5AD03}" type="sibTrans" cxnId="{7DA2A066-5E91-4CC7-B719-2E90901FB52D}">
      <dgm:prSet/>
      <dgm:spPr/>
      <dgm:t>
        <a:bodyPr/>
        <a:lstStyle/>
        <a:p>
          <a:endParaRPr lang="nl-NL"/>
        </a:p>
      </dgm:t>
    </dgm:pt>
    <dgm:pt modelId="{1F51EBB8-6C14-4EB9-ABA3-2A8756DEA939}">
      <dgm:prSet phldrT="[Tekst]"/>
      <dgm:spPr/>
      <dgm:t>
        <a:bodyPr/>
        <a:lstStyle/>
        <a:p>
          <a:r>
            <a:rPr lang="nl-NL"/>
            <a:t>LT (30°-20°C) distributienet</a:t>
          </a:r>
        </a:p>
      </dgm:t>
    </dgm:pt>
    <dgm:pt modelId="{527761BD-A178-439A-9C00-609A32A3973C}" type="parTrans" cxnId="{5BF069BE-FAFD-45EE-8415-CDCF8CE0A3B9}">
      <dgm:prSet/>
      <dgm:spPr/>
      <dgm:t>
        <a:bodyPr/>
        <a:lstStyle/>
        <a:p>
          <a:endParaRPr lang="nl-NL"/>
        </a:p>
      </dgm:t>
    </dgm:pt>
    <dgm:pt modelId="{43AC2D08-4B6E-4A0F-BF92-AE96720AC118}" type="sibTrans" cxnId="{5BF069BE-FAFD-45EE-8415-CDCF8CE0A3B9}">
      <dgm:prSet/>
      <dgm:spPr/>
      <dgm:t>
        <a:bodyPr/>
        <a:lstStyle/>
        <a:p>
          <a:endParaRPr lang="nl-NL"/>
        </a:p>
      </dgm:t>
    </dgm:pt>
    <dgm:pt modelId="{24C6BDC5-0D8C-451C-8C37-4140096CC0C0}">
      <dgm:prSet phldrT="[Tekst]"/>
      <dgm:spPr/>
      <dgm:t>
        <a:bodyPr/>
        <a:lstStyle/>
        <a:p>
          <a:r>
            <a:rPr lang="nl-NL"/>
            <a:t>Meerdere isolatieniveaus en afgiftesysteem gebouwen</a:t>
          </a:r>
        </a:p>
      </dgm:t>
    </dgm:pt>
    <dgm:pt modelId="{7E711E45-D350-4406-B9CB-052932111B22}" type="parTrans" cxnId="{CE3707EE-053A-4683-914B-BF9AE443AC6B}">
      <dgm:prSet/>
      <dgm:spPr/>
      <dgm:t>
        <a:bodyPr/>
        <a:lstStyle/>
        <a:p>
          <a:endParaRPr lang="nl-NL"/>
        </a:p>
      </dgm:t>
    </dgm:pt>
    <dgm:pt modelId="{D6B49959-F2CF-428E-AD62-319D03F93280}" type="sibTrans" cxnId="{CE3707EE-053A-4683-914B-BF9AE443AC6B}">
      <dgm:prSet/>
      <dgm:spPr/>
      <dgm:t>
        <a:bodyPr/>
        <a:lstStyle/>
        <a:p>
          <a:endParaRPr lang="nl-NL"/>
        </a:p>
      </dgm:t>
    </dgm:pt>
    <dgm:pt modelId="{1D2C7A04-7689-46B6-BB7C-32325B0B8BA0}">
      <dgm:prSet phldrT="[Tekst]" custT="1"/>
      <dgm:spPr/>
      <dgm:t>
        <a:bodyPr/>
        <a:lstStyle/>
        <a:p>
          <a:r>
            <a:rPr lang="nl-NL" sz="1100" b="1"/>
            <a:t>Variant 3</a:t>
          </a:r>
        </a:p>
      </dgm:t>
    </dgm:pt>
    <dgm:pt modelId="{7917FACE-22E9-4C49-A4D2-8C07B34B75FA}" type="parTrans" cxnId="{D74D90C0-5687-4B1F-A8AE-7AF16575E23D}">
      <dgm:prSet/>
      <dgm:spPr/>
      <dgm:t>
        <a:bodyPr/>
        <a:lstStyle/>
        <a:p>
          <a:endParaRPr lang="nl-NL"/>
        </a:p>
      </dgm:t>
    </dgm:pt>
    <dgm:pt modelId="{F5320C81-F28A-419D-ADB1-F09A07FF6E5B}" type="sibTrans" cxnId="{D74D90C0-5687-4B1F-A8AE-7AF16575E23D}">
      <dgm:prSet/>
      <dgm:spPr/>
      <dgm:t>
        <a:bodyPr/>
        <a:lstStyle/>
        <a:p>
          <a:endParaRPr lang="nl-NL"/>
        </a:p>
      </dgm:t>
    </dgm:pt>
    <dgm:pt modelId="{5BD04C0C-2CE1-48A1-9523-9157BD5254A2}">
      <dgm:prSet phldrT="[Tekst]"/>
      <dgm:spPr/>
      <dgm:t>
        <a:bodyPr/>
        <a:lstStyle/>
        <a:p>
          <a:r>
            <a:rPr lang="nl-NL"/>
            <a:t>Matige gebouwisolatie</a:t>
          </a:r>
        </a:p>
      </dgm:t>
    </dgm:pt>
    <dgm:pt modelId="{277854BF-B7B6-4515-AA3A-27843D384D70}" type="parTrans" cxnId="{E7A596D0-0CA0-43B7-9294-FA5DC4D6848A}">
      <dgm:prSet/>
      <dgm:spPr/>
      <dgm:t>
        <a:bodyPr/>
        <a:lstStyle/>
        <a:p>
          <a:endParaRPr lang="nl-NL"/>
        </a:p>
      </dgm:t>
    </dgm:pt>
    <dgm:pt modelId="{5DF9EA57-E6B5-4288-B6C4-5103EE352249}" type="sibTrans" cxnId="{E7A596D0-0CA0-43B7-9294-FA5DC4D6848A}">
      <dgm:prSet/>
      <dgm:spPr/>
      <dgm:t>
        <a:bodyPr/>
        <a:lstStyle/>
        <a:p>
          <a:endParaRPr lang="nl-NL"/>
        </a:p>
      </dgm:t>
    </dgm:pt>
    <dgm:pt modelId="{710190AF-1794-466D-848A-72D9A48B1565}">
      <dgm:prSet phldrT="[Tekst]"/>
      <dgm:spPr/>
      <dgm:t>
        <a:bodyPr/>
        <a:lstStyle/>
        <a:p>
          <a:r>
            <a:rPr lang="nl-NL"/>
            <a:t>LT-net met collectieve opwaardering (warmtepomp)</a:t>
          </a:r>
        </a:p>
      </dgm:t>
    </dgm:pt>
    <dgm:pt modelId="{EBCEEDFB-21BE-4269-90FC-D8D50716E193}" type="parTrans" cxnId="{A480C927-F49C-44BC-A372-6331504741B2}">
      <dgm:prSet/>
      <dgm:spPr/>
      <dgm:t>
        <a:bodyPr/>
        <a:lstStyle/>
        <a:p>
          <a:endParaRPr lang="nl-NL"/>
        </a:p>
      </dgm:t>
    </dgm:pt>
    <dgm:pt modelId="{3858EF73-3E10-4F32-A6B1-0902F3BB5449}" type="sibTrans" cxnId="{A480C927-F49C-44BC-A372-6331504741B2}">
      <dgm:prSet/>
      <dgm:spPr/>
      <dgm:t>
        <a:bodyPr/>
        <a:lstStyle/>
        <a:p>
          <a:endParaRPr lang="nl-NL"/>
        </a:p>
      </dgm:t>
    </dgm:pt>
    <dgm:pt modelId="{63E8D52E-21E3-4FCD-9D43-A9D9423D76F5}">
      <dgm:prSet phldrT="[Tekst]"/>
      <dgm:spPr/>
      <dgm:t>
        <a:bodyPr/>
        <a:lstStyle/>
        <a:p>
          <a:r>
            <a:rPr lang="nl-NL"/>
            <a:t>LT-net met individuele opwaardering (warmtepompen)</a:t>
          </a:r>
        </a:p>
      </dgm:t>
    </dgm:pt>
    <dgm:pt modelId="{4C88D8CA-5996-466B-8A5B-2610BF4B524F}" type="parTrans" cxnId="{E5667BCC-80DC-4B5F-B669-1F8F4370C389}">
      <dgm:prSet/>
      <dgm:spPr/>
      <dgm:t>
        <a:bodyPr/>
        <a:lstStyle/>
        <a:p>
          <a:endParaRPr lang="nl-NL"/>
        </a:p>
      </dgm:t>
    </dgm:pt>
    <dgm:pt modelId="{485F8B23-9B51-4308-AF2C-761906968849}" type="sibTrans" cxnId="{E5667BCC-80DC-4B5F-B669-1F8F4370C389}">
      <dgm:prSet/>
      <dgm:spPr/>
      <dgm:t>
        <a:bodyPr/>
        <a:lstStyle/>
        <a:p>
          <a:endParaRPr lang="nl-NL"/>
        </a:p>
      </dgm:t>
    </dgm:pt>
    <dgm:pt modelId="{B6ACF14A-A3CB-4F74-A2D9-0E352BC56190}">
      <dgm:prSet phldrT="[Tekst]"/>
      <dgm:spPr/>
      <dgm:t>
        <a:bodyPr/>
        <a:lstStyle/>
        <a:p>
          <a:r>
            <a:rPr lang="nl-NL"/>
            <a:t>Naverwarming voor warmtapwater met warmtepomp</a:t>
          </a:r>
        </a:p>
      </dgm:t>
    </dgm:pt>
    <dgm:pt modelId="{D79B6061-1177-416D-816C-F6CCAFE6CA48}" type="parTrans" cxnId="{4D278804-C9CF-45C3-BE13-0CE8BAA87112}">
      <dgm:prSet/>
      <dgm:spPr/>
    </dgm:pt>
    <dgm:pt modelId="{1D41B80F-D9EB-42E2-B332-EBF633E0F1B6}" type="sibTrans" cxnId="{4D278804-C9CF-45C3-BE13-0CE8BAA87112}">
      <dgm:prSet/>
      <dgm:spPr/>
    </dgm:pt>
    <dgm:pt modelId="{1542AA3C-535C-41FE-9750-D7DD51A1F419}">
      <dgm:prSet phldrT="[Tekst]"/>
      <dgm:spPr/>
      <dgm:t>
        <a:bodyPr/>
        <a:lstStyle/>
        <a:p>
          <a:pPr marL="72000"/>
          <a:r>
            <a:rPr lang="nl-NL"/>
            <a:t>Variant 2 met optimalisatie:</a:t>
          </a:r>
        </a:p>
      </dgm:t>
    </dgm:pt>
    <dgm:pt modelId="{297C39CE-2E92-4556-92FE-26D227193556}" type="parTrans" cxnId="{140E6A24-CE46-4350-A099-1D4E3BA94EAE}">
      <dgm:prSet/>
      <dgm:spPr/>
    </dgm:pt>
    <dgm:pt modelId="{97134625-F77B-43F1-9214-EE8176DDB396}" type="sibTrans" cxnId="{140E6A24-CE46-4350-A099-1D4E3BA94EAE}">
      <dgm:prSet/>
      <dgm:spPr/>
    </dgm:pt>
    <dgm:pt modelId="{1D28DB4D-F13E-494D-99C8-F6BA79F6ECF5}">
      <dgm:prSet phldrT="[Tekst]"/>
      <dgm:spPr/>
      <dgm:t>
        <a:bodyPr/>
        <a:lstStyle/>
        <a:p>
          <a:pPr marL="72000"/>
          <a:r>
            <a:rPr lang="nl-NL"/>
            <a:t>Warmte-uitwisseling tussen gebouwen leidt tot optimaler temperatuurniveau</a:t>
          </a:r>
        </a:p>
      </dgm:t>
    </dgm:pt>
    <dgm:pt modelId="{B6567764-1CD6-414A-B1B6-55172BAB9303}" type="parTrans" cxnId="{429A6D64-D650-459F-B61D-9004F3923CEC}">
      <dgm:prSet/>
      <dgm:spPr/>
    </dgm:pt>
    <dgm:pt modelId="{FDA20693-E0C0-461D-8425-F5984B7BCCFF}" type="sibTrans" cxnId="{429A6D64-D650-459F-B61D-9004F3923CEC}">
      <dgm:prSet/>
      <dgm:spPr/>
    </dgm:pt>
    <dgm:pt modelId="{5B5D1F0E-6DDD-4F8B-8132-98D94C3E7EB8}">
      <dgm:prSet phldrT="[Tekst]"/>
      <dgm:spPr/>
      <dgm:t>
        <a:bodyPr/>
        <a:lstStyle/>
        <a:p>
          <a:pPr marL="72000"/>
          <a:endParaRPr lang="nl-NL"/>
        </a:p>
      </dgm:t>
    </dgm:pt>
    <dgm:pt modelId="{FF30115F-C9C3-4634-942F-11E4C5CDB22A}" type="parTrans" cxnId="{F00929CB-EBAC-422E-93BE-51EFA179B23E}">
      <dgm:prSet/>
      <dgm:spPr/>
    </dgm:pt>
    <dgm:pt modelId="{F533C812-AC21-405F-98B2-F07AD5CEC974}" type="sibTrans" cxnId="{F00929CB-EBAC-422E-93BE-51EFA179B23E}">
      <dgm:prSet/>
      <dgm:spPr/>
    </dgm:pt>
    <dgm:pt modelId="{36CBC663-F2C0-47AE-8F41-065E42E0301C}">
      <dgm:prSet phldrT="[Tekst]"/>
      <dgm:spPr/>
      <dgm:t>
        <a:bodyPr/>
        <a:lstStyle/>
        <a:p>
          <a:pPr marL="72000"/>
          <a:r>
            <a:rPr lang="nl-NL"/>
            <a:t>Toevoeging van restwarmte koeling utiliteit als warmtebron</a:t>
          </a:r>
        </a:p>
      </dgm:t>
    </dgm:pt>
    <dgm:pt modelId="{73B9F233-D0C9-4F02-B003-77795DB68E2A}" type="parTrans" cxnId="{86A413CA-52E9-4834-810C-2992858F9B6D}">
      <dgm:prSet/>
      <dgm:spPr/>
    </dgm:pt>
    <dgm:pt modelId="{20A85560-0CAE-4CD9-B9F6-4603CE10F2B5}" type="sibTrans" cxnId="{86A413CA-52E9-4834-810C-2992858F9B6D}">
      <dgm:prSet/>
      <dgm:spPr/>
    </dgm:pt>
    <dgm:pt modelId="{BE65E625-C03B-4391-BBF0-DC8A855D260E}">
      <dgm:prSet phldrT="[Tekst]"/>
      <dgm:spPr/>
      <dgm:t>
        <a:bodyPr/>
        <a:lstStyle/>
        <a:p>
          <a:pPr marL="72000"/>
          <a:r>
            <a:rPr lang="nl-NL"/>
            <a:t>Warmte-opslag in buffer</a:t>
          </a:r>
        </a:p>
      </dgm:t>
    </dgm:pt>
    <dgm:pt modelId="{55E6B5E4-829C-44F3-8EF9-EFF42646CC40}" type="parTrans" cxnId="{40D598E3-0DF6-4EFD-A116-7A49E040EDEF}">
      <dgm:prSet/>
      <dgm:spPr/>
    </dgm:pt>
    <dgm:pt modelId="{F23DCF28-8B22-4CF5-BAF2-35714BAE0BEB}" type="sibTrans" cxnId="{40D598E3-0DF6-4EFD-A116-7A49E040EDEF}">
      <dgm:prSet/>
      <dgm:spPr/>
    </dgm:pt>
    <dgm:pt modelId="{920E0A19-A974-4BEC-9787-06C667EFA7AD}" type="pres">
      <dgm:prSet presAssocID="{3DF2C005-B193-42CA-82D3-FBE17BC8E7B2}" presName="Name0" presStyleCnt="0">
        <dgm:presLayoutVars>
          <dgm:dir/>
          <dgm:animLvl val="lvl"/>
          <dgm:resizeHandles val="exact"/>
        </dgm:presLayoutVars>
      </dgm:prSet>
      <dgm:spPr/>
    </dgm:pt>
    <dgm:pt modelId="{C1E9CD09-8064-4E80-A663-0557D55B1AC0}" type="pres">
      <dgm:prSet presAssocID="{B8BB90C1-528F-4CDC-8070-32EA2482316F}" presName="composite" presStyleCnt="0"/>
      <dgm:spPr/>
    </dgm:pt>
    <dgm:pt modelId="{84143C98-B794-47FE-873B-D7790C882225}" type="pres">
      <dgm:prSet presAssocID="{B8BB90C1-528F-4CDC-8070-32EA2482316F}" presName="parTx" presStyleLbl="alignNode1" presStyleIdx="0" presStyleCnt="3">
        <dgm:presLayoutVars>
          <dgm:chMax val="0"/>
          <dgm:chPref val="0"/>
          <dgm:bulletEnabled val="1"/>
        </dgm:presLayoutVars>
      </dgm:prSet>
      <dgm:spPr/>
    </dgm:pt>
    <dgm:pt modelId="{91FD64B8-64ED-4C0F-947A-B1E72A5585F7}" type="pres">
      <dgm:prSet presAssocID="{B8BB90C1-528F-4CDC-8070-32EA2482316F}" presName="desTx" presStyleLbl="alignAccFollowNode1" presStyleIdx="0" presStyleCnt="3">
        <dgm:presLayoutVars>
          <dgm:bulletEnabled val="1"/>
        </dgm:presLayoutVars>
      </dgm:prSet>
      <dgm:spPr/>
    </dgm:pt>
    <dgm:pt modelId="{98C53A30-87FF-4150-B564-C2E967C9BC78}" type="pres">
      <dgm:prSet presAssocID="{9C34C2E4-F1BC-47D2-B026-63FEE5D5C0A4}" presName="space" presStyleCnt="0"/>
      <dgm:spPr/>
    </dgm:pt>
    <dgm:pt modelId="{18BA7424-8AFF-4C8A-A189-70ECD68BBDF1}" type="pres">
      <dgm:prSet presAssocID="{8E050C49-5DBD-4520-90DD-3343A0401B24}" presName="composite" presStyleCnt="0"/>
      <dgm:spPr/>
    </dgm:pt>
    <dgm:pt modelId="{99A69AFC-5CF7-4654-A15F-5A519DD8C0F1}" type="pres">
      <dgm:prSet presAssocID="{8E050C49-5DBD-4520-90DD-3343A0401B24}" presName="parTx" presStyleLbl="alignNode1" presStyleIdx="1" presStyleCnt="3">
        <dgm:presLayoutVars>
          <dgm:chMax val="0"/>
          <dgm:chPref val="0"/>
          <dgm:bulletEnabled val="1"/>
        </dgm:presLayoutVars>
      </dgm:prSet>
      <dgm:spPr/>
    </dgm:pt>
    <dgm:pt modelId="{97095B9E-C5FC-42B0-AFD7-0C67987DA6D3}" type="pres">
      <dgm:prSet presAssocID="{8E050C49-5DBD-4520-90DD-3343A0401B24}" presName="desTx" presStyleLbl="alignAccFollowNode1" presStyleIdx="1" presStyleCnt="3">
        <dgm:presLayoutVars>
          <dgm:bulletEnabled val="1"/>
        </dgm:presLayoutVars>
      </dgm:prSet>
      <dgm:spPr/>
    </dgm:pt>
    <dgm:pt modelId="{834F8972-0A8A-4FFB-8740-225E58316211}" type="pres">
      <dgm:prSet presAssocID="{9C452284-9AF5-4812-956A-9C04E1C5AD03}" presName="space" presStyleCnt="0"/>
      <dgm:spPr/>
    </dgm:pt>
    <dgm:pt modelId="{3BDB8750-8DD9-47D6-990F-0F1D28D240E9}" type="pres">
      <dgm:prSet presAssocID="{1D2C7A04-7689-46B6-BB7C-32325B0B8BA0}" presName="composite" presStyleCnt="0"/>
      <dgm:spPr/>
    </dgm:pt>
    <dgm:pt modelId="{61FF70BE-0175-4DA7-A82D-5A7278FD8E08}" type="pres">
      <dgm:prSet presAssocID="{1D2C7A04-7689-46B6-BB7C-32325B0B8BA0}" presName="parTx" presStyleLbl="alignNode1" presStyleIdx="2" presStyleCnt="3">
        <dgm:presLayoutVars>
          <dgm:chMax val="0"/>
          <dgm:chPref val="0"/>
          <dgm:bulletEnabled val="1"/>
        </dgm:presLayoutVars>
      </dgm:prSet>
      <dgm:spPr/>
    </dgm:pt>
    <dgm:pt modelId="{D712EC99-A13A-4105-91B1-0F23DC61670D}" type="pres">
      <dgm:prSet presAssocID="{1D2C7A04-7689-46B6-BB7C-32325B0B8BA0}" presName="desTx" presStyleLbl="alignAccFollowNode1" presStyleIdx="2" presStyleCnt="3">
        <dgm:presLayoutVars>
          <dgm:bulletEnabled val="1"/>
        </dgm:presLayoutVars>
      </dgm:prSet>
      <dgm:spPr/>
    </dgm:pt>
  </dgm:ptLst>
  <dgm:cxnLst>
    <dgm:cxn modelId="{4D278804-C9CF-45C3-BE13-0CE8BAA87112}" srcId="{8E050C49-5DBD-4520-90DD-3343A0401B24}" destId="{B6ACF14A-A3CB-4F74-A2D9-0E352BC56190}" srcOrd="3" destOrd="0" parTransId="{D79B6061-1177-416D-816C-F6CCAFE6CA48}" sibTransId="{1D41B80F-D9EB-42E2-B332-EBF633E0F1B6}"/>
    <dgm:cxn modelId="{5F66410C-B89D-4F6C-B3CB-73351C9FDE4F}" type="presOf" srcId="{36CBC663-F2C0-47AE-8F41-065E42E0301C}" destId="{D712EC99-A13A-4105-91B1-0F23DC61670D}" srcOrd="0" destOrd="1" presId="urn:microsoft.com/office/officeart/2005/8/layout/hList1"/>
    <dgm:cxn modelId="{FFFB2723-1AC0-4052-8FD4-E077D586047F}" type="presOf" srcId="{63E8D52E-21E3-4FCD-9D43-A9D9423D76F5}" destId="{97095B9E-C5FC-42B0-AFD7-0C67987DA6D3}" srcOrd="0" destOrd="0" presId="urn:microsoft.com/office/officeart/2005/8/layout/hList1"/>
    <dgm:cxn modelId="{140E6A24-CE46-4350-A099-1D4E3BA94EAE}" srcId="{1D2C7A04-7689-46B6-BB7C-32325B0B8BA0}" destId="{1542AA3C-535C-41FE-9750-D7DD51A1F419}" srcOrd="0" destOrd="0" parTransId="{297C39CE-2E92-4556-92FE-26D227193556}" sibTransId="{97134625-F77B-43F1-9214-EE8176DDB396}"/>
    <dgm:cxn modelId="{A480C927-F49C-44BC-A372-6331504741B2}" srcId="{B8BB90C1-528F-4CDC-8070-32EA2482316F}" destId="{710190AF-1794-466D-848A-72D9A48B1565}" srcOrd="0" destOrd="0" parTransId="{EBCEEDFB-21BE-4269-90FC-D8D50716E193}" sibTransId="{3858EF73-3E10-4F32-A6B1-0902F3BB5449}"/>
    <dgm:cxn modelId="{4FB6103D-3835-4683-AD2B-BB66CE0CB4D9}" srcId="{B8BB90C1-528F-4CDC-8070-32EA2482316F}" destId="{81D9E818-A604-4F90-B3F2-0B71FCE5D202}" srcOrd="1" destOrd="0" parTransId="{50CF9282-3E2E-465B-94D5-D85361819882}" sibTransId="{F67DC898-3565-4F49-BD39-1989F1798367}"/>
    <dgm:cxn modelId="{1C828141-444A-4659-9D5A-EAEB77E378DE}" type="presOf" srcId="{BE65E625-C03B-4391-BBF0-DC8A855D260E}" destId="{D712EC99-A13A-4105-91B1-0F23DC61670D}" srcOrd="0" destOrd="3" presId="urn:microsoft.com/office/officeart/2005/8/layout/hList1"/>
    <dgm:cxn modelId="{429A6D64-D650-459F-B61D-9004F3923CEC}" srcId="{1D2C7A04-7689-46B6-BB7C-32325B0B8BA0}" destId="{1D28DB4D-F13E-494D-99C8-F6BA79F6ECF5}" srcOrd="2" destOrd="0" parTransId="{B6567764-1CD6-414A-B1B6-55172BAB9303}" sibTransId="{FDA20693-E0C0-461D-8425-F5984B7BCCFF}"/>
    <dgm:cxn modelId="{7DA2A066-5E91-4CC7-B719-2E90901FB52D}" srcId="{3DF2C005-B193-42CA-82D3-FBE17BC8E7B2}" destId="{8E050C49-5DBD-4520-90DD-3343A0401B24}" srcOrd="1" destOrd="0" parTransId="{CE1D1CED-99EC-4BB9-8A87-FC1965A5CEEE}" sibTransId="{9C452284-9AF5-4812-956A-9C04E1C5AD03}"/>
    <dgm:cxn modelId="{E953874B-A9A5-47D0-8672-8F09A8F603F2}" type="presOf" srcId="{3DF2C005-B193-42CA-82D3-FBE17BC8E7B2}" destId="{920E0A19-A974-4BEC-9787-06C667EFA7AD}" srcOrd="0" destOrd="0" presId="urn:microsoft.com/office/officeart/2005/8/layout/hList1"/>
    <dgm:cxn modelId="{8A01F46D-43A1-4116-8482-322AD2761520}" type="presOf" srcId="{B6ACF14A-A3CB-4F74-A2D9-0E352BC56190}" destId="{97095B9E-C5FC-42B0-AFD7-0C67987DA6D3}" srcOrd="0" destOrd="3" presId="urn:microsoft.com/office/officeart/2005/8/layout/hList1"/>
    <dgm:cxn modelId="{17114577-214D-433B-AC24-C0A387E247B5}" type="presOf" srcId="{1542AA3C-535C-41FE-9750-D7DD51A1F419}" destId="{D712EC99-A13A-4105-91B1-0F23DC61670D}" srcOrd="0" destOrd="0" presId="urn:microsoft.com/office/officeart/2005/8/layout/hList1"/>
    <dgm:cxn modelId="{506A8186-2779-493D-8200-B361FADA129F}" type="presOf" srcId="{1D2C7A04-7689-46B6-BB7C-32325B0B8BA0}" destId="{61FF70BE-0175-4DA7-A82D-5A7278FD8E08}" srcOrd="0" destOrd="0" presId="urn:microsoft.com/office/officeart/2005/8/layout/hList1"/>
    <dgm:cxn modelId="{1FBB3E87-FBB9-481B-8465-08C9DFF18F15}" type="presOf" srcId="{1D28DB4D-F13E-494D-99C8-F6BA79F6ECF5}" destId="{D712EC99-A13A-4105-91B1-0F23DC61670D}" srcOrd="0" destOrd="2" presId="urn:microsoft.com/office/officeart/2005/8/layout/hList1"/>
    <dgm:cxn modelId="{08B2FC8C-104B-4806-9C51-DBB82615F237}" type="presOf" srcId="{8E050C49-5DBD-4520-90DD-3343A0401B24}" destId="{99A69AFC-5CF7-4654-A15F-5A519DD8C0F1}" srcOrd="0" destOrd="0" presId="urn:microsoft.com/office/officeart/2005/8/layout/hList1"/>
    <dgm:cxn modelId="{A18918AC-142F-44C0-A114-943F81629E0C}" srcId="{3DF2C005-B193-42CA-82D3-FBE17BC8E7B2}" destId="{B8BB90C1-528F-4CDC-8070-32EA2482316F}" srcOrd="0" destOrd="0" parTransId="{3248DA97-9F33-421C-B8C2-9783DDB6C696}" sibTransId="{9C34C2E4-F1BC-47D2-B026-63FEE5D5C0A4}"/>
    <dgm:cxn modelId="{51EC56B7-896F-4666-9597-0D130182844F}" type="presOf" srcId="{81D9E818-A604-4F90-B3F2-0B71FCE5D202}" destId="{91FD64B8-64ED-4C0F-947A-B1E72A5585F7}" srcOrd="0" destOrd="1" presId="urn:microsoft.com/office/officeart/2005/8/layout/hList1"/>
    <dgm:cxn modelId="{5BF069BE-FAFD-45EE-8415-CDCF8CE0A3B9}" srcId="{8E050C49-5DBD-4520-90DD-3343A0401B24}" destId="{1F51EBB8-6C14-4EB9-ABA3-2A8756DEA939}" srcOrd="1" destOrd="0" parTransId="{527761BD-A178-439A-9C00-609A32A3973C}" sibTransId="{43AC2D08-4B6E-4A0F-BF92-AE96720AC118}"/>
    <dgm:cxn modelId="{CD08ACBF-5D5B-463E-A89A-B61BDF4BD348}" type="presOf" srcId="{24C6BDC5-0D8C-451C-8C37-4140096CC0C0}" destId="{97095B9E-C5FC-42B0-AFD7-0C67987DA6D3}" srcOrd="0" destOrd="2" presId="urn:microsoft.com/office/officeart/2005/8/layout/hList1"/>
    <dgm:cxn modelId="{D74D90C0-5687-4B1F-A8AE-7AF16575E23D}" srcId="{3DF2C005-B193-42CA-82D3-FBE17BC8E7B2}" destId="{1D2C7A04-7689-46B6-BB7C-32325B0B8BA0}" srcOrd="2" destOrd="0" parTransId="{7917FACE-22E9-4C49-A4D2-8C07B34B75FA}" sibTransId="{F5320C81-F28A-419D-ADB1-F09A07FF6E5B}"/>
    <dgm:cxn modelId="{86A413CA-52E9-4834-810C-2992858F9B6D}" srcId="{1D2C7A04-7689-46B6-BB7C-32325B0B8BA0}" destId="{36CBC663-F2C0-47AE-8F41-065E42E0301C}" srcOrd="1" destOrd="0" parTransId="{73B9F233-D0C9-4F02-B003-77795DB68E2A}" sibTransId="{20A85560-0CAE-4CD9-B9F6-4603CE10F2B5}"/>
    <dgm:cxn modelId="{F00929CB-EBAC-422E-93BE-51EFA179B23E}" srcId="{1D2C7A04-7689-46B6-BB7C-32325B0B8BA0}" destId="{5B5D1F0E-6DDD-4F8B-8132-98D94C3E7EB8}" srcOrd="4" destOrd="0" parTransId="{FF30115F-C9C3-4634-942F-11E4C5CDB22A}" sibTransId="{F533C812-AC21-405F-98B2-F07AD5CEC974}"/>
    <dgm:cxn modelId="{E5667BCC-80DC-4B5F-B669-1F8F4370C389}" srcId="{8E050C49-5DBD-4520-90DD-3343A0401B24}" destId="{63E8D52E-21E3-4FCD-9D43-A9D9423D76F5}" srcOrd="0" destOrd="0" parTransId="{4C88D8CA-5996-466B-8A5B-2610BF4B524F}" sibTransId="{485F8B23-9B51-4308-AF2C-761906968849}"/>
    <dgm:cxn modelId="{E7A596D0-0CA0-43B7-9294-FA5DC4D6848A}" srcId="{B8BB90C1-528F-4CDC-8070-32EA2482316F}" destId="{5BD04C0C-2CE1-48A1-9523-9157BD5254A2}" srcOrd="2" destOrd="0" parTransId="{277854BF-B7B6-4515-AA3A-27843D384D70}" sibTransId="{5DF9EA57-E6B5-4288-B6C4-5103EE352249}"/>
    <dgm:cxn modelId="{4D98A6E1-88DA-4F40-9065-040161F5821E}" type="presOf" srcId="{1F51EBB8-6C14-4EB9-ABA3-2A8756DEA939}" destId="{97095B9E-C5FC-42B0-AFD7-0C67987DA6D3}" srcOrd="0" destOrd="1" presId="urn:microsoft.com/office/officeart/2005/8/layout/hList1"/>
    <dgm:cxn modelId="{7028F1E2-79A7-4B2C-9A07-8946F8F7EE46}" type="presOf" srcId="{5BD04C0C-2CE1-48A1-9523-9157BD5254A2}" destId="{91FD64B8-64ED-4C0F-947A-B1E72A5585F7}" srcOrd="0" destOrd="2" presId="urn:microsoft.com/office/officeart/2005/8/layout/hList1"/>
    <dgm:cxn modelId="{40D598E3-0DF6-4EFD-A116-7A49E040EDEF}" srcId="{1D2C7A04-7689-46B6-BB7C-32325B0B8BA0}" destId="{BE65E625-C03B-4391-BBF0-DC8A855D260E}" srcOrd="3" destOrd="0" parTransId="{55E6B5E4-829C-44F3-8EF9-EFF42646CC40}" sibTransId="{F23DCF28-8B22-4CF5-BAF2-35714BAE0BEB}"/>
    <dgm:cxn modelId="{CE3707EE-053A-4683-914B-BF9AE443AC6B}" srcId="{8E050C49-5DBD-4520-90DD-3343A0401B24}" destId="{24C6BDC5-0D8C-451C-8C37-4140096CC0C0}" srcOrd="2" destOrd="0" parTransId="{7E711E45-D350-4406-B9CB-052932111B22}" sibTransId="{D6B49959-F2CF-428E-AD62-319D03F93280}"/>
    <dgm:cxn modelId="{B91138F2-4CCE-4159-8D63-C3414A280781}" type="presOf" srcId="{B8BB90C1-528F-4CDC-8070-32EA2482316F}" destId="{84143C98-B794-47FE-873B-D7790C882225}" srcOrd="0" destOrd="0" presId="urn:microsoft.com/office/officeart/2005/8/layout/hList1"/>
    <dgm:cxn modelId="{FA6782FC-868D-4D47-9C9F-CCC4F80A7075}" type="presOf" srcId="{710190AF-1794-466D-848A-72D9A48B1565}" destId="{91FD64B8-64ED-4C0F-947A-B1E72A5585F7}" srcOrd="0" destOrd="0" presId="urn:microsoft.com/office/officeart/2005/8/layout/hList1"/>
    <dgm:cxn modelId="{2B8588FD-BCBF-4673-BE81-8E37AAD31A9B}" type="presOf" srcId="{5B5D1F0E-6DDD-4F8B-8132-98D94C3E7EB8}" destId="{D712EC99-A13A-4105-91B1-0F23DC61670D}" srcOrd="0" destOrd="4" presId="urn:microsoft.com/office/officeart/2005/8/layout/hList1"/>
    <dgm:cxn modelId="{22DFBA4D-47AE-4ADB-A668-CAA1DCE429B4}" type="presParOf" srcId="{920E0A19-A974-4BEC-9787-06C667EFA7AD}" destId="{C1E9CD09-8064-4E80-A663-0557D55B1AC0}" srcOrd="0" destOrd="0" presId="urn:microsoft.com/office/officeart/2005/8/layout/hList1"/>
    <dgm:cxn modelId="{FA796163-A673-4C59-892C-2BC647F69BA7}" type="presParOf" srcId="{C1E9CD09-8064-4E80-A663-0557D55B1AC0}" destId="{84143C98-B794-47FE-873B-D7790C882225}" srcOrd="0" destOrd="0" presId="urn:microsoft.com/office/officeart/2005/8/layout/hList1"/>
    <dgm:cxn modelId="{01447689-D78D-4900-A9E7-83CA1E36896D}" type="presParOf" srcId="{C1E9CD09-8064-4E80-A663-0557D55B1AC0}" destId="{91FD64B8-64ED-4C0F-947A-B1E72A5585F7}" srcOrd="1" destOrd="0" presId="urn:microsoft.com/office/officeart/2005/8/layout/hList1"/>
    <dgm:cxn modelId="{C3FB63FE-CD05-4337-9BA3-CFEC3F862C6E}" type="presParOf" srcId="{920E0A19-A974-4BEC-9787-06C667EFA7AD}" destId="{98C53A30-87FF-4150-B564-C2E967C9BC78}" srcOrd="1" destOrd="0" presId="urn:microsoft.com/office/officeart/2005/8/layout/hList1"/>
    <dgm:cxn modelId="{BC91A5BC-62E6-45CC-8A5A-C342EDCEAABC}" type="presParOf" srcId="{920E0A19-A974-4BEC-9787-06C667EFA7AD}" destId="{18BA7424-8AFF-4C8A-A189-70ECD68BBDF1}" srcOrd="2" destOrd="0" presId="urn:microsoft.com/office/officeart/2005/8/layout/hList1"/>
    <dgm:cxn modelId="{895635D1-4D28-424F-8C9E-EAC8AD386166}" type="presParOf" srcId="{18BA7424-8AFF-4C8A-A189-70ECD68BBDF1}" destId="{99A69AFC-5CF7-4654-A15F-5A519DD8C0F1}" srcOrd="0" destOrd="0" presId="urn:microsoft.com/office/officeart/2005/8/layout/hList1"/>
    <dgm:cxn modelId="{0154AF8C-D38D-471D-A848-76BB37CCC7F5}" type="presParOf" srcId="{18BA7424-8AFF-4C8A-A189-70ECD68BBDF1}" destId="{97095B9E-C5FC-42B0-AFD7-0C67987DA6D3}" srcOrd="1" destOrd="0" presId="urn:microsoft.com/office/officeart/2005/8/layout/hList1"/>
    <dgm:cxn modelId="{16B802A5-5603-4A55-8B18-8B2283A24BED}" type="presParOf" srcId="{920E0A19-A974-4BEC-9787-06C667EFA7AD}" destId="{834F8972-0A8A-4FFB-8740-225E58316211}" srcOrd="3" destOrd="0" presId="urn:microsoft.com/office/officeart/2005/8/layout/hList1"/>
    <dgm:cxn modelId="{AA30A072-EE37-41B4-A347-50A9A55C464B}" type="presParOf" srcId="{920E0A19-A974-4BEC-9787-06C667EFA7AD}" destId="{3BDB8750-8DD9-47D6-990F-0F1D28D240E9}" srcOrd="4" destOrd="0" presId="urn:microsoft.com/office/officeart/2005/8/layout/hList1"/>
    <dgm:cxn modelId="{E46AA496-9819-4218-BD26-A680D44E1318}" type="presParOf" srcId="{3BDB8750-8DD9-47D6-990F-0F1D28D240E9}" destId="{61FF70BE-0175-4DA7-A82D-5A7278FD8E08}" srcOrd="0" destOrd="0" presId="urn:microsoft.com/office/officeart/2005/8/layout/hList1"/>
    <dgm:cxn modelId="{18FF33A3-524B-4F2F-A106-3DD6C145BE1A}" type="presParOf" srcId="{3BDB8750-8DD9-47D6-990F-0F1D28D240E9}" destId="{D712EC99-A13A-4105-91B1-0F23DC61670D}" srcOrd="1" destOrd="0" presId="urn:microsoft.com/office/officeart/2005/8/layout/h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143C98-B794-47FE-873B-D7790C882225}">
      <dsp:nvSpPr>
        <dsp:cNvPr id="0" name=""/>
        <dsp:cNvSpPr/>
      </dsp:nvSpPr>
      <dsp:spPr>
        <a:xfrm>
          <a:off x="1653" y="135349"/>
          <a:ext cx="1612433"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nl-NL" sz="1100" b="1" kern="1200"/>
            <a:t>Variant 1</a:t>
          </a:r>
        </a:p>
      </dsp:txBody>
      <dsp:txXfrm>
        <a:off x="1653" y="135349"/>
        <a:ext cx="1612433" cy="259200"/>
      </dsp:txXfrm>
    </dsp:sp>
    <dsp:sp modelId="{91FD64B8-64ED-4C0F-947A-B1E72A5585F7}">
      <dsp:nvSpPr>
        <dsp:cNvPr id="0" name=""/>
        <dsp:cNvSpPr/>
      </dsp:nvSpPr>
      <dsp:spPr>
        <a:xfrm>
          <a:off x="1653" y="394549"/>
          <a:ext cx="1612433" cy="1334070"/>
        </a:xfrm>
        <a:prstGeom prst="rect">
          <a:avLst/>
        </a:prstGeom>
        <a:solidFill>
          <a:schemeClr val="accent2">
            <a:alpha val="90000"/>
            <a:tint val="40000"/>
            <a:hueOff val="0"/>
            <a:satOff val="0"/>
            <a:lumOff val="0"/>
            <a:alphaOff val="0"/>
          </a:schemeClr>
        </a:solidFill>
        <a:ln w="25400" cap="flat" cmpd="sng" algn="ctr">
          <a:solidFill>
            <a:schemeClr val="accent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nl-NL" sz="900" kern="1200"/>
            <a:t>LT-net met collectieve opwaardering (warmtepomp)</a:t>
          </a:r>
        </a:p>
        <a:p>
          <a:pPr marL="57150" lvl="1" indent="-57150" algn="l" defTabSz="400050">
            <a:lnSpc>
              <a:spcPct val="90000"/>
            </a:lnSpc>
            <a:spcBef>
              <a:spcPct val="0"/>
            </a:spcBef>
            <a:spcAft>
              <a:spcPct val="15000"/>
            </a:spcAft>
            <a:buChar char="•"/>
          </a:pPr>
          <a:r>
            <a:rPr lang="nl-NL" sz="900" kern="1200"/>
            <a:t>MT/HT (70°-40°C) distributienet</a:t>
          </a:r>
        </a:p>
        <a:p>
          <a:pPr marL="57150" lvl="1" indent="-57150" algn="l" defTabSz="400050">
            <a:lnSpc>
              <a:spcPct val="90000"/>
            </a:lnSpc>
            <a:spcBef>
              <a:spcPct val="0"/>
            </a:spcBef>
            <a:spcAft>
              <a:spcPct val="15000"/>
            </a:spcAft>
            <a:buChar char="•"/>
          </a:pPr>
          <a:r>
            <a:rPr lang="nl-NL" sz="900" kern="1200"/>
            <a:t>Matige gebouwisolatie</a:t>
          </a:r>
        </a:p>
      </dsp:txBody>
      <dsp:txXfrm>
        <a:off x="1653" y="394549"/>
        <a:ext cx="1612433" cy="1334070"/>
      </dsp:txXfrm>
    </dsp:sp>
    <dsp:sp modelId="{99A69AFC-5CF7-4654-A15F-5A519DD8C0F1}">
      <dsp:nvSpPr>
        <dsp:cNvPr id="0" name=""/>
        <dsp:cNvSpPr/>
      </dsp:nvSpPr>
      <dsp:spPr>
        <a:xfrm>
          <a:off x="1839828" y="135349"/>
          <a:ext cx="1612433"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nl-NL" sz="1100" b="1" kern="1200"/>
            <a:t>Variant 2</a:t>
          </a:r>
        </a:p>
      </dsp:txBody>
      <dsp:txXfrm>
        <a:off x="1839828" y="135349"/>
        <a:ext cx="1612433" cy="259200"/>
      </dsp:txXfrm>
    </dsp:sp>
    <dsp:sp modelId="{97095B9E-C5FC-42B0-AFD7-0C67987DA6D3}">
      <dsp:nvSpPr>
        <dsp:cNvPr id="0" name=""/>
        <dsp:cNvSpPr/>
      </dsp:nvSpPr>
      <dsp:spPr>
        <a:xfrm>
          <a:off x="1839828" y="394549"/>
          <a:ext cx="1612433" cy="1334070"/>
        </a:xfrm>
        <a:prstGeom prst="rect">
          <a:avLst/>
        </a:prstGeom>
        <a:solidFill>
          <a:schemeClr val="accent2">
            <a:alpha val="90000"/>
            <a:tint val="40000"/>
            <a:hueOff val="0"/>
            <a:satOff val="0"/>
            <a:lumOff val="0"/>
            <a:alphaOff val="0"/>
          </a:schemeClr>
        </a:solidFill>
        <a:ln w="25400" cap="flat" cmpd="sng" algn="ctr">
          <a:solidFill>
            <a:schemeClr val="accent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nl-NL" sz="900" kern="1200"/>
            <a:t>LT-net met individuele opwaardering (warmtepompen)</a:t>
          </a:r>
        </a:p>
        <a:p>
          <a:pPr marL="57150" lvl="1" indent="-57150" algn="l" defTabSz="400050">
            <a:lnSpc>
              <a:spcPct val="90000"/>
            </a:lnSpc>
            <a:spcBef>
              <a:spcPct val="0"/>
            </a:spcBef>
            <a:spcAft>
              <a:spcPct val="15000"/>
            </a:spcAft>
            <a:buChar char="•"/>
          </a:pPr>
          <a:r>
            <a:rPr lang="nl-NL" sz="900" kern="1200"/>
            <a:t>LT (30°-20°C) distributienet</a:t>
          </a:r>
        </a:p>
        <a:p>
          <a:pPr marL="57150" lvl="1" indent="-57150" algn="l" defTabSz="400050">
            <a:lnSpc>
              <a:spcPct val="90000"/>
            </a:lnSpc>
            <a:spcBef>
              <a:spcPct val="0"/>
            </a:spcBef>
            <a:spcAft>
              <a:spcPct val="15000"/>
            </a:spcAft>
            <a:buChar char="•"/>
          </a:pPr>
          <a:r>
            <a:rPr lang="nl-NL" sz="900" kern="1200"/>
            <a:t>Meerdere isolatieniveaus en afgiftesysteem gebouwen</a:t>
          </a:r>
        </a:p>
        <a:p>
          <a:pPr marL="57150" lvl="1" indent="-57150" algn="l" defTabSz="400050">
            <a:lnSpc>
              <a:spcPct val="90000"/>
            </a:lnSpc>
            <a:spcBef>
              <a:spcPct val="0"/>
            </a:spcBef>
            <a:spcAft>
              <a:spcPct val="15000"/>
            </a:spcAft>
            <a:buChar char="•"/>
          </a:pPr>
          <a:r>
            <a:rPr lang="nl-NL" sz="900" kern="1200"/>
            <a:t>Naverwarming voor warmtapwater met warmtepomp</a:t>
          </a:r>
        </a:p>
      </dsp:txBody>
      <dsp:txXfrm>
        <a:off x="1839828" y="394549"/>
        <a:ext cx="1612433" cy="1334070"/>
      </dsp:txXfrm>
    </dsp:sp>
    <dsp:sp modelId="{61FF70BE-0175-4DA7-A82D-5A7278FD8E08}">
      <dsp:nvSpPr>
        <dsp:cNvPr id="0" name=""/>
        <dsp:cNvSpPr/>
      </dsp:nvSpPr>
      <dsp:spPr>
        <a:xfrm>
          <a:off x="3678002" y="135349"/>
          <a:ext cx="1612433"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nl-NL" sz="1100" b="1" kern="1200"/>
            <a:t>Variant 3</a:t>
          </a:r>
        </a:p>
      </dsp:txBody>
      <dsp:txXfrm>
        <a:off x="3678002" y="135349"/>
        <a:ext cx="1612433" cy="259200"/>
      </dsp:txXfrm>
    </dsp:sp>
    <dsp:sp modelId="{D712EC99-A13A-4105-91B1-0F23DC61670D}">
      <dsp:nvSpPr>
        <dsp:cNvPr id="0" name=""/>
        <dsp:cNvSpPr/>
      </dsp:nvSpPr>
      <dsp:spPr>
        <a:xfrm>
          <a:off x="3678002" y="394549"/>
          <a:ext cx="1612433" cy="1334070"/>
        </a:xfrm>
        <a:prstGeom prst="rect">
          <a:avLst/>
        </a:prstGeom>
        <a:solidFill>
          <a:schemeClr val="accent2">
            <a:alpha val="90000"/>
            <a:tint val="40000"/>
            <a:hueOff val="0"/>
            <a:satOff val="0"/>
            <a:lumOff val="0"/>
            <a:alphaOff val="0"/>
          </a:schemeClr>
        </a:solidFill>
        <a:ln w="25400" cap="flat" cmpd="sng" algn="ctr">
          <a:solidFill>
            <a:schemeClr val="accent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72000" lvl="1" indent="-57150" algn="l" defTabSz="400050">
            <a:lnSpc>
              <a:spcPct val="90000"/>
            </a:lnSpc>
            <a:spcBef>
              <a:spcPct val="0"/>
            </a:spcBef>
            <a:spcAft>
              <a:spcPct val="15000"/>
            </a:spcAft>
            <a:buChar char="•"/>
          </a:pPr>
          <a:r>
            <a:rPr lang="nl-NL" sz="900" kern="1200"/>
            <a:t>Variant 2 met optimalisatie:</a:t>
          </a:r>
        </a:p>
        <a:p>
          <a:pPr marL="72000" lvl="1" indent="-57150" algn="l" defTabSz="400050">
            <a:lnSpc>
              <a:spcPct val="90000"/>
            </a:lnSpc>
            <a:spcBef>
              <a:spcPct val="0"/>
            </a:spcBef>
            <a:spcAft>
              <a:spcPct val="15000"/>
            </a:spcAft>
            <a:buChar char="•"/>
          </a:pPr>
          <a:r>
            <a:rPr lang="nl-NL" sz="900" kern="1200"/>
            <a:t>Toevoeging van restwarmte koeling utiliteit als warmtebron</a:t>
          </a:r>
        </a:p>
        <a:p>
          <a:pPr marL="72000" lvl="1" indent="-57150" algn="l" defTabSz="400050">
            <a:lnSpc>
              <a:spcPct val="90000"/>
            </a:lnSpc>
            <a:spcBef>
              <a:spcPct val="0"/>
            </a:spcBef>
            <a:spcAft>
              <a:spcPct val="15000"/>
            </a:spcAft>
            <a:buChar char="•"/>
          </a:pPr>
          <a:r>
            <a:rPr lang="nl-NL" sz="900" kern="1200"/>
            <a:t>Warmte-uitwisseling tussen gebouwen leidt tot optimaler temperatuurniveau</a:t>
          </a:r>
        </a:p>
        <a:p>
          <a:pPr marL="72000" lvl="1" indent="-57150" algn="l" defTabSz="400050">
            <a:lnSpc>
              <a:spcPct val="90000"/>
            </a:lnSpc>
            <a:spcBef>
              <a:spcPct val="0"/>
            </a:spcBef>
            <a:spcAft>
              <a:spcPct val="15000"/>
            </a:spcAft>
            <a:buChar char="•"/>
          </a:pPr>
          <a:r>
            <a:rPr lang="nl-NL" sz="900" kern="1200"/>
            <a:t>Warmte-opslag in buffer</a:t>
          </a:r>
        </a:p>
        <a:p>
          <a:pPr marL="72000" lvl="1" indent="-57150" algn="l" defTabSz="400050">
            <a:lnSpc>
              <a:spcPct val="90000"/>
            </a:lnSpc>
            <a:spcBef>
              <a:spcPct val="0"/>
            </a:spcBef>
            <a:spcAft>
              <a:spcPct val="15000"/>
            </a:spcAft>
            <a:buChar char="•"/>
          </a:pPr>
          <a:endParaRPr lang="nl-NL" sz="900" kern="1200"/>
        </a:p>
      </dsp:txBody>
      <dsp:txXfrm>
        <a:off x="3678002" y="394549"/>
        <a:ext cx="1612433" cy="13340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36B1F6E817457DA4D47D47D6B3B379"/>
        <w:category>
          <w:name w:val="Algemeen"/>
          <w:gallery w:val="placeholder"/>
        </w:category>
        <w:types>
          <w:type w:val="bbPlcHdr"/>
        </w:types>
        <w:behaviors>
          <w:behavior w:val="content"/>
        </w:behaviors>
        <w:guid w:val="{4535716E-0F49-411C-A847-180FA0AD2B1E}"/>
      </w:docPartPr>
      <w:docPartBody>
        <w:p w:rsidR="005C2278" w:rsidRDefault="005C2278">
          <w:pPr>
            <w:pStyle w:val="4836B1F6E817457DA4D47D47D6B3B379"/>
          </w:pPr>
          <w:r w:rsidRPr="006E08C3">
            <w:rPr>
              <w:rStyle w:val="Tekstvantijdelijkeaanduiding"/>
            </w:rPr>
            <w:t>Klik hier als u tekst wilt invoeren.</w:t>
          </w:r>
        </w:p>
      </w:docPartBody>
    </w:docPart>
    <w:docPart>
      <w:docPartPr>
        <w:name w:val="8B234FB4877B4D609997823E74757525"/>
        <w:category>
          <w:name w:val="Algemeen"/>
          <w:gallery w:val="placeholder"/>
        </w:category>
        <w:types>
          <w:type w:val="bbPlcHdr"/>
        </w:types>
        <w:behaviors>
          <w:behavior w:val="content"/>
        </w:behaviors>
        <w:guid w:val="{126D7BDA-729A-499D-8721-B8C7ADFE094A}"/>
      </w:docPartPr>
      <w:docPartBody>
        <w:p w:rsidR="005C2278" w:rsidRDefault="005C2278">
          <w:pPr>
            <w:pStyle w:val="8B234FB4877B4D609997823E74757525"/>
          </w:pPr>
          <w:r>
            <w:t xml:space="preserve">     </w:t>
          </w:r>
          <w:r w:rsidRPr="001016CE">
            <w:rPr>
              <w:rStyle w:val="Tekstvantijdelijkeaanduiding"/>
            </w:rPr>
            <w:fldChar w:fldCharType="begin"/>
          </w:r>
          <w:r w:rsidRPr="001016CE">
            <w:rPr>
              <w:rStyle w:val="Tekstvantijdelijkeaanduiding"/>
            </w:rPr>
            <w:fldChar w:fldCharType="end"/>
          </w:r>
        </w:p>
      </w:docPartBody>
    </w:docPart>
    <w:docPart>
      <w:docPartPr>
        <w:name w:val="C5037B46724C4CF28F61905B02698EE1"/>
        <w:category>
          <w:name w:val="Algemeen"/>
          <w:gallery w:val="placeholder"/>
        </w:category>
        <w:types>
          <w:type w:val="bbPlcHdr"/>
        </w:types>
        <w:behaviors>
          <w:behavior w:val="content"/>
        </w:behaviors>
        <w:guid w:val="{5C175157-75DC-4233-BEA5-824469F26815}"/>
      </w:docPartPr>
      <w:docPartBody>
        <w:p w:rsidR="005C2278" w:rsidRDefault="005C2278">
          <w:pPr>
            <w:pStyle w:val="C5037B46724C4CF28F61905B02698EE1"/>
          </w:pPr>
          <w:r>
            <w:t xml:space="preserve">     </w:t>
          </w:r>
          <w:r w:rsidRPr="006B56AD">
            <w:rPr>
              <w:rStyle w:val="Tekstvantijdelijkeaanduiding"/>
            </w:rPr>
            <w:fldChar w:fldCharType="begin"/>
          </w:r>
          <w:r w:rsidRPr="006B56AD">
            <w:rPr>
              <w:rStyle w:val="Tekstvantijdelijkeaanduiding"/>
            </w:rPr>
            <w:fldChar w:fldCharType="end"/>
          </w:r>
        </w:p>
      </w:docPartBody>
    </w:docPart>
    <w:docPart>
      <w:docPartPr>
        <w:name w:val="1A4DA3A38F3F41AFBEBBD50FDC96B734"/>
        <w:category>
          <w:name w:val="Algemeen"/>
          <w:gallery w:val="placeholder"/>
        </w:category>
        <w:types>
          <w:type w:val="bbPlcHdr"/>
        </w:types>
        <w:behaviors>
          <w:behavior w:val="content"/>
        </w:behaviors>
        <w:guid w:val="{FB4E205F-979D-488C-BE77-314EFD709C4E}"/>
      </w:docPartPr>
      <w:docPartBody>
        <w:p w:rsidR="005C2278" w:rsidRDefault="005C2278">
          <w:pPr>
            <w:pStyle w:val="1A4DA3A38F3F41AFBEBBD50FDC96B734"/>
          </w:pPr>
          <w:r w:rsidRPr="009A6086">
            <w:rPr>
              <w:rStyle w:val="Tekstvantijdelijkeaanduiding"/>
            </w:rPr>
            <w:fldChar w:fldCharType="begin"/>
          </w:r>
          <w:r w:rsidRPr="009A6086">
            <w:rPr>
              <w:rStyle w:val="Tekstvantijdelijkeaanduiding"/>
            </w:rPr>
            <w:fldChar w:fldCharType="end"/>
          </w:r>
          <w:r w:rsidRPr="009A6086">
            <w:rPr>
              <w:rStyle w:val="Tekstvantijdelijkeaanduiding"/>
            </w:rPr>
            <w:t>Kies of typ een 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iandra GD">
    <w:altName w:val="Candara"/>
    <w:panose1 w:val="020E0502030308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278"/>
    <w:rsid w:val="00013B7C"/>
    <w:rsid w:val="00027C22"/>
    <w:rsid w:val="00041100"/>
    <w:rsid w:val="000B2E9D"/>
    <w:rsid w:val="001B3B8C"/>
    <w:rsid w:val="00254ED3"/>
    <w:rsid w:val="00313035"/>
    <w:rsid w:val="00376F91"/>
    <w:rsid w:val="0048288D"/>
    <w:rsid w:val="004C5D52"/>
    <w:rsid w:val="005013C4"/>
    <w:rsid w:val="00505DFB"/>
    <w:rsid w:val="00542E64"/>
    <w:rsid w:val="005449FE"/>
    <w:rsid w:val="0058001C"/>
    <w:rsid w:val="00586275"/>
    <w:rsid w:val="005C2278"/>
    <w:rsid w:val="005C6BB4"/>
    <w:rsid w:val="006345AC"/>
    <w:rsid w:val="006B11FA"/>
    <w:rsid w:val="006F0994"/>
    <w:rsid w:val="00757064"/>
    <w:rsid w:val="00797732"/>
    <w:rsid w:val="007D4CEE"/>
    <w:rsid w:val="00812E22"/>
    <w:rsid w:val="0088651F"/>
    <w:rsid w:val="009139C4"/>
    <w:rsid w:val="00920F92"/>
    <w:rsid w:val="00944780"/>
    <w:rsid w:val="009D0725"/>
    <w:rsid w:val="009D17DB"/>
    <w:rsid w:val="009D4568"/>
    <w:rsid w:val="009E4D04"/>
    <w:rsid w:val="00A6115B"/>
    <w:rsid w:val="00B076ED"/>
    <w:rsid w:val="00B10AFC"/>
    <w:rsid w:val="00BF0929"/>
    <w:rsid w:val="00BF1BBF"/>
    <w:rsid w:val="00C47839"/>
    <w:rsid w:val="00CB63F6"/>
    <w:rsid w:val="00CF018A"/>
    <w:rsid w:val="00D45826"/>
    <w:rsid w:val="00D91B54"/>
    <w:rsid w:val="00E357B5"/>
    <w:rsid w:val="00E37F38"/>
    <w:rsid w:val="00EA4BE7"/>
    <w:rsid w:val="00F24F0F"/>
    <w:rsid w:val="00F34CC7"/>
    <w:rsid w:val="00F97A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8"/>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8"/>
    <w:semiHidden/>
    <w:rsid w:val="00F24F0F"/>
    <w:rPr>
      <w:color w:val="000000"/>
      <w:bdr w:val="none" w:sz="0" w:space="0" w:color="auto"/>
      <w:shd w:val="clear" w:color="auto" w:fill="FFFF00"/>
    </w:rPr>
  </w:style>
  <w:style w:type="paragraph" w:customStyle="1" w:styleId="4836B1F6E817457DA4D47D47D6B3B379">
    <w:name w:val="4836B1F6E817457DA4D47D47D6B3B379"/>
  </w:style>
  <w:style w:type="paragraph" w:customStyle="1" w:styleId="8B234FB4877B4D609997823E74757525">
    <w:name w:val="8B234FB4877B4D609997823E74757525"/>
  </w:style>
  <w:style w:type="paragraph" w:customStyle="1" w:styleId="C5037B46724C4CF28F61905B02698EE1">
    <w:name w:val="C5037B46724C4CF28F61905B02698EE1"/>
  </w:style>
  <w:style w:type="paragraph" w:customStyle="1" w:styleId="1A4DA3A38F3F41AFBEBBD50FDC96B734">
    <w:name w:val="1A4DA3A38F3F41AFBEBBD50FDC96B734"/>
  </w:style>
  <w:style w:type="paragraph" w:customStyle="1" w:styleId="9806D58EEED641568C3EF722CA2D9178">
    <w:name w:val="9806D58EEED641568C3EF722CA2D9178"/>
  </w:style>
  <w:style w:type="paragraph" w:customStyle="1" w:styleId="C033CDC061CC45719FBA0EFDB7AE99F2">
    <w:name w:val="C033CDC061CC45719FBA0EFDB7AE99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leuren CE Delft">
      <a:dk1>
        <a:srgbClr val="000000"/>
      </a:dk1>
      <a:lt1>
        <a:srgbClr val="FFFFFF"/>
      </a:lt1>
      <a:dk2>
        <a:srgbClr val="000000"/>
      </a:dk2>
      <a:lt2>
        <a:srgbClr val="FFFFFF"/>
      </a:lt2>
      <a:accent1>
        <a:srgbClr val="009DD8"/>
      </a:accent1>
      <a:accent2>
        <a:srgbClr val="8DD3FF"/>
      </a:accent2>
      <a:accent3>
        <a:srgbClr val="FFDB00"/>
      </a:accent3>
      <a:accent4>
        <a:srgbClr val="009133"/>
      </a:accent4>
      <a:accent5>
        <a:srgbClr val="70C82F"/>
      </a:accent5>
      <a:accent6>
        <a:srgbClr val="344893"/>
      </a:accent6>
      <a:hlink>
        <a:srgbClr val="009DD8"/>
      </a:hlink>
      <a:folHlink>
        <a:srgbClr val="009DD8"/>
      </a:folHlink>
    </a:clrScheme>
    <a:fontScheme name="Lettertypen CE Delft">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custClrLst>
    <a:custClr name="Kleur 1">
      <a:srgbClr val="009DD8"/>
    </a:custClr>
    <a:custClr name="Kleur 2">
      <a:srgbClr val="8DD3FF"/>
    </a:custClr>
    <a:custClr name="Kleur 3">
      <a:srgbClr val="FFDB00"/>
    </a:custClr>
    <a:custClr name="Kleur 4">
      <a:srgbClr val="009133"/>
    </a:custClr>
    <a:custClr name="Kleur 5">
      <a:srgbClr val="70C82F"/>
    </a:custClr>
    <a:custClr name="Kleur 6">
      <a:srgbClr val="344893"/>
    </a:custClr>
    <a:custClr>
      <a:srgbClr val="FFFFFF"/>
    </a:custClr>
    <a:custClr>
      <a:srgbClr val="FFFFFF"/>
    </a:custClr>
    <a:custClr>
      <a:srgbClr val="FFFFFF"/>
    </a:custClr>
    <a:custClr>
      <a:srgbClr val="FFFFFF"/>
    </a:custClr>
    <a:custClr name="Rasterlijnen">
      <a:srgbClr val="D9D9D9"/>
    </a:custClr>
    <a:custClr name="Tekstvlakken">
      <a:srgbClr val="B9E4FF"/>
    </a:custClr>
    <a:custClr name="Pijlen">
      <a:srgbClr val="A6A6A6"/>
    </a:custClr>
    <a:custClr>
      <a:srgbClr val="FFFFFF"/>
    </a:custClr>
    <a:custClr>
      <a:srgbClr val="FFFFFF"/>
    </a:custClr>
    <a:custClr>
      <a:srgbClr val="FFFFFF"/>
    </a:custClr>
    <a:custClr>
      <a:srgbClr val="FFFFFF"/>
    </a:custClr>
    <a:custClr>
      <a:srgbClr val="FFFFFF"/>
    </a:custClr>
    <a:custClr>
      <a:srgbClr val="FFFFFF"/>
    </a:custClr>
    <a:custClr>
      <a:srgbClr val="FFFFFF"/>
    </a:custClr>
    <a:custClr name="Steunkleur 1">
      <a:srgbClr val="F79646"/>
    </a:custClr>
    <a:custClr name="Steunkleur 2">
      <a:srgbClr val="FF0000"/>
    </a:custClr>
    <a:custClr name="Steunkleur 3">
      <a:srgbClr val="009C9E"/>
    </a:custClr>
    <a:custClr name="Steunkleur 4">
      <a:srgbClr val="41C4B3"/>
    </a:custClr>
    <a:custClr name="Steunkleur 5">
      <a:srgbClr val="902B8F"/>
    </a:custClr>
    <a:custClr name="Steunkleur 6">
      <a:srgbClr val="B55CAA"/>
    </a:custClr>
    <a:custClr name="Steunkleur 7">
      <a:srgbClr val="F27221"/>
    </a:custClr>
    <a:custClr>
      <a:srgbClr val="FFFFFF"/>
    </a:custClr>
    <a:custClr>
      <a:srgbClr val="FFFFFF"/>
    </a:custClr>
    <a:custClr>
      <a:srgbClr val="FFFFFF"/>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50f1e76-e290-4779-b859-23d729297c51"/>
    <SureECM_ProjectNumber xmlns="850f1e76-e290-4779-b859-23d729297c51" xsi:nil="true"/>
    <SureECM_ClientName xmlns="850f1e76-e290-4779-b859-23d729297c51">
      <UserInfo>
        <DisplayName/>
        <AccountId xsi:nil="true"/>
        <AccountType/>
      </UserInfo>
    </SureECM_ClientName>
    <lca88ee71ce7428c86da6846b19763e3 xmlns="850f1e76-e290-4779-b859-23d729297c51">
      <Terms xmlns="http://schemas.microsoft.com/office/infopath/2007/PartnerControls"/>
    </lca88ee71ce7428c86da6846b19763e3>
    <SureECM_ProjectName xmlns="850f1e76-e290-4779-b859-23d729297c51" xsi:nil="true"/>
    <TaxKeywordTaxHTField xmlns="850f1e76-e290-4779-b859-23d729297c51">
      <Terms xmlns="http://schemas.microsoft.com/office/infopath/2007/PartnerControls"/>
    </TaxKeywordTaxHTField>
    <acf0689dc3b949abb655ab78c2e0f99c xmlns="850f1e76-e290-4779-b859-23d729297c51">
      <Terms xmlns="http://schemas.microsoft.com/office/infopath/2007/PartnerControls"/>
    </acf0689dc3b949abb655ab78c2e0f99c>
    <SureECM_ProjectFaseTaxHTField0 xmlns="850f1e76-e290-4779-b859-23d729297c51">
      <Terms xmlns="http://schemas.microsoft.com/office/infopath/2007/PartnerControls"/>
    </SureECM_ProjectFaseTaxHTField0>
    <SureECM_ProjectLeader xmlns="850f1e76-e290-4779-b859-23d729297c51">
      <UserInfo>
        <DisplayName/>
        <AccountId xsi:nil="true"/>
        <AccountType/>
      </UserInfo>
    </SureECM_ProjectLeader>
    <Documentstatus xmlns="850f1e76-e290-4779-b859-23d729297c51" xsi:nil="true"/>
    <Klant xmlns="850f1e76-e290-4779-b859-23d729297c51">Onbekend</Klant>
    <Datum xmlns="850f1e76-e290-4779-b859-23d729297c51" xsi:nil="true"/>
  </documentManagement>
</p:properties>
</file>

<file path=customXml/item3.xml><?xml version="1.0" encoding="utf-8"?>
<?mso-contentType ?>
<SharedContentType xmlns="Microsoft.SharePoint.Taxonomy.ContentTypeSync" SourceId="b15848ff-ca16-4813-bad8-a92d09325781" ContentTypeId="0x01010032D923E531974EABBC32AD71A762C58D00D2425473D9DE461DB1C714AC4872504A00EBED9B52160C6A43B23591F5FA9FC170" PreviousValue="false"/>
</file>

<file path=customXml/item4.xml><?xml version="1.0" encoding="utf-8"?>
<ju xmlns="http://www.joulesunlimited.com/ccmappings">
  <Titel>Functioneel ontwerp LT-warmtenetten gebouwde omgeving</Titel>
  <Subtitel/>
  <Auteur>ZZZZ</Auteur>
  <Datum_20_voettekst>2018-06-21T00:00:00</Datum_20_voettekst>
</ju>
</file>

<file path=customXml/item5.xml><?xml version="1.0" encoding="utf-8"?>
<ct:contentTypeSchema xmlns:ct="http://schemas.microsoft.com/office/2006/metadata/contentType" xmlns:ma="http://schemas.microsoft.com/office/2006/metadata/properties/metaAttributes" ct:_="" ma:_="" ma:contentTypeName="CE Rapport NL" ma:contentTypeID="0x01010032D923E531974EABBC32AD71A762C58D00D2425473D9DE461DB1C714AC4872504A00EBED9B52160C6A43B23591F5FA9FC17000225979142955824AA52A4636C273FBAF" ma:contentTypeVersion="1" ma:contentTypeDescription="Een nieuw rapport maken." ma:contentTypeScope="" ma:versionID="22b7493253d0c27bf3d5dc6f7614daa2">
  <xsd:schema xmlns:xsd="http://www.w3.org/2001/XMLSchema" xmlns:xs="http://www.w3.org/2001/XMLSchema" xmlns:p="http://schemas.microsoft.com/office/2006/metadata/properties" xmlns:ns2="850f1e76-e290-4779-b859-23d729297c51" targetNamespace="http://schemas.microsoft.com/office/2006/metadata/properties" ma:root="true" ma:fieldsID="95047f2ceb86ef152ee3ebbbd63b3c6d" ns2:_="">
    <xsd:import namespace="850f1e76-e290-4779-b859-23d729297c51"/>
    <xsd:element name="properties">
      <xsd:complexType>
        <xsd:sequence>
          <xsd:element name="documentManagement">
            <xsd:complexType>
              <xsd:all>
                <xsd:element ref="ns2:SureECM_ProjectName" minOccurs="0"/>
                <xsd:element ref="ns2:SureECM_ProjectNumber" minOccurs="0"/>
                <xsd:element ref="ns2:SureECM_ClientName" minOccurs="0"/>
                <xsd:element ref="ns2:SureECM_ProjectLeader" minOccurs="0"/>
                <xsd:element ref="ns2:SureECM_ProjectFaseTaxHTField0" minOccurs="0"/>
                <xsd:element ref="ns2:acf0689dc3b949abb655ab78c2e0f99c" minOccurs="0"/>
                <xsd:element ref="ns2:TaxCatchAll" minOccurs="0"/>
                <xsd:element ref="ns2:TaxCatchAllLabel" minOccurs="0"/>
                <xsd:element ref="ns2:lca88ee71ce7428c86da6846b19763e3" minOccurs="0"/>
                <xsd:element ref="ns2:Datum" minOccurs="0"/>
                <xsd:element ref="ns2:Klant" minOccurs="0"/>
                <xsd:element ref="ns2:Documentstatus" minOccurs="0"/>
                <xsd:element ref="ns2:TaxKeyword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0f1e76-e290-4779-b859-23d729297c51" elementFormDefault="qualified">
    <xsd:import namespace="http://schemas.microsoft.com/office/2006/documentManagement/types"/>
    <xsd:import namespace="http://schemas.microsoft.com/office/infopath/2007/PartnerControls"/>
    <xsd:element name="SureECM_ProjectName" ma:index="8" nillable="true" ma:displayName="Projectnaam" ma:internalName="SureECM_ProjectName">
      <xsd:simpleType>
        <xsd:restriction base="dms:Text"/>
      </xsd:simpleType>
    </xsd:element>
    <xsd:element name="SureECM_ProjectNumber" ma:index="9" nillable="true" ma:displayName="Projectnummer" ma:internalName="SureECM_ProjectNumber">
      <xsd:simpleType>
        <xsd:restriction base="dms:Text">
          <xsd:maxLength value="255"/>
        </xsd:restriction>
      </xsd:simpleType>
    </xsd:element>
    <xsd:element name="SureECM_ClientName" ma:index="10" nillable="true" ma:displayName="Opdrachtgever" ma:hidden="true" ma:SharePointGroup="0" ma:internalName="SureECM_ClientName"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reECM_ProjectLeader" ma:index="11" nillable="true" ma:displayName="Projectleider" ma:internalName="SureECM_ProjectLead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reECM_ProjectFaseTaxHTField0" ma:index="12" nillable="true" ma:taxonomy="true" ma:internalName="SureECM_ProjectFaseTaxHTField0" ma:taxonomyFieldName="SureECM_ProjectFase" ma:displayName="Projectfase" ma:readOnly="false" ma:default="1;#1|344ddbc6-b8ca-4407-8593-4a569d0d2a68" ma:fieldId="{aaf7d00f-ef44-4e4f-9bfe-6e1c6b2262e1}" ma:sspId="b15848ff-ca16-4813-bad8-a92d09325781" ma:termSetId="daef2c36-05f6-4ec3-a3df-8d68228409ed" ma:anchorId="00000000-0000-0000-0000-000000000000" ma:open="false" ma:isKeyword="false">
      <xsd:complexType>
        <xsd:sequence>
          <xsd:element ref="pc:Terms" minOccurs="0" maxOccurs="1"/>
        </xsd:sequence>
      </xsd:complexType>
    </xsd:element>
    <xsd:element name="acf0689dc3b949abb655ab78c2e0f99c" ma:index="14" nillable="true" ma:taxonomy="true" ma:internalName="acf0689dc3b949abb655ab78c2e0f99c" ma:taxonomyFieldName="Sector" ma:displayName="Sector" ma:default="" ma:fieldId="{acf0689d-c3b9-49ab-b655-ab78c2e0f99c}" ma:sspId="b15848ff-ca16-4813-bad8-a92d09325781" ma:termSetId="5e03380a-e66b-435b-ab66-f20a0a2d71a9" ma:anchorId="00000000-0000-0000-0000-000000000000" ma:open="false" ma:isKeyword="false">
      <xsd:complexType>
        <xsd:sequence>
          <xsd:element ref="pc:Terms" minOccurs="0" maxOccurs="1"/>
        </xsd:sequence>
      </xsd:complexType>
    </xsd:element>
    <xsd:element name="TaxCatchAll" ma:index="15" nillable="true" ma:displayName="Taxonomy Catch All Column" ma:description="" ma:hidden="true" ma:list="{4cdce98b-5795-4668-9543-1ee76025d68d}" ma:internalName="TaxCatchAll" ma:showField="CatchAllData" ma:web="acf7ce2e-0363-40d7-b141-0508b3848a76">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description="" ma:hidden="true" ma:list="{4cdce98b-5795-4668-9543-1ee76025d68d}" ma:internalName="TaxCatchAllLabel" ma:readOnly="true" ma:showField="CatchAllDataLabel" ma:web="acf7ce2e-0363-40d7-b141-0508b3848a76">
      <xsd:complexType>
        <xsd:complexContent>
          <xsd:extension base="dms:MultiChoiceLookup">
            <xsd:sequence>
              <xsd:element name="Value" type="dms:Lookup" maxOccurs="unbounded" minOccurs="0" nillable="true"/>
            </xsd:sequence>
          </xsd:extension>
        </xsd:complexContent>
      </xsd:complexType>
    </xsd:element>
    <xsd:element name="lca88ee71ce7428c86da6846b19763e3" ma:index="18" nillable="true" ma:taxonomy="true" ma:internalName="lca88ee71ce7428c86da6846b19763e3" ma:taxonomyFieldName="Thema" ma:displayName="Thema" ma:default="" ma:fieldId="{5ca88ee7-1ce7-428c-86da-6846b19763e3}" ma:taxonomyMulti="true" ma:sspId="b15848ff-ca16-4813-bad8-a92d09325781" ma:termSetId="5ebe3af2-8dfb-4688-8412-0cb710041cd4" ma:anchorId="00000000-0000-0000-0000-000000000000" ma:open="false" ma:isKeyword="false">
      <xsd:complexType>
        <xsd:sequence>
          <xsd:element ref="pc:Terms" minOccurs="0" maxOccurs="1"/>
        </xsd:sequence>
      </xsd:complexType>
    </xsd:element>
    <xsd:element name="Datum" ma:index="20" nillable="true" ma:displayName="Datum" ma:default="[today]" ma:format="DateOnly" ma:internalName="Datum">
      <xsd:simpleType>
        <xsd:restriction base="dms:DateTime"/>
      </xsd:simpleType>
    </xsd:element>
    <xsd:element name="Klant" ma:index="21" nillable="true" ma:displayName="Klant" ma:description="Naam klant CE: Organisatienaam + Contactpersoon" ma:internalName="Klant">
      <xsd:simpleType>
        <xsd:restriction base="dms:Text">
          <xsd:maxLength value="255"/>
        </xsd:restriction>
      </xsd:simpleType>
    </xsd:element>
    <xsd:element name="Documentstatus" ma:index="22" nillable="true" ma:displayName="Documentstatus" ma:default="Concept" ma:format="RadioButtons" ma:internalName="Documentstatus">
      <xsd:simpleType>
        <xsd:restriction base="dms:Choice">
          <xsd:enumeration value="Concept"/>
          <xsd:enumeration value="Eindconcept"/>
          <xsd:enumeration value="Definitief"/>
        </xsd:restriction>
      </xsd:simpleType>
    </xsd:element>
    <xsd:element name="TaxKeywordTaxHTField" ma:index="23" nillable="true" ma:taxonomy="true" ma:internalName="TaxKeywordTaxHTField" ma:taxonomyFieldName="TaxKeyword" ma:displayName="Ondernemingstrefwoorden" ma:fieldId="{23f27201-bee3-471e-b2e7-b64fd8b7ca38}" ma:taxonomyMulti="true" ma:sspId="39e35c83-584b-4c74-802e-2bf240529e84"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4A7FD-DC7C-4D9A-8035-77DF94098F1E}">
  <ds:schemaRefs>
    <ds:schemaRef ds:uri="http://schemas.microsoft.com/sharepoint/v3/contenttype/forms"/>
  </ds:schemaRefs>
</ds:datastoreItem>
</file>

<file path=customXml/itemProps2.xml><?xml version="1.0" encoding="utf-8"?>
<ds:datastoreItem xmlns:ds="http://schemas.openxmlformats.org/officeDocument/2006/customXml" ds:itemID="{F277A0FE-1A30-43F3-AF8C-A5362C963418}">
  <ds:schemaRefs>
    <ds:schemaRef ds:uri="http://purl.org/dc/elements/1.1/"/>
    <ds:schemaRef ds:uri="http://purl.org/dc/dcmitype/"/>
    <ds:schemaRef ds:uri="http://schemas.microsoft.com/office/2006/metadata/properties"/>
    <ds:schemaRef ds:uri="850f1e76-e290-4779-b859-23d729297c5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87E0D801-C206-4D51-930A-7736B588F57B}">
  <ds:schemaRefs>
    <ds:schemaRef ds:uri="Microsoft.SharePoint.Taxonomy.ContentTypeSync"/>
  </ds:schemaRefs>
</ds:datastoreItem>
</file>

<file path=customXml/itemProps4.xml><?xml version="1.0" encoding="utf-8"?>
<ds:datastoreItem xmlns:ds="http://schemas.openxmlformats.org/officeDocument/2006/customXml" ds:itemID="{CE1ACE11-2FCD-4D82-A93C-E15EAA08DCB6}">
  <ds:schemaRefs>
    <ds:schemaRef ds:uri="http://www.joulesunlimited.com/ccmappings"/>
  </ds:schemaRefs>
</ds:datastoreItem>
</file>

<file path=customXml/itemProps5.xml><?xml version="1.0" encoding="utf-8"?>
<ds:datastoreItem xmlns:ds="http://schemas.openxmlformats.org/officeDocument/2006/customXml" ds:itemID="{E8F05D28-3268-43B9-A6C8-189CCB110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0f1e76-e290-4779-b859-23d729297c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748B6C1B-EBFC-4CA1-8312-FD4325ABE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CE Delft</Template>
  <TotalTime>111</TotalTime>
  <Pages>41</Pages>
  <Words>11373</Words>
  <Characters>74046</Characters>
  <Application>Microsoft Office Word</Application>
  <DocSecurity>0</DocSecurity>
  <Lines>617</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CE Delft</Company>
  <LinksUpToDate>false</LinksUpToDate>
  <CharactersWithSpaces>85249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Katja Kruit</dc:creator>
  <cp:keywords/>
  <dc:description>versie 1.8 - 31 augustus 2017_x000d_
ontwerp: Ware Communicatie_x000d_
sjablonen: www.JoulesUnlimited.nl</dc:description>
  <cp:lastModifiedBy>Katja Kruit</cp:lastModifiedBy>
  <cp:revision>15</cp:revision>
  <cp:lastPrinted>2017-12-14T14:18:00Z</cp:lastPrinted>
  <dcterms:created xsi:type="dcterms:W3CDTF">2018-08-22T08:27:00Z</dcterms:created>
  <dcterms:modified xsi:type="dcterms:W3CDTF">2018-08-22T12:14:00Z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9.000</vt:lpwstr>
  </property>
  <property fmtid="{D5CDD505-2E9C-101B-9397-08002B2CF9AE}" pid="3" name="JUBasedOn">
    <vt:lpwstr>Rapport CE Delft.dotx</vt:lpwstr>
  </property>
  <property fmtid="{D5CDD505-2E9C-101B-9397-08002B2CF9AE}" pid="4" name="ContentTypeId">
    <vt:lpwstr>0x01010032D923E531974EABBC32AD71A762C58D00D2425473D9DE461DB1C714AC4872504A00EBED9B52160C6A43B23591F5FA9FC17000225979142955824AA52A4636C273FBAF</vt:lpwstr>
  </property>
  <property fmtid="{D5CDD505-2E9C-101B-9397-08002B2CF9AE}" pid="5" name="Sector">
    <vt:lpwstr/>
  </property>
  <property fmtid="{D5CDD505-2E9C-101B-9397-08002B2CF9AE}" pid="6" name="TaxKeyword">
    <vt:lpwstr/>
  </property>
  <property fmtid="{D5CDD505-2E9C-101B-9397-08002B2CF9AE}" pid="7" name="Thema">
    <vt:lpwstr/>
  </property>
  <property fmtid="{D5CDD505-2E9C-101B-9397-08002B2CF9AE}" pid="8" name="SureECM_ProjectFase">
    <vt:lpwstr/>
  </property>
  <property fmtid="{D5CDD505-2E9C-101B-9397-08002B2CF9AE}" pid="9" name="_dlc_DocIdItemGuid">
    <vt:lpwstr>1ca0fa63-75ef-4e55-8887-e7e43ec2bc24</vt:lpwstr>
  </property>
  <property fmtid="{D5CDD505-2E9C-101B-9397-08002B2CF9AE}" pid="10" name="Projectsite status">
    <vt:lpwstr>Actief</vt:lpwstr>
  </property>
  <property fmtid="{D5CDD505-2E9C-101B-9397-08002B2CF9AE}" pid="11" name="_dlc_DocId">
    <vt:lpwstr>RSQY2SMTUQ52-1280457406-77</vt:lpwstr>
  </property>
  <property fmtid="{D5CDD505-2E9C-101B-9397-08002B2CF9AE}" pid="12" name="_dlc_DocIdUrl">
    <vt:lpwstr>https://ceproject.cedelft.eu/projecten/5-N82a/_layouts/15/DocIdRedir.aspx?ID=RSQY2SMTUQ52-1280457406-77, RSQY2SMTUQ52-1280457406-77</vt:lpwstr>
  </property>
</Properties>
</file>